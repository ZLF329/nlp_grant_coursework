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653E8" w14:textId="77777777" w:rsidR="005E1E2E" w:rsidRPr="000B7F7D" w:rsidRDefault="005E1E2E" w:rsidP="005E1E2E">
      <w:pPr>
        <w:pStyle w:val="Heading2"/>
      </w:pPr>
      <w:r w:rsidRPr="000B7F7D">
        <w:t>Please describe your research career to date</w:t>
      </w:r>
    </w:p>
    <w:p w14:paraId="5D9DDF58" w14:textId="77777777" w:rsidR="005E1E2E" w:rsidRDefault="005E1E2E" w:rsidP="005E1E2E">
      <w:r>
        <w:t>Please use this question to describe your research and practice/clinical experience and career to date and how this makes you suitable for this award.</w:t>
      </w:r>
    </w:p>
    <w:p w14:paraId="0C8E1ABF" w14:textId="77777777" w:rsidR="005E1E2E" w:rsidRDefault="005E1E2E" w:rsidP="005E1E2E">
      <w:r>
        <w:t>Please include the following (where relevant):</w:t>
      </w:r>
    </w:p>
    <w:p w14:paraId="42A4DAD1" w14:textId="77777777" w:rsidR="005E1E2E" w:rsidRDefault="005E1E2E" w:rsidP="005E1E2E">
      <w:pPr>
        <w:pStyle w:val="ListParagraph"/>
        <w:numPr>
          <w:ilvl w:val="0"/>
          <w:numId w:val="1"/>
        </w:numPr>
      </w:pPr>
      <w:r>
        <w:t>research projects that you have led or made a significant contribution to (making clear what your role was)</w:t>
      </w:r>
    </w:p>
    <w:p w14:paraId="496B5E10" w14:textId="77777777" w:rsidR="005E1E2E" w:rsidRDefault="005E1E2E" w:rsidP="005E1E2E">
      <w:pPr>
        <w:pStyle w:val="ListParagraph"/>
        <w:numPr>
          <w:ilvl w:val="0"/>
          <w:numId w:val="1"/>
        </w:numPr>
      </w:pPr>
      <w:r>
        <w:t>the research methods you have experience of</w:t>
      </w:r>
    </w:p>
    <w:p w14:paraId="3704795C" w14:textId="77777777" w:rsidR="005E1E2E" w:rsidRDefault="005E1E2E" w:rsidP="005E1E2E">
      <w:pPr>
        <w:pStyle w:val="ListParagraph"/>
        <w:numPr>
          <w:ilvl w:val="0"/>
          <w:numId w:val="1"/>
        </w:numPr>
      </w:pPr>
      <w:r>
        <w:t>the impact and outputs of the research you have been involved in (linking to details given in your CV).</w:t>
      </w:r>
    </w:p>
    <w:p w14:paraId="41B08754" w14:textId="77777777" w:rsidR="005E1E2E" w:rsidRDefault="005E1E2E" w:rsidP="005E1E2E">
      <w:pPr>
        <w:pStyle w:val="ListParagraph"/>
        <w:numPr>
          <w:ilvl w:val="0"/>
          <w:numId w:val="1"/>
        </w:numPr>
      </w:pPr>
      <w:r>
        <w:t xml:space="preserve">any other relevant experience such as supervisory, management, teaching, public </w:t>
      </w:r>
      <w:proofErr w:type="gramStart"/>
      <w:r>
        <w:t>engagement</w:t>
      </w:r>
      <w:proofErr w:type="gramEnd"/>
      <w:r>
        <w:t xml:space="preserve"> or leadership experience</w:t>
      </w:r>
    </w:p>
    <w:p w14:paraId="2C44713E" w14:textId="77777777" w:rsidR="005E1E2E" w:rsidRDefault="005E1E2E" w:rsidP="005E1E2E">
      <w:pPr>
        <w:pStyle w:val="ListParagraph"/>
        <w:numPr>
          <w:ilvl w:val="0"/>
          <w:numId w:val="1"/>
        </w:numPr>
      </w:pPr>
      <w:r>
        <w:t>experience of patient and public involvement activities in research</w:t>
      </w:r>
    </w:p>
    <w:p w14:paraId="58B91530" w14:textId="77777777" w:rsidR="005E1E2E" w:rsidRDefault="005E1E2E" w:rsidP="005E1E2E">
      <w:pPr>
        <w:pStyle w:val="ListParagraph"/>
        <w:numPr>
          <w:ilvl w:val="0"/>
          <w:numId w:val="1"/>
        </w:numPr>
      </w:pPr>
      <w:r>
        <w:t xml:space="preserve">practice/clinical experience to date relevant to your development as a practitioner academic in your chosen area of </w:t>
      </w:r>
      <w:proofErr w:type="gramStart"/>
      <w:r>
        <w:t>research</w:t>
      </w:r>
      <w:proofErr w:type="gramEnd"/>
    </w:p>
    <w:p w14:paraId="4F6EBF15" w14:textId="77777777" w:rsidR="005E1E2E" w:rsidRDefault="005E1E2E" w:rsidP="005E1E2E">
      <w:pPr>
        <w:pStyle w:val="ListParagraph"/>
        <w:numPr>
          <w:ilvl w:val="0"/>
          <w:numId w:val="1"/>
        </w:numPr>
      </w:pPr>
      <w:r>
        <w:t>other skills and experience that highlight your suitability for the Fellowship you are applying for and that demonstrate your potential as a future health/social care research leader.</w:t>
      </w:r>
    </w:p>
    <w:p w14:paraId="66A57101" w14:textId="77777777" w:rsidR="005E1E2E" w:rsidRDefault="005E1E2E" w:rsidP="005E1E2E">
      <w:r>
        <w:t>It is not necessarily expected that applicants at the pre-doctoral level will have extensive research experience to date, however, applicants are advised to describe all relevant academic and practice/clinical experience and any research activities that they have been involved with and how this has supported their practitioner academic career aspirations.</w:t>
      </w:r>
    </w:p>
    <w:p w14:paraId="73ED0E2C" w14:textId="77777777" w:rsidR="005E1E2E" w:rsidRDefault="005E1E2E" w:rsidP="005E1E2E">
      <w:r>
        <w:t>(Word limit: 1000)</w:t>
      </w:r>
    </w:p>
    <w:p w14:paraId="6845B3E1" w14:textId="77777777" w:rsidR="005E1E2E" w:rsidRDefault="005E1E2E" w:rsidP="005E1E2E">
      <w:pPr>
        <w:pBdr>
          <w:top w:val="single" w:sz="4" w:space="1" w:color="auto"/>
          <w:left w:val="single" w:sz="4" w:space="0" w:color="auto"/>
          <w:bottom w:val="single" w:sz="4" w:space="1" w:color="auto"/>
          <w:right w:val="single" w:sz="4" w:space="4" w:color="auto"/>
        </w:pBdr>
      </w:pPr>
      <w:r>
        <w:t xml:space="preserve">I qualified as an optometrist in 2015 and have honed my clinical skills delivering a wide range of eye care clinical services in both primary care and hospital settings. My </w:t>
      </w:r>
      <w:proofErr w:type="gramStart"/>
      <w:r>
        <w:t>interest for</w:t>
      </w:r>
      <w:proofErr w:type="gramEnd"/>
      <w:r>
        <w:t xml:space="preserve"> research developed whilst undertaking audits and since joining Moorfields Eye Hospital (MEH) I have sought opportunities to be active in both research and clinical settings.</w:t>
      </w:r>
    </w:p>
    <w:p w14:paraId="5512AF5B" w14:textId="77777777" w:rsidR="005E1E2E" w:rsidRPr="000A7F8E" w:rsidRDefault="005E1E2E" w:rsidP="005E1E2E">
      <w:pPr>
        <w:pBdr>
          <w:top w:val="single" w:sz="4" w:space="1" w:color="auto"/>
          <w:left w:val="single" w:sz="4" w:space="0" w:color="auto"/>
          <w:bottom w:val="single" w:sz="4" w:space="1" w:color="auto"/>
          <w:right w:val="single" w:sz="4" w:space="4" w:color="auto"/>
        </w:pBdr>
        <w:rPr>
          <w:b/>
        </w:rPr>
      </w:pPr>
      <w:r w:rsidRPr="000A7F8E">
        <w:rPr>
          <w:b/>
        </w:rPr>
        <w:t>Research Experience</w:t>
      </w:r>
    </w:p>
    <w:p w14:paraId="48DE101F" w14:textId="01292017" w:rsidR="005E1E2E" w:rsidRDefault="005E1E2E" w:rsidP="005E1E2E">
      <w:pPr>
        <w:pBdr>
          <w:top w:val="single" w:sz="4" w:space="1" w:color="auto"/>
          <w:left w:val="single" w:sz="4" w:space="0" w:color="auto"/>
          <w:bottom w:val="single" w:sz="4" w:space="1" w:color="auto"/>
          <w:right w:val="single" w:sz="4" w:space="4" w:color="auto"/>
        </w:pBdr>
      </w:pPr>
      <w:r>
        <w:t>In 2022</w:t>
      </w:r>
      <w:r w:rsidRPr="00401479">
        <w:t xml:space="preserve"> I </w:t>
      </w:r>
      <w:r>
        <w:t>led the Moorfields arm of</w:t>
      </w:r>
      <w:r w:rsidRPr="00401479">
        <w:t xml:space="preserve"> the </w:t>
      </w:r>
      <w:proofErr w:type="spellStart"/>
      <w:r w:rsidRPr="00401479">
        <w:t>OPTiMISE</w:t>
      </w:r>
      <w:proofErr w:type="spellEnd"/>
      <w:r w:rsidRPr="00401479">
        <w:t xml:space="preserve"> study, where patients </w:t>
      </w:r>
      <w:r>
        <w:t xml:space="preserve">with age-related macular degeneration (AMD) were recruited to examine the sensitivity of the novel Moorfields Acuity Chart to visual function loss in this condition. I was responsible for setting up the recruitment pathway, </w:t>
      </w:r>
      <w:del w:id="0" w:author="Cossart, Amelia" w:date="2024-02-21T13:26:00Z">
        <w:r w:rsidDel="00337A2A">
          <w:delText xml:space="preserve">subject </w:delText>
        </w:r>
      </w:del>
      <w:r>
        <w:t xml:space="preserve">recruitment, data collection and undertook </w:t>
      </w:r>
      <w:commentRangeStart w:id="1"/>
      <w:r>
        <w:t xml:space="preserve">data analysis.  </w:t>
      </w:r>
      <w:commentRangeEnd w:id="1"/>
      <w:r w:rsidR="00FB47DC">
        <w:rPr>
          <w:rStyle w:val="CommentReference"/>
        </w:rPr>
        <w:commentReference w:id="1"/>
      </w:r>
      <w:commentRangeStart w:id="2"/>
      <w:r w:rsidRPr="00401479">
        <w:t xml:space="preserve">The results confirmed the superior sensitivity of the </w:t>
      </w:r>
      <w:r>
        <w:t>investigated chart</w:t>
      </w:r>
      <w:r w:rsidRPr="00401479">
        <w:t xml:space="preserve"> to early functional loss caused by </w:t>
      </w:r>
      <w:r>
        <w:t>AMD</w:t>
      </w:r>
      <w:r w:rsidRPr="00401479">
        <w:t>, compared to the current reference standard test. This has implications for re-defi</w:t>
      </w:r>
      <w:r>
        <w:t xml:space="preserve">ning clinical trial </w:t>
      </w:r>
      <w:proofErr w:type="gramStart"/>
      <w:r>
        <w:t>end-points</w:t>
      </w:r>
      <w:proofErr w:type="gramEnd"/>
      <w:r>
        <w:t xml:space="preserve"> and justifying earlier treatment</w:t>
      </w:r>
      <w:r w:rsidRPr="00401479">
        <w:t xml:space="preserve"> which would lead to better visual outcomes – though adoption will require more research. </w:t>
      </w:r>
      <w:commentRangeEnd w:id="2"/>
      <w:r w:rsidR="002E3D26">
        <w:rPr>
          <w:rStyle w:val="CommentReference"/>
        </w:rPr>
        <w:commentReference w:id="2"/>
      </w:r>
      <w:r w:rsidRPr="00401479">
        <w:t xml:space="preserve">I was </w:t>
      </w:r>
      <w:commentRangeStart w:id="3"/>
      <w:r w:rsidRPr="00401479">
        <w:t xml:space="preserve">awarded the </w:t>
      </w:r>
      <w:r>
        <w:t xml:space="preserve">NIHR </w:t>
      </w:r>
      <w:r w:rsidRPr="00401479">
        <w:t>Associate Principal Investigator certification</w:t>
      </w:r>
      <w:r>
        <w:t xml:space="preserve"> </w:t>
      </w:r>
      <w:r w:rsidRPr="00401479">
        <w:t xml:space="preserve">for my involvement in this study and am currently preparing a manuscript </w:t>
      </w:r>
      <w:r>
        <w:t>for publication.</w:t>
      </w:r>
      <w:commentRangeEnd w:id="3"/>
      <w:r w:rsidR="002E3D26">
        <w:rPr>
          <w:rStyle w:val="CommentReference"/>
        </w:rPr>
        <w:commentReference w:id="3"/>
      </w:r>
    </w:p>
    <w:p w14:paraId="0A1D5BD8" w14:textId="77777777" w:rsidR="005E1E2E" w:rsidRDefault="005E1E2E" w:rsidP="005E1E2E">
      <w:pPr>
        <w:pBdr>
          <w:top w:val="single" w:sz="4" w:space="1" w:color="auto"/>
          <w:left w:val="single" w:sz="4" w:space="0" w:color="auto"/>
          <w:bottom w:val="single" w:sz="4" w:space="1" w:color="auto"/>
          <w:right w:val="single" w:sz="4" w:space="4" w:color="auto"/>
        </w:pBdr>
      </w:pPr>
      <w:r>
        <w:t xml:space="preserve">I was also co-investigator in the VISION Initiative, which investigated the role of a lens selection software in contact lens fitting for patients with keratoconus.  Along with participant recruitment and data collection, I led the </w:t>
      </w:r>
      <w:r w:rsidRPr="00D371AC">
        <w:t xml:space="preserve">delivery of the </w:t>
      </w:r>
      <w:r>
        <w:t>Work Package 3 (WP3) which</w:t>
      </w:r>
      <w:r w:rsidRPr="00D371AC">
        <w:t xml:space="preserve"> assessed the usability of </w:t>
      </w:r>
      <w:commentRangeStart w:id="4"/>
      <w:r>
        <w:lastRenderedPageBreak/>
        <w:t xml:space="preserve">the software.  </w:t>
      </w:r>
      <w:commentRangeEnd w:id="4"/>
      <w:r w:rsidR="00A80DF1">
        <w:rPr>
          <w:rStyle w:val="CommentReference"/>
        </w:rPr>
        <w:commentReference w:id="4"/>
      </w:r>
      <w:r>
        <w:t>Results</w:t>
      </w:r>
      <w:r w:rsidRPr="00D371AC">
        <w:t xml:space="preserve"> showed that the software was highly accepted by clinici</w:t>
      </w:r>
      <w:r>
        <w:t>ans with only a brief tutorial.  The remaining data is still being analysed but t</w:t>
      </w:r>
      <w:r w:rsidRPr="00D371AC">
        <w:t xml:space="preserve">he results are expected to help standardise and streamline the contact lens fitting process across the </w:t>
      </w:r>
      <w:proofErr w:type="gramStart"/>
      <w:r w:rsidRPr="00D371AC">
        <w:t>Trust</w:t>
      </w:r>
      <w:r>
        <w:t>, and</w:t>
      </w:r>
      <w:proofErr w:type="gramEnd"/>
      <w:r w:rsidRPr="00D371AC">
        <w:t xml:space="preserve"> pave the way for better lens designs to be develop</w:t>
      </w:r>
      <w:r>
        <w:t xml:space="preserve">ed based </w:t>
      </w:r>
      <w:commentRangeStart w:id="5"/>
      <w:r>
        <w:t xml:space="preserve">on historical scans, </w:t>
      </w:r>
      <w:r w:rsidRPr="00D371AC">
        <w:t>providing better outcomes for patients with keratoconus.</w:t>
      </w:r>
      <w:r>
        <w:t xml:space="preserve">  </w:t>
      </w:r>
      <w:commentRangeEnd w:id="5"/>
      <w:r w:rsidR="00A80DF1">
        <w:rPr>
          <w:rStyle w:val="CommentReference"/>
        </w:rPr>
        <w:commentReference w:id="5"/>
      </w:r>
    </w:p>
    <w:p w14:paraId="23591422" w14:textId="77777777" w:rsidR="005E1E2E" w:rsidRDefault="005E1E2E" w:rsidP="005E1E2E">
      <w:pPr>
        <w:pBdr>
          <w:top w:val="single" w:sz="4" w:space="1" w:color="auto"/>
          <w:left w:val="single" w:sz="4" w:space="0" w:color="auto"/>
          <w:bottom w:val="single" w:sz="4" w:space="1" w:color="auto"/>
          <w:right w:val="single" w:sz="4" w:space="4" w:color="auto"/>
        </w:pBdr>
      </w:pPr>
      <w:r>
        <w:t>In 2023 I led an audit on the performance of optometrists in delivering selective laser trabeculoplasty (SLT) treatment in Moorfields, for which I undertook data analysis and wrote the report.  I</w:t>
      </w:r>
      <w:r w:rsidRPr="00D371AC">
        <w:t>ncreased capaci</w:t>
      </w:r>
      <w:r>
        <w:t>ty for this treatment is needed</w:t>
      </w:r>
      <w:r w:rsidRPr="00D371AC">
        <w:t xml:space="preserve"> </w:t>
      </w:r>
      <w:r>
        <w:t>f</w:t>
      </w:r>
      <w:r w:rsidRPr="00D371AC">
        <w:t xml:space="preserve">ollowing the recent change in NICE guidance recommending </w:t>
      </w:r>
      <w:r>
        <w:t xml:space="preserve">SLT as the first-line treatment, and </w:t>
      </w:r>
      <w:r w:rsidRPr="00D371AC">
        <w:t>I was in the first cohort of optometrists to receive formal training to deliver it</w:t>
      </w:r>
      <w:r>
        <w:t xml:space="preserve">.  The results </w:t>
      </w:r>
      <w:r w:rsidRPr="00D371AC">
        <w:t>show</w:t>
      </w:r>
      <w:r>
        <w:t>ed that this cohort of optometrists were able</w:t>
      </w:r>
      <w:r w:rsidRPr="00D371AC">
        <w:t xml:space="preserve"> to deliver this treatment </w:t>
      </w:r>
      <w:proofErr w:type="gramStart"/>
      <w:r w:rsidRPr="00D371AC">
        <w:t>safely</w:t>
      </w:r>
      <w:r>
        <w:t>, and</w:t>
      </w:r>
      <w:proofErr w:type="gramEnd"/>
      <w:r w:rsidRPr="00D371AC">
        <w:t xml:space="preserve"> provided real-world efficacy figures for the Moorfields patient cohort</w:t>
      </w:r>
      <w:r>
        <w:t xml:space="preserve">.  It also </w:t>
      </w:r>
      <w:r w:rsidRPr="00D371AC">
        <w:t>helped identify learning points to enhance future performance, informe</w:t>
      </w:r>
      <w:r>
        <w:t xml:space="preserve">d patient selection guidelines and shaping </w:t>
      </w:r>
      <w:r w:rsidRPr="00D371AC">
        <w:t xml:space="preserve">the training programme for subsequent advanced </w:t>
      </w:r>
      <w:proofErr w:type="gramStart"/>
      <w:r w:rsidRPr="00D371AC">
        <w:t>optometrists;</w:t>
      </w:r>
      <w:proofErr w:type="gramEnd"/>
      <w:r>
        <w:t xml:space="preserve"> since</w:t>
      </w:r>
      <w:r w:rsidRPr="00D371AC">
        <w:t xml:space="preserve"> this increased capacity is a major need to meet future demand</w:t>
      </w:r>
      <w:r>
        <w:t>.</w:t>
      </w:r>
    </w:p>
    <w:p w14:paraId="2B662BB4" w14:textId="77777777" w:rsidR="005E1E2E" w:rsidRDefault="005E1E2E" w:rsidP="005E1E2E">
      <w:pPr>
        <w:pBdr>
          <w:top w:val="single" w:sz="4" w:space="1" w:color="auto"/>
          <w:left w:val="single" w:sz="4" w:space="0" w:color="auto"/>
          <w:bottom w:val="single" w:sz="4" w:space="1" w:color="auto"/>
          <w:right w:val="single" w:sz="4" w:space="4" w:color="auto"/>
        </w:pBdr>
      </w:pPr>
      <w:r>
        <w:t xml:space="preserve">Across </w:t>
      </w:r>
      <w:commentRangeStart w:id="6"/>
      <w:r>
        <w:t>these roles I gained experience in measuring visual acuity, slit-lamp imaging and fitting contact lenses to strict protocols, and many aspects of delivering a clinical research study such as patient recruitment, consent and maintaining site files.  I also gained experience in data manipulation and visualisation using Python and its statistical packages.</w:t>
      </w:r>
    </w:p>
    <w:p w14:paraId="09A75995" w14:textId="77777777" w:rsidR="005E1E2E" w:rsidRDefault="005E1E2E" w:rsidP="005E1E2E">
      <w:pPr>
        <w:pBdr>
          <w:top w:val="single" w:sz="4" w:space="1" w:color="auto"/>
          <w:left w:val="single" w:sz="4" w:space="0" w:color="auto"/>
          <w:bottom w:val="single" w:sz="4" w:space="1" w:color="auto"/>
          <w:right w:val="single" w:sz="4" w:space="4" w:color="auto"/>
        </w:pBdr>
      </w:pPr>
      <w:r>
        <w:t xml:space="preserve">I developed leadership and management skills, having co-ordinated six optometry residents and one medical student who helped with delivery of the VISION Initiative and </w:t>
      </w:r>
      <w:proofErr w:type="spellStart"/>
      <w:r>
        <w:t>OPTiMISE</w:t>
      </w:r>
      <w:proofErr w:type="spellEnd"/>
      <w:r>
        <w:t xml:space="preserve"> study respectively.  I also gained teaching experience through providing the relevant training that allowed them to recruit participants and collect data autonomously.  </w:t>
      </w:r>
      <w:commentRangeEnd w:id="6"/>
      <w:r w:rsidR="00216C8A">
        <w:rPr>
          <w:rStyle w:val="CommentReference"/>
        </w:rPr>
        <w:commentReference w:id="6"/>
      </w:r>
    </w:p>
    <w:p w14:paraId="74245DA7" w14:textId="77777777" w:rsidR="005E1E2E" w:rsidRDefault="005E1E2E" w:rsidP="005E1E2E">
      <w:pPr>
        <w:pBdr>
          <w:top w:val="single" w:sz="4" w:space="1" w:color="auto"/>
          <w:left w:val="single" w:sz="4" w:space="0" w:color="auto"/>
          <w:bottom w:val="single" w:sz="4" w:space="1" w:color="auto"/>
          <w:right w:val="single" w:sz="4" w:space="4" w:color="auto"/>
        </w:pBdr>
      </w:pPr>
      <w:r>
        <w:t xml:space="preserve">I collaborated effectively with a wide range of people and demonstrated </w:t>
      </w:r>
      <w:commentRangeStart w:id="7"/>
      <w:r>
        <w:t xml:space="preserve">strong </w:t>
      </w:r>
      <w:proofErr w:type="gramStart"/>
      <w:r>
        <w:t>problem solving</w:t>
      </w:r>
      <w:proofErr w:type="gramEnd"/>
      <w:r>
        <w:t xml:space="preserve"> skills</w:t>
      </w:r>
      <w:commentRangeEnd w:id="7"/>
      <w:r w:rsidR="00AC4592">
        <w:rPr>
          <w:rStyle w:val="CommentReference"/>
        </w:rPr>
        <w:commentReference w:id="7"/>
      </w:r>
      <w:r>
        <w:t xml:space="preserve">.  I worked closely with consultants and the recruitment co-ordinator to continually modify the patient recruitment pathway of the </w:t>
      </w:r>
      <w:proofErr w:type="spellStart"/>
      <w:r>
        <w:t>OPTiMISE</w:t>
      </w:r>
      <w:proofErr w:type="spellEnd"/>
      <w:r>
        <w:t xml:space="preserve"> study, such that the target recruitment of 50 participants was completed within the study’s expected duration and minimising disruption to the clinic.  I continually contributed to clarifications and amendments and to the study protocol for the VISION </w:t>
      </w:r>
      <w:proofErr w:type="gramStart"/>
      <w:r>
        <w:t>Initiative, and</w:t>
      </w:r>
      <w:proofErr w:type="gramEnd"/>
      <w:r>
        <w:t xml:space="preserve"> oversaw the successful completion of Work Package 3; this involved navigating the Trust IT system to</w:t>
      </w:r>
      <w:r w:rsidRPr="00D371AC">
        <w:t xml:space="preserve"> set up a sandbox database containing anonymised images</w:t>
      </w:r>
      <w:r>
        <w:t>,</w:t>
      </w:r>
      <w:r w:rsidRPr="00D371AC">
        <w:t xml:space="preserve"> </w:t>
      </w:r>
      <w:r>
        <w:t>engaging</w:t>
      </w:r>
      <w:r w:rsidRPr="00D371AC">
        <w:t xml:space="preserve"> with hospital staff (the target audience) to generate interest in the study</w:t>
      </w:r>
      <w:r>
        <w:t xml:space="preserve"> and supervising data collection by resident optometrists</w:t>
      </w:r>
      <w:r w:rsidRPr="00D371AC">
        <w:t>.</w:t>
      </w:r>
      <w:r>
        <w:t xml:space="preserve">  These efforts allowed the target 120 participant recruitment was completed within the expected timeframe.</w:t>
      </w:r>
    </w:p>
    <w:p w14:paraId="3229B62C" w14:textId="77777777" w:rsidR="005E1E2E" w:rsidRDefault="005E1E2E" w:rsidP="005E1E2E">
      <w:pPr>
        <w:pBdr>
          <w:top w:val="single" w:sz="4" w:space="1" w:color="auto"/>
          <w:left w:val="single" w:sz="4" w:space="0" w:color="auto"/>
          <w:bottom w:val="single" w:sz="4" w:space="1" w:color="auto"/>
          <w:right w:val="single" w:sz="4" w:space="4" w:color="auto"/>
        </w:pBdr>
      </w:pPr>
      <w:r>
        <w:t xml:space="preserve">I also gained experience in presenting research findings </w:t>
      </w:r>
      <w:commentRangeStart w:id="8"/>
      <w:r>
        <w:t>to a variety of audiences</w:t>
      </w:r>
      <w:commentRangeEnd w:id="8"/>
      <w:r w:rsidR="00997EBE">
        <w:rPr>
          <w:rStyle w:val="CommentReference"/>
        </w:rPr>
        <w:commentReference w:id="8"/>
      </w:r>
      <w:r>
        <w:t xml:space="preserve">.  The results of </w:t>
      </w:r>
      <w:proofErr w:type="spellStart"/>
      <w:r>
        <w:t>OPTiMISE</w:t>
      </w:r>
      <w:proofErr w:type="spellEnd"/>
      <w:r>
        <w:t xml:space="preserve"> and SLT audit were presented at the National Hospital Optometry Conference 2023, where optometrists working in secondary care across the UK were in attendance.  I was also invited to present the SLT audit results in the Moorfields clinical governance day, where clinical staff of various disciplines was in the audience.  Highly positive feedback was received on both occasions.</w:t>
      </w:r>
    </w:p>
    <w:p w14:paraId="053E7C0C" w14:textId="77777777" w:rsidR="005E1E2E" w:rsidRDefault="005E1E2E" w:rsidP="005E1E2E">
      <w:pPr>
        <w:pBdr>
          <w:top w:val="single" w:sz="4" w:space="1" w:color="auto"/>
          <w:left w:val="single" w:sz="4" w:space="0" w:color="auto"/>
          <w:bottom w:val="single" w:sz="4" w:space="1" w:color="auto"/>
          <w:right w:val="single" w:sz="4" w:space="4" w:color="auto"/>
        </w:pBdr>
      </w:pPr>
      <w:r>
        <w:rPr>
          <w:b/>
        </w:rPr>
        <w:t>Clinical Experience</w:t>
      </w:r>
      <w:r>
        <w:t xml:space="preserve"> </w:t>
      </w:r>
    </w:p>
    <w:p w14:paraId="49298577" w14:textId="77777777" w:rsidR="005E1E2E" w:rsidRDefault="005E1E2E" w:rsidP="005E1E2E">
      <w:pPr>
        <w:pBdr>
          <w:top w:val="single" w:sz="4" w:space="1" w:color="auto"/>
          <w:left w:val="single" w:sz="4" w:space="0" w:color="auto"/>
          <w:bottom w:val="single" w:sz="4" w:space="1" w:color="auto"/>
          <w:right w:val="single" w:sz="4" w:space="4" w:color="auto"/>
        </w:pBdr>
      </w:pPr>
      <w:r>
        <w:t xml:space="preserve">I joined Moorfields in 2019 worked in a range of ophthalmology clinics including glaucoma, medical retina, </w:t>
      </w:r>
      <w:proofErr w:type="gramStart"/>
      <w:r>
        <w:t>cornea</w:t>
      </w:r>
      <w:proofErr w:type="gramEnd"/>
      <w:r>
        <w:t xml:space="preserve"> and urgent care, benefiting from the varied and complex patient cohort here.  I </w:t>
      </w:r>
      <w:r>
        <w:lastRenderedPageBreak/>
        <w:t xml:space="preserve">developed a particular interest in glaucoma, </w:t>
      </w:r>
      <w:r w:rsidRPr="00D371AC">
        <w:t xml:space="preserve">having gained </w:t>
      </w:r>
      <w:r>
        <w:t xml:space="preserve">experience in managing complex glaucoma patients </w:t>
      </w:r>
      <w:r w:rsidRPr="00D371AC">
        <w:t>under the supervision of world-renow</w:t>
      </w:r>
      <w:r>
        <w:t xml:space="preserve">ned consultant ophthalmologists.  </w:t>
      </w:r>
    </w:p>
    <w:p w14:paraId="58F20D68" w14:textId="77777777" w:rsidR="005E1E2E" w:rsidRDefault="005E1E2E" w:rsidP="005E1E2E">
      <w:pPr>
        <w:pBdr>
          <w:top w:val="single" w:sz="4" w:space="1" w:color="auto"/>
          <w:left w:val="single" w:sz="4" w:space="0" w:color="auto"/>
          <w:bottom w:val="single" w:sz="4" w:space="1" w:color="auto"/>
          <w:right w:val="single" w:sz="4" w:space="4" w:color="auto"/>
        </w:pBdr>
      </w:pPr>
      <w:r>
        <w:t xml:space="preserve">I hold the </w:t>
      </w:r>
      <w:r w:rsidRPr="00D371AC">
        <w:t>College of O</w:t>
      </w:r>
      <w:r>
        <w:t>ptometrists Postgraduate Diploma -</w:t>
      </w:r>
      <w:r w:rsidRPr="00D371AC">
        <w:t xml:space="preserve"> the highest postgraduate qualification available</w:t>
      </w:r>
      <w:r>
        <w:t xml:space="preserve"> – and completed </w:t>
      </w:r>
      <w:r w:rsidRPr="00D371AC">
        <w:t>Moorfields-UCL laser course for non-medical professionals</w:t>
      </w:r>
      <w:r>
        <w:t>.  I can now independently assess complex glaucoma patients and deliver selective trabeculoplasty treatment.  I am also responsible for supervising and teaching staff in a clinical setting.</w:t>
      </w:r>
    </w:p>
    <w:p w14:paraId="58F92D31" w14:textId="77777777" w:rsidR="005E1E2E" w:rsidRDefault="005E1E2E" w:rsidP="005E1E2E">
      <w:pPr>
        <w:pBdr>
          <w:top w:val="single" w:sz="4" w:space="1" w:color="auto"/>
          <w:left w:val="single" w:sz="4" w:space="0" w:color="auto"/>
          <w:bottom w:val="single" w:sz="4" w:space="1" w:color="auto"/>
          <w:right w:val="single" w:sz="4" w:space="4" w:color="auto"/>
        </w:pBdr>
      </w:pPr>
      <w:r>
        <w:rPr>
          <w:b/>
        </w:rPr>
        <w:t>Other Skills</w:t>
      </w:r>
    </w:p>
    <w:p w14:paraId="6A47858B" w14:textId="77777777" w:rsidR="005E1E2E" w:rsidRDefault="005E1E2E" w:rsidP="005E1E2E">
      <w:pPr>
        <w:pBdr>
          <w:top w:val="single" w:sz="4" w:space="1" w:color="auto"/>
          <w:left w:val="single" w:sz="4" w:space="0" w:color="auto"/>
          <w:bottom w:val="single" w:sz="4" w:space="1" w:color="auto"/>
          <w:right w:val="single" w:sz="4" w:space="4" w:color="auto"/>
        </w:pBdr>
      </w:pPr>
      <w:r>
        <w:t>I gained experience in developing service improvement proposals and conducting literature reviews through my MSc.  My service improvement plan aimed to</w:t>
      </w:r>
      <w:r w:rsidRPr="00D371AC">
        <w:t xml:space="preserve"> improve the patient flow in glaucoma clinics</w:t>
      </w:r>
      <w:r>
        <w:t xml:space="preserve"> through ensuring only all the necessary diagnostic tests were performed for patients before being examined by a clinician.  I gathered and incorporated input from clinical staff, nurses, </w:t>
      </w:r>
      <w:proofErr w:type="gramStart"/>
      <w:r>
        <w:t>technicians</w:t>
      </w:r>
      <w:proofErr w:type="gramEnd"/>
      <w:r>
        <w:t xml:space="preserve"> and clerks in the implementation plan, giving me valuable </w:t>
      </w:r>
      <w:r w:rsidRPr="00D371AC">
        <w:t>experience</w:t>
      </w:r>
      <w:r>
        <w:t xml:space="preserve"> in</w:t>
      </w:r>
      <w:r w:rsidRPr="00D371AC">
        <w:t xml:space="preserve"> </w:t>
      </w:r>
      <w:r>
        <w:t>engaging with stakeholders for service improvement projects.</w:t>
      </w:r>
    </w:p>
    <w:p w14:paraId="54DB100B" w14:textId="77777777" w:rsidR="005E1E2E" w:rsidRDefault="005E1E2E" w:rsidP="005E1E2E">
      <w:pPr>
        <w:pBdr>
          <w:top w:val="single" w:sz="4" w:space="1" w:color="auto"/>
          <w:left w:val="single" w:sz="4" w:space="0" w:color="auto"/>
          <w:bottom w:val="single" w:sz="4" w:space="1" w:color="auto"/>
          <w:right w:val="single" w:sz="4" w:space="4" w:color="auto"/>
        </w:pBdr>
      </w:pPr>
      <w:r>
        <w:t xml:space="preserve">My chosen </w:t>
      </w:r>
      <w:commentRangeStart w:id="9"/>
      <w:r>
        <w:t xml:space="preserve">literature review title </w:t>
      </w:r>
      <w:commentRangeEnd w:id="9"/>
      <w:r w:rsidR="00A03279">
        <w:rPr>
          <w:rStyle w:val="CommentReference"/>
        </w:rPr>
        <w:commentReference w:id="9"/>
      </w:r>
      <w:r>
        <w:t xml:space="preserve">was the applications of artificial intelligence in glaucoma care, where I discovered the power and promises of data science research in glaucoma care.  I was inspired to complete online introductory courses on Python and Deep Learning and was fascinated by the content.  My clinical experience and academic training to date gave me an understanding of the merits and limits of current practice and led me to search for ways to deliver better care and outcomes for patients.  This award will help me work towards leading clinically translatable research benefits glaucoma patients.  </w:t>
      </w:r>
    </w:p>
    <w:p w14:paraId="73035B12" w14:textId="77777777" w:rsidR="005E1E2E" w:rsidRPr="00612672" w:rsidRDefault="005E1E2E" w:rsidP="005E1E2E">
      <w:pPr>
        <w:pBdr>
          <w:top w:val="single" w:sz="4" w:space="1" w:color="auto"/>
          <w:left w:val="single" w:sz="4" w:space="0" w:color="auto"/>
          <w:bottom w:val="single" w:sz="4" w:space="1" w:color="auto"/>
          <w:right w:val="single" w:sz="4" w:space="4" w:color="auto"/>
        </w:pBdr>
      </w:pPr>
      <w:r>
        <w:t>Word count: 1000</w:t>
      </w:r>
    </w:p>
    <w:p w14:paraId="62C9C303" w14:textId="77777777" w:rsidR="005E1E2E" w:rsidRDefault="005E1E2E" w:rsidP="005E1E2E">
      <w:pPr>
        <w:pBdr>
          <w:top w:val="single" w:sz="4" w:space="1" w:color="auto"/>
          <w:left w:val="single" w:sz="4" w:space="0" w:color="auto"/>
          <w:bottom w:val="single" w:sz="4" w:space="1" w:color="auto"/>
          <w:right w:val="single" w:sz="4" w:space="4" w:color="auto"/>
        </w:pBdr>
      </w:pPr>
    </w:p>
    <w:p w14:paraId="714B457E" w14:textId="77777777" w:rsidR="005E1E2E" w:rsidRDefault="005E1E2E" w:rsidP="005E1E2E">
      <w:pPr>
        <w:pBdr>
          <w:top w:val="single" w:sz="4" w:space="1" w:color="auto"/>
          <w:left w:val="single" w:sz="4" w:space="0" w:color="auto"/>
          <w:bottom w:val="single" w:sz="4" w:space="1" w:color="auto"/>
          <w:right w:val="single" w:sz="4" w:space="4" w:color="auto"/>
        </w:pBdr>
      </w:pPr>
    </w:p>
    <w:p w14:paraId="6FB5F931" w14:textId="77777777" w:rsidR="005E1E2E" w:rsidRDefault="005E1E2E" w:rsidP="005E1E2E">
      <w:pPr>
        <w:pBdr>
          <w:top w:val="single" w:sz="4" w:space="1" w:color="auto"/>
          <w:left w:val="single" w:sz="4" w:space="0" w:color="auto"/>
          <w:bottom w:val="single" w:sz="4" w:space="1" w:color="auto"/>
          <w:right w:val="single" w:sz="4" w:space="4" w:color="auto"/>
        </w:pBdr>
      </w:pPr>
    </w:p>
    <w:p w14:paraId="3325C7E9" w14:textId="77777777" w:rsidR="005E1E2E" w:rsidRDefault="005E1E2E">
      <w:r>
        <w:br w:type="page"/>
      </w:r>
    </w:p>
    <w:p w14:paraId="4B72F9E7" w14:textId="77777777" w:rsidR="005E1E2E" w:rsidRPr="000B7F7D" w:rsidRDefault="005E1E2E" w:rsidP="005E1E2E">
      <w:pPr>
        <w:pStyle w:val="Heading2"/>
      </w:pPr>
      <w:r w:rsidRPr="000B7F7D">
        <w:lastRenderedPageBreak/>
        <w:t>Research Plan</w:t>
      </w:r>
    </w:p>
    <w:p w14:paraId="14E9FEF8" w14:textId="77777777" w:rsidR="005E1E2E" w:rsidRDefault="005E1E2E" w:rsidP="005E1E2E">
      <w:r>
        <w:t>At the pre-doctoral fellowship level, applicants are not expected to have a fully developed PhD proposal (this will be an output of the award); however, candidates are required to identify their area of research interest and the methodologies this research may involve. This is the research area in which they will develop their doctoral fellowship proposal.</w:t>
      </w:r>
    </w:p>
    <w:p w14:paraId="6FE720B8" w14:textId="77777777" w:rsidR="005E1E2E" w:rsidRDefault="005E1E2E" w:rsidP="005E1E2E">
      <w:r>
        <w:t>Please describe your research area of interest. Applicants should also describe why they wish to develop their career within this research area.</w:t>
      </w:r>
    </w:p>
    <w:p w14:paraId="10DF2EA1" w14:textId="77777777" w:rsidR="005E1E2E" w:rsidRDefault="005E1E2E" w:rsidP="005E1E2E">
      <w:r>
        <w:t xml:space="preserve">For </w:t>
      </w:r>
      <w:r w:rsidRPr="008D552D">
        <w:rPr>
          <w:b/>
        </w:rPr>
        <w:t>“Standard” PCAF applicants</w:t>
      </w:r>
      <w:r>
        <w:t>, the identification of just the research area in which they will be developing their doctoral fellowship proposal is sufficient.</w:t>
      </w:r>
    </w:p>
    <w:p w14:paraId="5D0C8CA9" w14:textId="77777777" w:rsidR="005E1E2E" w:rsidRDefault="005E1E2E" w:rsidP="005E1E2E">
      <w:r>
        <w:t>The research area should inform the proposed training plan and the proposed supervisory team and is used by the Selection committee to assess the suitability of the proposed training and supervision.</w:t>
      </w:r>
    </w:p>
    <w:p w14:paraId="457D15BF" w14:textId="77777777" w:rsidR="005E1E2E" w:rsidRDefault="005E1E2E" w:rsidP="005E1E2E">
      <w:r>
        <w:t>The research area should align with the applicant’s professional practice. If the applicant’s current professional practice does not align with their area of research interest, the applicant will need to clearly demonstrate how they will work towards such alignment to support a competitive doctoral fellowship application.</w:t>
      </w:r>
    </w:p>
    <w:p w14:paraId="6AB81EDE" w14:textId="77777777" w:rsidR="005E1E2E" w:rsidRDefault="005E1E2E" w:rsidP="005E1E2E">
      <w:r>
        <w:t>It is accepted that, as academic training and research experience progresses, research ideas and interests may change and, if the PCAF is funded, candidates will not be held to this stated area of interest for their doctoral fellowships.</w:t>
      </w:r>
    </w:p>
    <w:p w14:paraId="34852CBA" w14:textId="77777777" w:rsidR="005E1E2E" w:rsidRDefault="005E1E2E" w:rsidP="005E1E2E">
      <w:r>
        <w:t>(Word Limit 250)</w:t>
      </w:r>
    </w:p>
    <w:p w14:paraId="74119BA2" w14:textId="77777777" w:rsidR="005E1E2E" w:rsidRDefault="005E1E2E" w:rsidP="005E1E2E">
      <w:pPr>
        <w:pBdr>
          <w:top w:val="single" w:sz="4" w:space="1" w:color="auto"/>
          <w:left w:val="single" w:sz="4" w:space="4" w:color="auto"/>
          <w:bottom w:val="single" w:sz="4" w:space="1" w:color="auto"/>
          <w:right w:val="single" w:sz="4" w:space="4" w:color="auto"/>
        </w:pBdr>
      </w:pPr>
      <w:r>
        <w:t xml:space="preserve">My research area of interest is improving glaucoma care delivery using a data science approach. </w:t>
      </w:r>
    </w:p>
    <w:p w14:paraId="628C7B4D" w14:textId="77777777" w:rsidR="005E1E2E" w:rsidRDefault="005E1E2E" w:rsidP="005E1E2E">
      <w:pPr>
        <w:pBdr>
          <w:top w:val="single" w:sz="4" w:space="1" w:color="auto"/>
          <w:left w:val="single" w:sz="4" w:space="4" w:color="auto"/>
          <w:bottom w:val="single" w:sz="4" w:space="1" w:color="auto"/>
          <w:right w:val="single" w:sz="4" w:space="4" w:color="auto"/>
        </w:pBdr>
      </w:pPr>
      <w:r>
        <w:t xml:space="preserve">Glaucoma is the world-leading cause of irreversible sight loss, affecting more than 4% of individuals over 50 in the UK.  Treatment follows a trial-and-error process and requires lifelong monitoring, placing significant burden on health services.  </w:t>
      </w:r>
      <w:r w:rsidRPr="00ED5697">
        <w:t>Glaucoma services are already the busiest outpatient specialty within the NHS – accounting for 7.5% of outpatient activity across all specialties – and are struggling to cope with demand from an ageing population and backlogs from the Covid-19 pandemic.</w:t>
      </w:r>
      <w:r>
        <w:t xml:space="preserve">  22 patients each month are estimated to suffer severe or permanent sight loss from glaucoma due to delayed reviews - this was recognised as a </w:t>
      </w:r>
      <w:commentRangeStart w:id="10"/>
      <w:r>
        <w:t xml:space="preserve">national safety issue </w:t>
      </w:r>
      <w:commentRangeEnd w:id="10"/>
      <w:r w:rsidR="00584F92">
        <w:rPr>
          <w:rStyle w:val="CommentReference"/>
        </w:rPr>
        <w:commentReference w:id="10"/>
      </w:r>
      <w:r>
        <w:t xml:space="preserve">and a call for ‘smarter ways of working’ has been made to address this.  </w:t>
      </w:r>
    </w:p>
    <w:p w14:paraId="42633714" w14:textId="77777777" w:rsidR="005E1E2E" w:rsidRDefault="005E1E2E" w:rsidP="005E1E2E">
      <w:pPr>
        <w:pBdr>
          <w:top w:val="single" w:sz="4" w:space="1" w:color="auto"/>
          <w:left w:val="single" w:sz="4" w:space="4" w:color="auto"/>
          <w:bottom w:val="single" w:sz="4" w:space="1" w:color="auto"/>
          <w:right w:val="single" w:sz="4" w:space="4" w:color="auto"/>
        </w:pBdr>
      </w:pPr>
      <w:r>
        <w:t xml:space="preserve">Improving the ability to risk-stratify patients and predict optimal treatment is instrumental to this problem.  Approximately 20% of patients in glaucoma clinics are monitored as ‘suspects’ due to difficulty in identifying early disease.  </w:t>
      </w:r>
      <w:commentRangeStart w:id="11"/>
      <w:r>
        <w:t xml:space="preserve">Our group has </w:t>
      </w:r>
      <w:commentRangeEnd w:id="11"/>
      <w:r w:rsidR="005E2CC8">
        <w:rPr>
          <w:rStyle w:val="CommentReference"/>
        </w:rPr>
        <w:commentReference w:id="11"/>
      </w:r>
      <w:r>
        <w:t>shown the predictive ability of polygenic risk scores for glaucoma. The linkage of UK Biobank and national electronic medical records data offers exciting potential to use such models to risk stratify and predict response to treatments.  As a clinician delivering glaucoma care, I understand first-hand the pressure the NHS is under and have witnessed the effect of sight loss on patients.  This is why I want to pursue this line of research and help implement changes that improve the health service and patient outcomes.</w:t>
      </w:r>
    </w:p>
    <w:p w14:paraId="7344C8A3" w14:textId="77777777" w:rsidR="005E1E2E" w:rsidRDefault="005E1E2E" w:rsidP="005E1E2E">
      <w:pPr>
        <w:pBdr>
          <w:top w:val="single" w:sz="4" w:space="1" w:color="auto"/>
          <w:left w:val="single" w:sz="4" w:space="4" w:color="auto"/>
          <w:bottom w:val="single" w:sz="4" w:space="1" w:color="auto"/>
          <w:right w:val="single" w:sz="4" w:space="4" w:color="auto"/>
        </w:pBdr>
      </w:pPr>
      <w:r>
        <w:t>Word Count: 249</w:t>
      </w:r>
    </w:p>
    <w:p w14:paraId="30D21545" w14:textId="77777777" w:rsidR="005E1E2E" w:rsidRPr="005E1E2E" w:rsidRDefault="005E1E2E" w:rsidP="005E1E2E">
      <w:pPr>
        <w:pStyle w:val="Heading2"/>
      </w:pPr>
      <w:r w:rsidRPr="005E1E2E">
        <w:lastRenderedPageBreak/>
        <w:t>Proposed training and development programme</w:t>
      </w:r>
    </w:p>
    <w:p w14:paraId="0686BBE1" w14:textId="77777777" w:rsidR="005E1E2E" w:rsidRPr="005E1E2E" w:rsidRDefault="005E1E2E" w:rsidP="005E1E2E">
      <w:r w:rsidRPr="005E1E2E">
        <w:t xml:space="preserve">Please use this section to detail </w:t>
      </w:r>
      <w:proofErr w:type="gramStart"/>
      <w:r w:rsidRPr="005E1E2E">
        <w:t>all of</w:t>
      </w:r>
      <w:proofErr w:type="gramEnd"/>
      <w:r w:rsidRPr="005E1E2E">
        <w:t xml:space="preserve"> the training and development activities you will undertake as part of the fellowship. This should cover both the training you may need to undertake the future research being proposed but also training designed to support your development as a future health research </w:t>
      </w:r>
      <w:proofErr w:type="gramStart"/>
      <w:r w:rsidRPr="005E1E2E">
        <w:t>leader</w:t>
      </w:r>
      <w:proofErr w:type="gramEnd"/>
    </w:p>
    <w:p w14:paraId="79E268F9" w14:textId="77777777" w:rsidR="005E1E2E" w:rsidRPr="005E1E2E" w:rsidRDefault="005E1E2E" w:rsidP="005E1E2E">
      <w:r w:rsidRPr="005E1E2E">
        <w:t>Applicants should ensure their training plan has a strong research focus and should also consider training that is appropriate to a PCAF, rather than training that could form part of a future PhD fellowship.</w:t>
      </w:r>
    </w:p>
    <w:p w14:paraId="7DE2082C" w14:textId="77777777" w:rsidR="005E1E2E" w:rsidRPr="005E1E2E" w:rsidRDefault="005E1E2E" w:rsidP="005E1E2E">
      <w:r w:rsidRPr="005E1E2E">
        <w:t xml:space="preserve">As this is the main part of your application you should ensure that the information is accurate, </w:t>
      </w:r>
      <w:proofErr w:type="gramStart"/>
      <w:r w:rsidRPr="005E1E2E">
        <w:t>succinct</w:t>
      </w:r>
      <w:proofErr w:type="gramEnd"/>
      <w:r w:rsidRPr="005E1E2E">
        <w:t xml:space="preserve"> and clearly laid out. 1000 words are available for this section if needed.</w:t>
      </w:r>
    </w:p>
    <w:p w14:paraId="63607997" w14:textId="77777777" w:rsidR="005E1E2E" w:rsidRPr="005E1E2E" w:rsidRDefault="005E1E2E" w:rsidP="005E1E2E">
      <w:r w:rsidRPr="005E1E2E">
        <w:t>Please describe how you will prepare an application for a competitive, peer-reviewed doctoral level research training fellowship over the course of the fellowship</w:t>
      </w:r>
    </w:p>
    <w:p w14:paraId="07258E92" w14:textId="77777777" w:rsidR="005E1E2E" w:rsidRPr="005E1E2E" w:rsidRDefault="005E1E2E" w:rsidP="005E1E2E">
      <w:r w:rsidRPr="005E1E2E">
        <w:t xml:space="preserve">Please also describe the impact this fellowship will have on your career, noting a fellowship should provide you with a step change in your career </w:t>
      </w:r>
      <w:proofErr w:type="gramStart"/>
      <w:r w:rsidRPr="005E1E2E">
        <w:t>trajectory</w:t>
      </w:r>
      <w:proofErr w:type="gramEnd"/>
    </w:p>
    <w:p w14:paraId="46DB1C0E" w14:textId="77777777" w:rsidR="005E1E2E" w:rsidRDefault="005E1E2E" w:rsidP="005E1E2E">
      <w:r w:rsidRPr="005E1E2E">
        <w:t xml:space="preserve"> (Word limit: 1000)</w:t>
      </w:r>
    </w:p>
    <w:p w14:paraId="5ED01495" w14:textId="77777777" w:rsidR="00B9351B" w:rsidRPr="005E1E2E" w:rsidRDefault="00B9351B" w:rsidP="005E1E2E"/>
    <w:p w14:paraId="6FB28D9D" w14:textId="77777777" w:rsidR="005E1E2E" w:rsidRPr="00C4118D" w:rsidRDefault="005E1E2E" w:rsidP="005E1E2E">
      <w:pPr>
        <w:rPr>
          <w:b/>
        </w:rPr>
      </w:pPr>
      <w:r>
        <w:rPr>
          <w:b/>
        </w:rPr>
        <w:t>Proposed Training Programme</w:t>
      </w:r>
    </w:p>
    <w:p w14:paraId="2FEFB90C" w14:textId="77777777" w:rsidR="005E1E2E" w:rsidRDefault="005E1E2E" w:rsidP="005E1E2E">
      <w:commentRangeStart w:id="12"/>
      <w:r>
        <w:t>The proposed training programme will equip me with the skills and experience to prepare a robust research plan and develop as a competitive doctoral fellowship candidate.  It is developed using a combination of the Vitae Research Development Framework and advice of my academic supervisors, research mentors and current and previous NIHR award holders.</w:t>
      </w:r>
      <w:commentRangeEnd w:id="12"/>
      <w:r w:rsidR="003B27A0">
        <w:rPr>
          <w:rStyle w:val="CommentReference"/>
        </w:rPr>
        <w:commentReference w:id="12"/>
      </w:r>
    </w:p>
    <w:p w14:paraId="1A9AC253" w14:textId="77777777" w:rsidR="005E1E2E" w:rsidRPr="002818DE" w:rsidRDefault="005E1E2E" w:rsidP="005E1E2E">
      <w:pPr>
        <w:rPr>
          <w:b/>
        </w:rPr>
      </w:pPr>
      <w:r w:rsidRPr="002818DE">
        <w:rPr>
          <w:b/>
        </w:rPr>
        <w:t>Full Masters</w:t>
      </w:r>
    </w:p>
    <w:p w14:paraId="3E1DB023" w14:textId="77777777" w:rsidR="005E1E2E" w:rsidRDefault="005E1E2E" w:rsidP="005E1E2E">
      <w:r>
        <w:t>UCL’s Health Data Science MSc has a comprehensive curriculum designed around the NIHR’s three pillars of health data science research.  It provides a solid foundation to pursue my research interest.</w:t>
      </w:r>
    </w:p>
    <w:p w14:paraId="13FAFB38" w14:textId="77777777" w:rsidR="005E1E2E" w:rsidRPr="0042505A" w:rsidRDefault="005E1E2E" w:rsidP="005E1E2E">
      <w:r>
        <w:rPr>
          <w:b/>
        </w:rPr>
        <w:t>Training in specialist skills and research methodologies</w:t>
      </w:r>
      <w:r>
        <w:rPr>
          <w:b/>
        </w:rPr>
        <w:br/>
      </w:r>
      <w:r>
        <w:rPr>
          <w:b/>
        </w:rPr>
        <w:br/>
      </w:r>
      <w:r>
        <w:t>I will learn the essential skills for undertaking data science research:</w:t>
      </w:r>
    </w:p>
    <w:p w14:paraId="1E845848" w14:textId="77777777" w:rsidR="005E1E2E" w:rsidRDefault="005E1E2E" w:rsidP="005E1E2E">
      <w:pPr>
        <w:pStyle w:val="ListParagraph"/>
        <w:numPr>
          <w:ilvl w:val="0"/>
          <w:numId w:val="3"/>
        </w:numPr>
      </w:pPr>
      <w:r>
        <w:rPr>
          <w:i/>
        </w:rPr>
        <w:t>Basic medical statistics</w:t>
      </w:r>
      <w:r>
        <w:t xml:space="preserve"> (such as odd ratios, ANOVA) and </w:t>
      </w:r>
      <w:r>
        <w:rPr>
          <w:i/>
        </w:rPr>
        <w:t>advanced statistical modelling</w:t>
      </w:r>
      <w:r>
        <w:t xml:space="preserve"> (such as regression modelling, survival analysis) using Stata software.  A firm background in statistics is important in any health research, both for trial design and interpreting contemporary literature.  It is especially important to my research plan since it will rely on analysing complex retrospective datasets using modern techniques.</w:t>
      </w:r>
      <w:r>
        <w:br/>
      </w:r>
    </w:p>
    <w:p w14:paraId="563B79D4" w14:textId="77777777" w:rsidR="005E1E2E" w:rsidRDefault="005E1E2E" w:rsidP="005E1E2E">
      <w:pPr>
        <w:pStyle w:val="ListParagraph"/>
        <w:numPr>
          <w:ilvl w:val="0"/>
          <w:numId w:val="3"/>
        </w:numPr>
      </w:pPr>
      <w:r w:rsidRPr="00B67391">
        <w:rPr>
          <w:i/>
        </w:rPr>
        <w:t>Principles of epidemiology</w:t>
      </w:r>
      <w:r>
        <w:t xml:space="preserve"> - such as measuring prevalence and effect association – and </w:t>
      </w:r>
      <w:r w:rsidRPr="00B67391">
        <w:rPr>
          <w:i/>
        </w:rPr>
        <w:t>data processing methods</w:t>
      </w:r>
      <w:r>
        <w:rPr>
          <w:i/>
        </w:rPr>
        <w:t xml:space="preserve"> </w:t>
      </w:r>
      <w:r>
        <w:t xml:space="preserve">– such as data phenotyping and data linkage.  I aim to derive insights from population level data from electronic health records and understanding these </w:t>
      </w:r>
      <w:r>
        <w:lastRenderedPageBreak/>
        <w:t>principles is essential for a robust research plan.</w:t>
      </w:r>
      <w:r>
        <w:br/>
      </w:r>
    </w:p>
    <w:p w14:paraId="42BD9248" w14:textId="77777777" w:rsidR="005E1E2E" w:rsidRDefault="005E1E2E" w:rsidP="005E1E2E">
      <w:pPr>
        <w:pStyle w:val="ListParagraph"/>
        <w:numPr>
          <w:ilvl w:val="0"/>
          <w:numId w:val="3"/>
        </w:numPr>
      </w:pPr>
      <w:r w:rsidRPr="00B67391">
        <w:rPr>
          <w:i/>
        </w:rPr>
        <w:t>Computing skills for data manipulation</w:t>
      </w:r>
      <w:r>
        <w:t xml:space="preserve">, including </w:t>
      </w:r>
      <w:commentRangeStart w:id="13"/>
      <w:r>
        <w:t xml:space="preserve">SQL </w:t>
      </w:r>
      <w:commentRangeEnd w:id="13"/>
      <w:r w:rsidR="003B27A0">
        <w:rPr>
          <w:rStyle w:val="CommentReference"/>
        </w:rPr>
        <w:commentReference w:id="13"/>
      </w:r>
      <w:r>
        <w:t xml:space="preserve">and Python languages.  SQL is widely used in data science research for administrating and querying large databases.  Python is regarded as an efficient and versatile </w:t>
      </w:r>
      <w:proofErr w:type="gramStart"/>
      <w:r>
        <w:t>language, and</w:t>
      </w:r>
      <w:proofErr w:type="gramEnd"/>
      <w:r>
        <w:t xml:space="preserve"> is increasingly popular in machine learning research owing to its large library ecosystem and high readability.  Knowledge of the best practice and coding conventions is vital for me to conduct data research in a collaborative environment.</w:t>
      </w:r>
    </w:p>
    <w:p w14:paraId="7DA1ACF1" w14:textId="77777777" w:rsidR="005E1E2E" w:rsidRDefault="005E1E2E" w:rsidP="005E1E2E">
      <w:r>
        <w:t>I will also gain domain knowledge in highly relevant topics:</w:t>
      </w:r>
    </w:p>
    <w:p w14:paraId="3E74A31F" w14:textId="77777777" w:rsidR="005E1E2E" w:rsidRDefault="005E1E2E" w:rsidP="005E1E2E">
      <w:pPr>
        <w:pStyle w:val="ListParagraph"/>
        <w:numPr>
          <w:ilvl w:val="0"/>
          <w:numId w:val="4"/>
        </w:numPr>
      </w:pPr>
      <w:r w:rsidRPr="00B67391">
        <w:rPr>
          <w:i/>
        </w:rPr>
        <w:t>Applied Computational Genomics</w:t>
      </w:r>
      <w:r>
        <w:t xml:space="preserve"> - such as genome wide association studies and calculating polygenic risk scores.  Glaucoma is one of the most heritable common human diseases and has a strong genetic basis.  Our group have demonstrated the predictive ability of polygenic models for </w:t>
      </w:r>
      <w:proofErr w:type="gramStart"/>
      <w:r>
        <w:t>glaucoma, and</w:t>
      </w:r>
      <w:proofErr w:type="gramEnd"/>
      <w:r>
        <w:t xml:space="preserve"> led a step-change discovery of its genetic causes using these research methods.  The ability to apply such techniques will allow me to build on these findings to achieve my research goal. </w:t>
      </w:r>
      <w:r>
        <w:br/>
      </w:r>
    </w:p>
    <w:p w14:paraId="1BA2A29F" w14:textId="20B68FED" w:rsidR="005E1E2E" w:rsidRDefault="005E1E2E" w:rsidP="005E1E2E">
      <w:pPr>
        <w:pStyle w:val="ListParagraph"/>
        <w:numPr>
          <w:ilvl w:val="0"/>
          <w:numId w:val="4"/>
        </w:numPr>
      </w:pPr>
      <w:r w:rsidRPr="0042505A">
        <w:rPr>
          <w:i/>
        </w:rPr>
        <w:t>Essential Informatics for health systems</w:t>
      </w:r>
      <w:r>
        <w:t xml:space="preserve"> - such as how data flows through health systems and its impact on clinical care.  Understanding informatics at an organisation level will help me extract the potential of the large amounts of available data from electronic health records, and design solutions that benefits clinical care.  </w:t>
      </w:r>
      <w:commentRangeStart w:id="14"/>
      <w:r>
        <w:t xml:space="preserve">A previous focus group </w:t>
      </w:r>
      <w:commentRangeEnd w:id="14"/>
      <w:r w:rsidR="003B0E58">
        <w:rPr>
          <w:rStyle w:val="CommentReference"/>
        </w:rPr>
        <w:commentReference w:id="14"/>
      </w:r>
      <w:r>
        <w:t xml:space="preserve">revealed confidentiality as a major concern from patients regarding data science research. </w:t>
      </w:r>
      <w:del w:id="15" w:author="Cossart, Amelia" w:date="2024-02-28T13:44:00Z">
        <w:r w:rsidDel="003B0E58">
          <w:delText xml:space="preserve">Therefore </w:delText>
        </w:r>
      </w:del>
      <w:commentRangeStart w:id="16"/>
      <w:r>
        <w:t xml:space="preserve">maintaining data safety is important to ensure any research and its results are trusted by patients.  </w:t>
      </w:r>
      <w:commentRangeEnd w:id="16"/>
      <w:r w:rsidR="003B0E58">
        <w:rPr>
          <w:rStyle w:val="CommentReference"/>
        </w:rPr>
        <w:commentReference w:id="16"/>
      </w:r>
      <w:r>
        <w:t>I will learn about the cyber-security, confidentiality issues and the ethical and governance requirements relevant to this area which will help future design of research plans and implementation strategies.</w:t>
      </w:r>
      <w:r>
        <w:br/>
      </w:r>
    </w:p>
    <w:p w14:paraId="494576BE" w14:textId="77777777" w:rsidR="005E1E2E" w:rsidRDefault="005E1E2E" w:rsidP="005E1E2E">
      <w:pPr>
        <w:pStyle w:val="ListParagraph"/>
        <w:numPr>
          <w:ilvl w:val="0"/>
          <w:numId w:val="4"/>
        </w:numPr>
      </w:pPr>
      <w:r w:rsidRPr="0042505A">
        <w:rPr>
          <w:i/>
        </w:rPr>
        <w:t>Modern machine learning techniques</w:t>
      </w:r>
      <w:r>
        <w:t xml:space="preserve"> – such as deep learning in healthcare.  These methods have demonstrated exciting findings in recent years, such predicting visual field results and autonomous diagnosis from retinal photographs.  Novel capabilities, such as predicting blood pressure and detecting Alzheimer’s disease from retinal imaging have also been achieved.  </w:t>
      </w:r>
      <w:commentRangeStart w:id="17"/>
      <w:r>
        <w:t>Familiarity with these techniques will help me develop innovative solutions of the future to solve healthcare challenges.</w:t>
      </w:r>
      <w:r>
        <w:br/>
      </w:r>
      <w:commentRangeEnd w:id="17"/>
      <w:r w:rsidR="000662CB">
        <w:rPr>
          <w:rStyle w:val="CommentReference"/>
        </w:rPr>
        <w:commentReference w:id="17"/>
      </w:r>
    </w:p>
    <w:p w14:paraId="08E92DB8" w14:textId="77777777" w:rsidR="005E1E2E" w:rsidRDefault="005E1E2E" w:rsidP="005E1E2E">
      <w:r>
        <w:rPr>
          <w:b/>
        </w:rPr>
        <w:t>Research experience/Research Placement</w:t>
      </w:r>
    </w:p>
    <w:p w14:paraId="748BA563" w14:textId="77777777" w:rsidR="005E1E2E" w:rsidRDefault="005E1E2E" w:rsidP="005E1E2E">
      <w:r>
        <w:t xml:space="preserve">I will gain research experience at the Moorfields NIHR Biomedical Research Centre, where I will contribute to on-going projects in the Ocular Informatics Group.  I will have the opportunity to use the range of skills taught in the MSc on the linked datasets of genetic information and clinical outcomes curated by this group.  </w:t>
      </w:r>
      <w:commentRangeStart w:id="18"/>
      <w:r>
        <w:t xml:space="preserve">I will lead a preliminary study </w:t>
      </w:r>
      <w:commentRangeEnd w:id="18"/>
      <w:r w:rsidR="000662CB">
        <w:rPr>
          <w:rStyle w:val="CommentReference"/>
        </w:rPr>
        <w:commentReference w:id="18"/>
      </w:r>
      <w:r>
        <w:t>that will support my doctoral application.</w:t>
      </w:r>
    </w:p>
    <w:p w14:paraId="2C54B3FD" w14:textId="77777777" w:rsidR="005E1E2E" w:rsidRDefault="005E1E2E" w:rsidP="005E1E2E">
      <w:r>
        <w:lastRenderedPageBreak/>
        <w:t xml:space="preserve">I will also undertake a short </w:t>
      </w:r>
      <w:commentRangeStart w:id="19"/>
      <w:r>
        <w:t xml:space="preserve">placement at Google Health </w:t>
      </w:r>
      <w:commentRangeEnd w:id="19"/>
      <w:r w:rsidR="0081507F">
        <w:rPr>
          <w:rStyle w:val="CommentReference"/>
        </w:rPr>
        <w:commentReference w:id="19"/>
      </w:r>
      <w:r>
        <w:t>where I will gain research experience in an industry setting.  This provides an opportunity to form working relationships with potential future collaborators.</w:t>
      </w:r>
    </w:p>
    <w:p w14:paraId="4889AF7A" w14:textId="77777777" w:rsidR="005E1E2E" w:rsidRDefault="005E1E2E" w:rsidP="005E1E2E">
      <w:pPr>
        <w:rPr>
          <w:b/>
        </w:rPr>
      </w:pPr>
      <w:r>
        <w:rPr>
          <w:b/>
        </w:rPr>
        <w:t>Patient and public involvement (PPI)</w:t>
      </w:r>
    </w:p>
    <w:p w14:paraId="651DA87F" w14:textId="77777777" w:rsidR="005E1E2E" w:rsidRDefault="005E1E2E" w:rsidP="005E1E2E">
      <w:r>
        <w:t xml:space="preserve">I will complete the Introduction to Public-Patient Involvement and Introduction to Equality, </w:t>
      </w:r>
      <w:proofErr w:type="gramStart"/>
      <w:r>
        <w:t>Diversity</w:t>
      </w:r>
      <w:proofErr w:type="gramEnd"/>
      <w:r>
        <w:t xml:space="preserve"> and Inclusion in Ophthalmic Research course</w:t>
      </w:r>
      <w:commentRangeStart w:id="20"/>
      <w:r>
        <w:t>s (available at no cost</w:t>
      </w:r>
      <w:commentRangeEnd w:id="20"/>
      <w:r w:rsidR="0081507F">
        <w:rPr>
          <w:rStyle w:val="CommentReference"/>
        </w:rPr>
        <w:commentReference w:id="20"/>
      </w:r>
      <w:r>
        <w:t xml:space="preserve">).  </w:t>
      </w:r>
      <w:commentRangeStart w:id="21"/>
      <w:r>
        <w:t>This prepares me to run a patient focus group to inform the doctoral application development</w:t>
      </w:r>
      <w:commentRangeEnd w:id="21"/>
      <w:r w:rsidR="00C72AD8">
        <w:rPr>
          <w:rStyle w:val="CommentReference"/>
        </w:rPr>
        <w:commentReference w:id="21"/>
      </w:r>
      <w:r>
        <w:t xml:space="preserve">.  </w:t>
      </w:r>
      <w:commentRangeStart w:id="22"/>
      <w:r>
        <w:t>A previous focus group revealed that patients strongly support the use of genetic testing to enable early diagnosis and predict best treatment.</w:t>
      </w:r>
      <w:commentRangeEnd w:id="22"/>
      <w:r w:rsidR="00A46925">
        <w:rPr>
          <w:rStyle w:val="CommentReference"/>
        </w:rPr>
        <w:commentReference w:id="22"/>
      </w:r>
      <w:r>
        <w:t xml:space="preserve">  </w:t>
      </w:r>
      <w:commentRangeStart w:id="23"/>
      <w:r>
        <w:t xml:space="preserve">I will build on this to garner public opinion on my implementation proposal.  </w:t>
      </w:r>
      <w:commentRangeEnd w:id="23"/>
      <w:r w:rsidR="00421823">
        <w:rPr>
          <w:rStyle w:val="CommentReference"/>
        </w:rPr>
        <w:commentReference w:id="23"/>
      </w:r>
      <w:r>
        <w:t>Recruitment will be supported by the PPI team at the NIHR Moorfields Biomedical Research Centre and will aim to recruit the most diverse group possible.</w:t>
      </w:r>
    </w:p>
    <w:p w14:paraId="3DD5ED6C" w14:textId="77777777" w:rsidR="005E1E2E" w:rsidRDefault="005E1E2E" w:rsidP="005E1E2E">
      <w:pPr>
        <w:rPr>
          <w:b/>
        </w:rPr>
      </w:pPr>
      <w:r>
        <w:rPr>
          <w:b/>
        </w:rPr>
        <w:t>Dissemination of relevant research</w:t>
      </w:r>
    </w:p>
    <w:p w14:paraId="5302278B" w14:textId="77777777" w:rsidR="005E1E2E" w:rsidRDefault="005E1E2E" w:rsidP="005E1E2E">
      <w:pPr>
        <w:rPr>
          <w:b/>
        </w:rPr>
      </w:pPr>
      <w:r>
        <w:t xml:space="preserve">I will </w:t>
      </w:r>
      <w:commentRangeStart w:id="24"/>
      <w:commentRangeStart w:id="25"/>
      <w:r w:rsidRPr="0013199C">
        <w:t xml:space="preserve">submit </w:t>
      </w:r>
      <w:r>
        <w:t xml:space="preserve">an abstract </w:t>
      </w:r>
      <w:commentRangeEnd w:id="24"/>
      <w:r w:rsidR="00A46925">
        <w:rPr>
          <w:rStyle w:val="CommentReference"/>
        </w:rPr>
        <w:commentReference w:id="24"/>
      </w:r>
      <w:commentRangeEnd w:id="25"/>
      <w:r w:rsidR="00BD68E5">
        <w:rPr>
          <w:rStyle w:val="CommentReference"/>
        </w:rPr>
        <w:commentReference w:id="25"/>
      </w:r>
      <w:commentRangeStart w:id="26"/>
      <w:r>
        <w:t xml:space="preserve">for </w:t>
      </w:r>
      <w:r w:rsidRPr="0013199C">
        <w:t xml:space="preserve">presentation </w:t>
      </w:r>
      <w:r>
        <w:t>at national research conferences</w:t>
      </w:r>
      <w:commentRangeEnd w:id="26"/>
      <w:r w:rsidR="00A46925">
        <w:rPr>
          <w:rStyle w:val="CommentReference"/>
        </w:rPr>
        <w:commentReference w:id="26"/>
      </w:r>
      <w:r>
        <w:t>,</w:t>
      </w:r>
      <w:r w:rsidRPr="0013199C">
        <w:t xml:space="preserve"> and for publication in peer-reviewed journals.  </w:t>
      </w:r>
      <w:r>
        <w:t xml:space="preserve">I will also </w:t>
      </w:r>
      <w:commentRangeStart w:id="27"/>
      <w:r>
        <w:t>disseminate relevant research in patient groups</w:t>
      </w:r>
      <w:commentRangeEnd w:id="27"/>
      <w:r w:rsidR="00421823">
        <w:rPr>
          <w:rStyle w:val="CommentReference"/>
        </w:rPr>
        <w:commentReference w:id="27"/>
      </w:r>
      <w:r>
        <w:t>, such as the Glaucoma UK newsletter, which will support future public involvement activities.</w:t>
      </w:r>
    </w:p>
    <w:p w14:paraId="14B3DB23" w14:textId="77777777" w:rsidR="005E1E2E" w:rsidRDefault="005E1E2E" w:rsidP="005E1E2E">
      <w:r>
        <w:rPr>
          <w:b/>
        </w:rPr>
        <w:t>Conference Attendance</w:t>
      </w:r>
    </w:p>
    <w:p w14:paraId="52EA86CF" w14:textId="0E4BA8ED" w:rsidR="005E1E2E" w:rsidRDefault="005E1E2E" w:rsidP="005E1E2E">
      <w:r>
        <w:t xml:space="preserve">I will attend the Association of Research in Vision and Ophthalmology (ARVO) annual conference, where I will </w:t>
      </w:r>
      <w:del w:id="28" w:author="Cossart, Amelia" w:date="2024-02-21T13:54:00Z">
        <w:r w:rsidDel="00421823">
          <w:delText xml:space="preserve">can </w:delText>
        </w:r>
      </w:del>
      <w:r>
        <w:t xml:space="preserve">network and learn from eye scientists from around the world.  </w:t>
      </w:r>
    </w:p>
    <w:p w14:paraId="0A429CC7" w14:textId="77777777" w:rsidR="005E1E2E" w:rsidRPr="002D7202" w:rsidRDefault="005E1E2E" w:rsidP="005E1E2E">
      <w:pPr>
        <w:rPr>
          <w:b/>
        </w:rPr>
      </w:pPr>
      <w:r w:rsidRPr="002D7202">
        <w:rPr>
          <w:b/>
        </w:rPr>
        <w:t>Professional Practice Development</w:t>
      </w:r>
    </w:p>
    <w:p w14:paraId="38852F26" w14:textId="0E59797F" w:rsidR="005E1E2E" w:rsidRDefault="005E1E2E" w:rsidP="005E1E2E">
      <w:r>
        <w:t xml:space="preserve">I request 10% of the award time to receive training on delivering laser capsulotomy treatment.  This is </w:t>
      </w:r>
      <w:proofErr w:type="gramStart"/>
      <w:r>
        <w:t>allow</w:t>
      </w:r>
      <w:proofErr w:type="gramEnd"/>
      <w:r>
        <w:t xml:space="preserve"> more time for an intensive Masters course, and reduce the disruption of my supervision to service delivery.  My previous laser training was completed well within this </w:t>
      </w:r>
      <w:proofErr w:type="gramStart"/>
      <w:r>
        <w:t>time-frame</w:t>
      </w:r>
      <w:proofErr w:type="gramEnd"/>
      <w:r>
        <w:t>.  Once training is complete</w:t>
      </w:r>
      <w:ins w:id="29" w:author="Cossart, Amelia" w:date="2024-02-21T13:54:00Z">
        <w:r w:rsidR="00421823">
          <w:t>,</w:t>
        </w:r>
      </w:ins>
      <w:r>
        <w:t xml:space="preserve"> I will request alternate clinic and laser sessions to maintain current skills.  I will continue to obtain CPD points required to maintain my registration through various sources, such as regular internal teaching at Moorfields.</w:t>
      </w:r>
    </w:p>
    <w:p w14:paraId="686E88C3" w14:textId="77777777" w:rsidR="005E1E2E" w:rsidRPr="00B71E28" w:rsidRDefault="005E1E2E" w:rsidP="005E1E2E">
      <w:r w:rsidRPr="00B71E28">
        <w:rPr>
          <w:b/>
        </w:rPr>
        <w:t>Preparation of a doctoral application</w:t>
      </w:r>
    </w:p>
    <w:p w14:paraId="73819760" w14:textId="0DAA51A9" w:rsidR="005E1E2E" w:rsidRPr="00B71E28" w:rsidRDefault="005E1E2E" w:rsidP="005E1E2E">
      <w:r>
        <w:t>I will start developing the application once the taught elements of the MSc are complete.  My dissertation will be a preliminary study in support of the doctoral application</w:t>
      </w:r>
      <w:r w:rsidRPr="00B71E28">
        <w:t>.</w:t>
      </w:r>
      <w:r>
        <w:t xml:space="preserve">  I will incorporate feedback from </w:t>
      </w:r>
      <w:commentRangeStart w:id="30"/>
      <w:r>
        <w:t xml:space="preserve">the focus group, </w:t>
      </w:r>
      <w:commentRangeEnd w:id="30"/>
      <w:r w:rsidR="00F6210A">
        <w:rPr>
          <w:rStyle w:val="CommentReference"/>
        </w:rPr>
        <w:commentReference w:id="30"/>
      </w:r>
      <w:r>
        <w:t xml:space="preserve">and involve the </w:t>
      </w:r>
      <w:del w:id="31" w:author="Cossart, Amelia" w:date="2024-02-21T13:54:00Z">
        <w:r w:rsidDel="00421823">
          <w:delText xml:space="preserve">London </w:delText>
        </w:r>
      </w:del>
      <w:ins w:id="32" w:author="Cossart, Amelia" w:date="2024-02-21T13:54:00Z">
        <w:r w:rsidR="00421823">
          <w:t xml:space="preserve">Imperial College London and Partners </w:t>
        </w:r>
      </w:ins>
      <w:r>
        <w:t xml:space="preserve">Research Support Service, research support team at UCL and my academic supervisors to develop the application. </w:t>
      </w:r>
    </w:p>
    <w:p w14:paraId="4D99255A" w14:textId="77777777" w:rsidR="005E1E2E" w:rsidRDefault="005E1E2E" w:rsidP="005E1E2E">
      <w:r>
        <w:t>This award will afford me the resources and dedicated time to undertake activities that help me develop as a researcher.  This will help me gain future opportunities to progress as a practitioner academic.</w:t>
      </w:r>
    </w:p>
    <w:p w14:paraId="073AC1B2" w14:textId="77777777" w:rsidR="005E1E2E" w:rsidRDefault="005E1E2E" w:rsidP="005E1E2E">
      <w:r>
        <w:t>Word Count: 1000</w:t>
      </w:r>
    </w:p>
    <w:p w14:paraId="74256E87" w14:textId="77777777" w:rsidR="005E1E2E" w:rsidRPr="00A74AB1" w:rsidRDefault="005E1E2E" w:rsidP="005E1E2E">
      <w:pPr>
        <w:rPr>
          <w:b/>
        </w:rPr>
      </w:pPr>
      <w:r w:rsidRPr="00A74AB1">
        <w:rPr>
          <w:b/>
        </w:rPr>
        <w:t>Timetable</w:t>
      </w:r>
    </w:p>
    <w:tbl>
      <w:tblPr>
        <w:tblStyle w:val="LightShading-Accent1"/>
        <w:tblW w:w="0" w:type="auto"/>
        <w:tblLook w:val="04A0" w:firstRow="1" w:lastRow="0" w:firstColumn="1" w:lastColumn="0" w:noHBand="0" w:noVBand="1"/>
      </w:tblPr>
      <w:tblGrid>
        <w:gridCol w:w="876"/>
        <w:gridCol w:w="3471"/>
        <w:gridCol w:w="4679"/>
      </w:tblGrid>
      <w:tr w:rsidR="005E1E2E" w:rsidRPr="00A74AB1" w14:paraId="008B5207" w14:textId="77777777" w:rsidTr="00EB38A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5B0E18F8" w14:textId="77777777" w:rsidR="005E1E2E" w:rsidRPr="00A74AB1" w:rsidRDefault="005E1E2E" w:rsidP="00EB38A9">
            <w:pPr>
              <w:rPr>
                <w:color w:val="auto"/>
              </w:rPr>
            </w:pPr>
          </w:p>
        </w:tc>
        <w:tc>
          <w:tcPr>
            <w:tcW w:w="3880" w:type="dxa"/>
            <w:noWrap/>
            <w:hideMark/>
          </w:tcPr>
          <w:p w14:paraId="46E0B989" w14:textId="77777777" w:rsidR="005E1E2E" w:rsidRPr="00A74AB1" w:rsidRDefault="005E1E2E" w:rsidP="00EB38A9">
            <w:pPr>
              <w:jc w:val="center"/>
              <w:cnfStyle w:val="100000000000" w:firstRow="1" w:lastRow="0" w:firstColumn="0" w:lastColumn="0" w:oddVBand="0" w:evenVBand="0" w:oddHBand="0" w:evenHBand="0" w:firstRowFirstColumn="0" w:firstRowLastColumn="0" w:lastRowFirstColumn="0" w:lastRowLastColumn="0"/>
              <w:rPr>
                <w:color w:val="auto"/>
              </w:rPr>
            </w:pPr>
            <w:r w:rsidRPr="00A74AB1">
              <w:rPr>
                <w:color w:val="auto"/>
              </w:rPr>
              <w:t>Event</w:t>
            </w:r>
          </w:p>
        </w:tc>
        <w:tc>
          <w:tcPr>
            <w:tcW w:w="5240" w:type="dxa"/>
            <w:noWrap/>
            <w:hideMark/>
          </w:tcPr>
          <w:p w14:paraId="363A95A3" w14:textId="77777777" w:rsidR="005E1E2E" w:rsidRPr="00A74AB1" w:rsidRDefault="005E1E2E" w:rsidP="00EB38A9">
            <w:pPr>
              <w:jc w:val="center"/>
              <w:cnfStyle w:val="100000000000" w:firstRow="1" w:lastRow="0" w:firstColumn="0" w:lastColumn="0" w:oddVBand="0" w:evenVBand="0" w:oddHBand="0" w:evenHBand="0" w:firstRowFirstColumn="0" w:firstRowLastColumn="0" w:lastRowFirstColumn="0" w:lastRowLastColumn="0"/>
              <w:rPr>
                <w:color w:val="auto"/>
              </w:rPr>
            </w:pPr>
            <w:r w:rsidRPr="00A74AB1">
              <w:rPr>
                <w:color w:val="auto"/>
              </w:rPr>
              <w:t>Milestone</w:t>
            </w:r>
          </w:p>
        </w:tc>
      </w:tr>
      <w:tr w:rsidR="005E1E2E" w:rsidRPr="00A74AB1" w14:paraId="66C819AC" w14:textId="77777777" w:rsidTr="00EB38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BD698C7" w14:textId="77777777" w:rsidR="005E1E2E" w:rsidRPr="00A74AB1" w:rsidRDefault="005E1E2E" w:rsidP="00EB38A9">
            <w:pPr>
              <w:rPr>
                <w:color w:val="auto"/>
              </w:rPr>
            </w:pPr>
            <w:r w:rsidRPr="00A74AB1">
              <w:rPr>
                <w:color w:val="auto"/>
              </w:rPr>
              <w:t>Sep</w:t>
            </w:r>
          </w:p>
        </w:tc>
        <w:tc>
          <w:tcPr>
            <w:tcW w:w="3880" w:type="dxa"/>
            <w:noWrap/>
            <w:hideMark/>
          </w:tcPr>
          <w:p w14:paraId="72AFFA02" w14:textId="77777777" w:rsidR="005E1E2E" w:rsidRPr="00A74AB1" w:rsidRDefault="005E1E2E" w:rsidP="00EB38A9">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Start MSc, Moorfields </w:t>
            </w:r>
            <w:proofErr w:type="gramStart"/>
            <w:r>
              <w:rPr>
                <w:color w:val="auto"/>
              </w:rPr>
              <w:t>BRC</w:t>
            </w:r>
            <w:proofErr w:type="gramEnd"/>
            <w:r>
              <w:rPr>
                <w:color w:val="auto"/>
              </w:rPr>
              <w:t xml:space="preserve"> and laser training</w:t>
            </w:r>
          </w:p>
        </w:tc>
        <w:tc>
          <w:tcPr>
            <w:tcW w:w="5240" w:type="dxa"/>
            <w:noWrap/>
            <w:hideMark/>
          </w:tcPr>
          <w:p w14:paraId="641723DF" w14:textId="77777777" w:rsidR="005E1E2E" w:rsidRPr="00A74AB1" w:rsidRDefault="005E1E2E" w:rsidP="00EB38A9">
            <w:pPr>
              <w:cnfStyle w:val="000000100000" w:firstRow="0" w:lastRow="0" w:firstColumn="0" w:lastColumn="0" w:oddVBand="0" w:evenVBand="0" w:oddHBand="1" w:evenHBand="0" w:firstRowFirstColumn="0" w:firstRowLastColumn="0" w:lastRowFirstColumn="0" w:lastRowLastColumn="0"/>
              <w:rPr>
                <w:color w:val="auto"/>
              </w:rPr>
            </w:pPr>
          </w:p>
        </w:tc>
      </w:tr>
      <w:tr w:rsidR="005E1E2E" w:rsidRPr="00A74AB1" w14:paraId="263C7689" w14:textId="77777777" w:rsidTr="00EB38A9">
        <w:trPr>
          <w:trHeight w:val="288"/>
        </w:trPr>
        <w:tc>
          <w:tcPr>
            <w:cnfStyle w:val="001000000000" w:firstRow="0" w:lastRow="0" w:firstColumn="1" w:lastColumn="0" w:oddVBand="0" w:evenVBand="0" w:oddHBand="0" w:evenHBand="0" w:firstRowFirstColumn="0" w:firstRowLastColumn="0" w:lastRowFirstColumn="0" w:lastRowLastColumn="0"/>
            <w:tcW w:w="960" w:type="dxa"/>
            <w:noWrap/>
          </w:tcPr>
          <w:p w14:paraId="258DB866" w14:textId="77777777" w:rsidR="005E1E2E" w:rsidRPr="002B20CB" w:rsidRDefault="005E1E2E" w:rsidP="00EB38A9">
            <w:pPr>
              <w:rPr>
                <w:color w:val="auto"/>
              </w:rPr>
            </w:pPr>
            <w:r>
              <w:rPr>
                <w:color w:val="auto"/>
              </w:rPr>
              <w:t>Dec</w:t>
            </w:r>
          </w:p>
        </w:tc>
        <w:tc>
          <w:tcPr>
            <w:tcW w:w="3880" w:type="dxa"/>
            <w:noWrap/>
          </w:tcPr>
          <w:p w14:paraId="48E7DD86" w14:textId="77777777" w:rsidR="005E1E2E" w:rsidRPr="002B20CB" w:rsidRDefault="005E1E2E" w:rsidP="00EB38A9">
            <w:pPr>
              <w:cnfStyle w:val="000000000000" w:firstRow="0" w:lastRow="0" w:firstColumn="0" w:lastColumn="0" w:oddVBand="0" w:evenVBand="0" w:oddHBand="0" w:evenHBand="0" w:firstRowFirstColumn="0" w:firstRowLastColumn="0" w:lastRowFirstColumn="0" w:lastRowLastColumn="0"/>
              <w:rPr>
                <w:color w:val="auto"/>
              </w:rPr>
            </w:pPr>
          </w:p>
        </w:tc>
        <w:tc>
          <w:tcPr>
            <w:tcW w:w="5240" w:type="dxa"/>
            <w:noWrap/>
          </w:tcPr>
          <w:p w14:paraId="022A2790" w14:textId="77777777" w:rsidR="005E1E2E" w:rsidRPr="00A74AB1" w:rsidRDefault="005E1E2E" w:rsidP="00EB38A9">
            <w:pPr>
              <w:cnfStyle w:val="000000000000" w:firstRow="0" w:lastRow="0" w:firstColumn="0" w:lastColumn="0" w:oddVBand="0" w:evenVBand="0" w:oddHBand="0" w:evenHBand="0" w:firstRowFirstColumn="0" w:firstRowLastColumn="0" w:lastRowFirstColumn="0" w:lastRowLastColumn="0"/>
            </w:pPr>
            <w:r>
              <w:rPr>
                <w:color w:val="auto"/>
              </w:rPr>
              <w:t>ARVO Abstract submission</w:t>
            </w:r>
          </w:p>
        </w:tc>
      </w:tr>
      <w:tr w:rsidR="005E1E2E" w:rsidRPr="00A74AB1" w14:paraId="61FE183C" w14:textId="77777777" w:rsidTr="00EB38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89C3A96" w14:textId="77777777" w:rsidR="005E1E2E" w:rsidRPr="00A74AB1" w:rsidRDefault="005E1E2E" w:rsidP="00EB38A9">
            <w:pPr>
              <w:rPr>
                <w:color w:val="auto"/>
              </w:rPr>
            </w:pPr>
            <w:r w:rsidRPr="00A74AB1">
              <w:rPr>
                <w:color w:val="auto"/>
              </w:rPr>
              <w:t>Mar</w:t>
            </w:r>
          </w:p>
        </w:tc>
        <w:tc>
          <w:tcPr>
            <w:tcW w:w="3880" w:type="dxa"/>
            <w:noWrap/>
            <w:hideMark/>
          </w:tcPr>
          <w:p w14:paraId="1C809504" w14:textId="77777777" w:rsidR="005E1E2E" w:rsidRPr="00A74AB1" w:rsidRDefault="005E1E2E" w:rsidP="00EB38A9">
            <w:pPr>
              <w:cnfStyle w:val="000000100000" w:firstRow="0" w:lastRow="0" w:firstColumn="0" w:lastColumn="0" w:oddVBand="0" w:evenVBand="0" w:oddHBand="1" w:evenHBand="0" w:firstRowFirstColumn="0" w:firstRowLastColumn="0" w:lastRowFirstColumn="0" w:lastRowLastColumn="0"/>
              <w:rPr>
                <w:color w:val="auto"/>
              </w:rPr>
            </w:pPr>
            <w:r w:rsidRPr="00A74AB1">
              <w:rPr>
                <w:color w:val="auto"/>
              </w:rPr>
              <w:t>Complete taught elements of MSc</w:t>
            </w:r>
          </w:p>
        </w:tc>
        <w:tc>
          <w:tcPr>
            <w:tcW w:w="5240" w:type="dxa"/>
            <w:noWrap/>
            <w:hideMark/>
          </w:tcPr>
          <w:p w14:paraId="0BE16C22" w14:textId="77777777" w:rsidR="005E1E2E" w:rsidRPr="00A74AB1" w:rsidRDefault="005E1E2E" w:rsidP="00EB38A9">
            <w:pPr>
              <w:cnfStyle w:val="000000100000" w:firstRow="0" w:lastRow="0" w:firstColumn="0" w:lastColumn="0" w:oddVBand="0" w:evenVBand="0" w:oddHBand="1" w:evenHBand="0" w:firstRowFirstColumn="0" w:firstRowLastColumn="0" w:lastRowFirstColumn="0" w:lastRowLastColumn="0"/>
              <w:rPr>
                <w:color w:val="auto"/>
              </w:rPr>
            </w:pPr>
          </w:p>
        </w:tc>
      </w:tr>
      <w:tr w:rsidR="005E1E2E" w:rsidRPr="00A74AB1" w14:paraId="45F73C96" w14:textId="77777777" w:rsidTr="00EB38A9">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BF4A55D" w14:textId="77777777" w:rsidR="005E1E2E" w:rsidRPr="00A74AB1" w:rsidRDefault="005E1E2E" w:rsidP="00EB38A9">
            <w:pPr>
              <w:rPr>
                <w:color w:val="auto"/>
              </w:rPr>
            </w:pPr>
            <w:r w:rsidRPr="00A74AB1">
              <w:rPr>
                <w:color w:val="auto"/>
              </w:rPr>
              <w:t>Apr</w:t>
            </w:r>
          </w:p>
        </w:tc>
        <w:tc>
          <w:tcPr>
            <w:tcW w:w="3880" w:type="dxa"/>
            <w:noWrap/>
            <w:hideMark/>
          </w:tcPr>
          <w:p w14:paraId="2378CC62" w14:textId="77777777" w:rsidR="005E1E2E" w:rsidRPr="00A74AB1" w:rsidRDefault="005E1E2E" w:rsidP="00EB38A9">
            <w:pPr>
              <w:cnfStyle w:val="000000000000" w:firstRow="0" w:lastRow="0" w:firstColumn="0" w:lastColumn="0" w:oddVBand="0" w:evenVBand="0" w:oddHBand="0" w:evenHBand="0" w:firstRowFirstColumn="0" w:firstRowLastColumn="0" w:lastRowFirstColumn="0" w:lastRowLastColumn="0"/>
              <w:rPr>
                <w:color w:val="auto"/>
              </w:rPr>
            </w:pPr>
          </w:p>
        </w:tc>
        <w:tc>
          <w:tcPr>
            <w:tcW w:w="5240" w:type="dxa"/>
            <w:noWrap/>
            <w:hideMark/>
          </w:tcPr>
          <w:p w14:paraId="6C459F25" w14:textId="77777777" w:rsidR="005E1E2E" w:rsidRPr="00A74AB1" w:rsidRDefault="005E1E2E" w:rsidP="00EB38A9">
            <w:pPr>
              <w:cnfStyle w:val="000000000000" w:firstRow="0" w:lastRow="0" w:firstColumn="0" w:lastColumn="0" w:oddVBand="0" w:evenVBand="0" w:oddHBand="0" w:evenHBand="0" w:firstRowFirstColumn="0" w:firstRowLastColumn="0" w:lastRowFirstColumn="0" w:lastRowLastColumn="0"/>
              <w:rPr>
                <w:color w:val="auto"/>
              </w:rPr>
            </w:pPr>
            <w:r w:rsidRPr="00A74AB1">
              <w:rPr>
                <w:color w:val="auto"/>
              </w:rPr>
              <w:t xml:space="preserve">Complete laser training </w:t>
            </w:r>
            <w:r>
              <w:rPr>
                <w:color w:val="auto"/>
              </w:rPr>
              <w:t>– start autonomous delivery of YAG capsulotomy</w:t>
            </w:r>
          </w:p>
        </w:tc>
      </w:tr>
      <w:tr w:rsidR="005E1E2E" w:rsidRPr="00A74AB1" w14:paraId="282DC6F6" w14:textId="77777777" w:rsidTr="00EB38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8DC20EE" w14:textId="77777777" w:rsidR="005E1E2E" w:rsidRPr="00A74AB1" w:rsidRDefault="005E1E2E" w:rsidP="00EB38A9">
            <w:pPr>
              <w:rPr>
                <w:color w:val="auto"/>
              </w:rPr>
            </w:pPr>
            <w:r w:rsidRPr="00A74AB1">
              <w:rPr>
                <w:color w:val="auto"/>
              </w:rPr>
              <w:t>May</w:t>
            </w:r>
          </w:p>
        </w:tc>
        <w:tc>
          <w:tcPr>
            <w:tcW w:w="3880" w:type="dxa"/>
            <w:noWrap/>
            <w:hideMark/>
          </w:tcPr>
          <w:p w14:paraId="6FE82D83" w14:textId="77777777" w:rsidR="005E1E2E" w:rsidRPr="00A74AB1" w:rsidRDefault="005E1E2E" w:rsidP="00EB38A9">
            <w:pPr>
              <w:cnfStyle w:val="000000100000" w:firstRow="0" w:lastRow="0" w:firstColumn="0" w:lastColumn="0" w:oddVBand="0" w:evenVBand="0" w:oddHBand="1" w:evenHBand="0" w:firstRowFirstColumn="0" w:firstRowLastColumn="0" w:lastRowFirstColumn="0" w:lastRowLastColumn="0"/>
              <w:rPr>
                <w:color w:val="auto"/>
              </w:rPr>
            </w:pPr>
            <w:r w:rsidRPr="00A74AB1">
              <w:rPr>
                <w:color w:val="auto"/>
              </w:rPr>
              <w:t>ARVO Conference</w:t>
            </w:r>
          </w:p>
        </w:tc>
        <w:tc>
          <w:tcPr>
            <w:tcW w:w="5240" w:type="dxa"/>
            <w:noWrap/>
            <w:hideMark/>
          </w:tcPr>
          <w:p w14:paraId="3926FFBD" w14:textId="77777777" w:rsidR="005E1E2E" w:rsidRPr="00A74AB1" w:rsidRDefault="005E1E2E" w:rsidP="00EB38A9">
            <w:pPr>
              <w:cnfStyle w:val="000000100000" w:firstRow="0" w:lastRow="0" w:firstColumn="0" w:lastColumn="0" w:oddVBand="0" w:evenVBand="0" w:oddHBand="1" w:evenHBand="0" w:firstRowFirstColumn="0" w:firstRowLastColumn="0" w:lastRowFirstColumn="0" w:lastRowLastColumn="0"/>
              <w:rPr>
                <w:color w:val="auto"/>
              </w:rPr>
            </w:pPr>
          </w:p>
        </w:tc>
      </w:tr>
      <w:tr w:rsidR="005E1E2E" w:rsidRPr="00A74AB1" w14:paraId="189A2E01" w14:textId="77777777" w:rsidTr="00EB38A9">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F3681E9" w14:textId="77777777" w:rsidR="005E1E2E" w:rsidRPr="00A74AB1" w:rsidRDefault="005E1E2E" w:rsidP="00EB38A9">
            <w:pPr>
              <w:rPr>
                <w:color w:val="auto"/>
              </w:rPr>
            </w:pPr>
            <w:r w:rsidRPr="00A74AB1">
              <w:rPr>
                <w:color w:val="auto"/>
              </w:rPr>
              <w:t>Jun</w:t>
            </w:r>
          </w:p>
        </w:tc>
        <w:tc>
          <w:tcPr>
            <w:tcW w:w="3880" w:type="dxa"/>
            <w:noWrap/>
            <w:hideMark/>
          </w:tcPr>
          <w:p w14:paraId="6922D0D6" w14:textId="77777777" w:rsidR="005E1E2E" w:rsidRPr="00A74AB1" w:rsidRDefault="005E1E2E" w:rsidP="00EB38A9">
            <w:pPr>
              <w:cnfStyle w:val="000000000000" w:firstRow="0" w:lastRow="0" w:firstColumn="0" w:lastColumn="0" w:oddVBand="0" w:evenVBand="0" w:oddHBand="0" w:evenHBand="0" w:firstRowFirstColumn="0" w:firstRowLastColumn="0" w:lastRowFirstColumn="0" w:lastRowLastColumn="0"/>
              <w:rPr>
                <w:color w:val="auto"/>
              </w:rPr>
            </w:pPr>
            <w:r>
              <w:rPr>
                <w:color w:val="auto"/>
              </w:rPr>
              <w:t>MSc</w:t>
            </w:r>
            <w:r w:rsidRPr="00A74AB1">
              <w:rPr>
                <w:color w:val="auto"/>
              </w:rPr>
              <w:t xml:space="preserve"> Dissertation deadline</w:t>
            </w:r>
          </w:p>
        </w:tc>
        <w:tc>
          <w:tcPr>
            <w:tcW w:w="5240" w:type="dxa"/>
            <w:noWrap/>
            <w:hideMark/>
          </w:tcPr>
          <w:p w14:paraId="77B2920E" w14:textId="77777777" w:rsidR="005E1E2E" w:rsidRPr="00A74AB1" w:rsidRDefault="005E1E2E" w:rsidP="00EB38A9">
            <w:pPr>
              <w:cnfStyle w:val="000000000000" w:firstRow="0" w:lastRow="0" w:firstColumn="0" w:lastColumn="0" w:oddVBand="0" w:evenVBand="0" w:oddHBand="0" w:evenHBand="0" w:firstRowFirstColumn="0" w:firstRowLastColumn="0" w:lastRowFirstColumn="0" w:lastRowLastColumn="0"/>
              <w:rPr>
                <w:color w:val="auto"/>
              </w:rPr>
            </w:pPr>
            <w:r>
              <w:rPr>
                <w:color w:val="auto"/>
              </w:rPr>
              <w:t xml:space="preserve">Submit </w:t>
            </w:r>
            <w:proofErr w:type="gramStart"/>
            <w:r>
              <w:rPr>
                <w:color w:val="auto"/>
              </w:rPr>
              <w:t>Masters</w:t>
            </w:r>
            <w:proofErr w:type="gramEnd"/>
            <w:r>
              <w:rPr>
                <w:color w:val="auto"/>
              </w:rPr>
              <w:t xml:space="preserve"> Dissertation</w:t>
            </w:r>
          </w:p>
        </w:tc>
      </w:tr>
      <w:tr w:rsidR="005E1E2E" w:rsidRPr="00A74AB1" w14:paraId="7732DACD" w14:textId="77777777" w:rsidTr="00EB38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E3AD35" w14:textId="77777777" w:rsidR="005E1E2E" w:rsidRPr="00A74AB1" w:rsidRDefault="005E1E2E" w:rsidP="00EB38A9">
            <w:pPr>
              <w:rPr>
                <w:color w:val="auto"/>
              </w:rPr>
            </w:pPr>
            <w:r w:rsidRPr="00A74AB1">
              <w:rPr>
                <w:color w:val="auto"/>
              </w:rPr>
              <w:t>Jul</w:t>
            </w:r>
          </w:p>
        </w:tc>
        <w:tc>
          <w:tcPr>
            <w:tcW w:w="3880" w:type="dxa"/>
            <w:noWrap/>
            <w:hideMark/>
          </w:tcPr>
          <w:p w14:paraId="5278CA15" w14:textId="77777777" w:rsidR="005E1E2E" w:rsidRPr="00A74AB1" w:rsidRDefault="005E1E2E" w:rsidP="00EB38A9">
            <w:pPr>
              <w:cnfStyle w:val="000000100000" w:firstRow="0" w:lastRow="0" w:firstColumn="0" w:lastColumn="0" w:oddVBand="0" w:evenVBand="0" w:oddHBand="1" w:evenHBand="0" w:firstRowFirstColumn="0" w:firstRowLastColumn="0" w:lastRowFirstColumn="0" w:lastRowLastColumn="0"/>
              <w:rPr>
                <w:color w:val="auto"/>
              </w:rPr>
            </w:pPr>
            <w:r>
              <w:rPr>
                <w:color w:val="auto"/>
              </w:rPr>
              <w:t>Start industry placement</w:t>
            </w:r>
          </w:p>
        </w:tc>
        <w:tc>
          <w:tcPr>
            <w:tcW w:w="5240" w:type="dxa"/>
            <w:noWrap/>
            <w:hideMark/>
          </w:tcPr>
          <w:p w14:paraId="7EED5CF8" w14:textId="77777777" w:rsidR="005E1E2E" w:rsidRDefault="005E1E2E" w:rsidP="00EB38A9">
            <w:pPr>
              <w:cnfStyle w:val="000000100000" w:firstRow="0" w:lastRow="0" w:firstColumn="0" w:lastColumn="0" w:oddVBand="0" w:evenVBand="0" w:oddHBand="1" w:evenHBand="0" w:firstRowFirstColumn="0" w:firstRowLastColumn="0" w:lastRowFirstColumn="0" w:lastRowLastColumn="0"/>
              <w:rPr>
                <w:color w:val="auto"/>
              </w:rPr>
            </w:pPr>
            <w:r>
              <w:rPr>
                <w:color w:val="auto"/>
              </w:rPr>
              <w:t>Complete detailed research plan</w:t>
            </w:r>
          </w:p>
          <w:p w14:paraId="73149206" w14:textId="77777777" w:rsidR="005E1E2E" w:rsidRPr="00A74AB1" w:rsidRDefault="005E1E2E" w:rsidP="00EB38A9">
            <w:pPr>
              <w:cnfStyle w:val="000000100000" w:firstRow="0" w:lastRow="0" w:firstColumn="0" w:lastColumn="0" w:oddVBand="0" w:evenVBand="0" w:oddHBand="1" w:evenHBand="0" w:firstRowFirstColumn="0" w:firstRowLastColumn="0" w:lastRowFirstColumn="0" w:lastRowLastColumn="0"/>
              <w:rPr>
                <w:color w:val="auto"/>
              </w:rPr>
            </w:pPr>
            <w:r>
              <w:rPr>
                <w:color w:val="auto"/>
              </w:rPr>
              <w:t>Run patient focus group</w:t>
            </w:r>
          </w:p>
        </w:tc>
      </w:tr>
      <w:tr w:rsidR="005E1E2E" w:rsidRPr="00A74AB1" w14:paraId="59854C66" w14:textId="77777777" w:rsidTr="00EB38A9">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500D697" w14:textId="77777777" w:rsidR="005E1E2E" w:rsidRPr="00A74AB1" w:rsidRDefault="005E1E2E" w:rsidP="00EB38A9">
            <w:pPr>
              <w:rPr>
                <w:color w:val="auto"/>
              </w:rPr>
            </w:pPr>
            <w:r w:rsidRPr="00A74AB1">
              <w:rPr>
                <w:color w:val="auto"/>
              </w:rPr>
              <w:t>Sep</w:t>
            </w:r>
          </w:p>
        </w:tc>
        <w:tc>
          <w:tcPr>
            <w:tcW w:w="3880" w:type="dxa"/>
            <w:noWrap/>
            <w:hideMark/>
          </w:tcPr>
          <w:p w14:paraId="3C356341" w14:textId="77777777" w:rsidR="005E1E2E" w:rsidRPr="00A74AB1" w:rsidRDefault="005E1E2E" w:rsidP="00EB38A9">
            <w:pPr>
              <w:cnfStyle w:val="000000000000" w:firstRow="0" w:lastRow="0" w:firstColumn="0" w:lastColumn="0" w:oddVBand="0" w:evenVBand="0" w:oddHBand="0" w:evenHBand="0" w:firstRowFirstColumn="0" w:firstRowLastColumn="0" w:lastRowFirstColumn="0" w:lastRowLastColumn="0"/>
              <w:rPr>
                <w:color w:val="auto"/>
              </w:rPr>
            </w:pPr>
          </w:p>
        </w:tc>
        <w:tc>
          <w:tcPr>
            <w:tcW w:w="5240" w:type="dxa"/>
            <w:noWrap/>
            <w:hideMark/>
          </w:tcPr>
          <w:p w14:paraId="672D8CF4" w14:textId="7780D736" w:rsidR="005E1E2E" w:rsidRPr="00A74AB1" w:rsidRDefault="005E1E2E" w:rsidP="00EB38A9">
            <w:pPr>
              <w:cnfStyle w:val="000000000000" w:firstRow="0" w:lastRow="0" w:firstColumn="0" w:lastColumn="0" w:oddVBand="0" w:evenVBand="0" w:oddHBand="0" w:evenHBand="0" w:firstRowFirstColumn="0" w:firstRowLastColumn="0" w:lastRowFirstColumn="0" w:lastRowLastColumn="0"/>
              <w:rPr>
                <w:color w:val="auto"/>
              </w:rPr>
            </w:pPr>
            <w:r>
              <w:rPr>
                <w:color w:val="auto"/>
              </w:rPr>
              <w:t xml:space="preserve">Complete </w:t>
            </w:r>
            <w:commentRangeStart w:id="33"/>
            <w:commentRangeStart w:id="34"/>
            <w:r>
              <w:rPr>
                <w:color w:val="auto"/>
              </w:rPr>
              <w:t>final draft of doctoral application</w:t>
            </w:r>
            <w:commentRangeEnd w:id="33"/>
            <w:r w:rsidR="00B858F6">
              <w:rPr>
                <w:rStyle w:val="CommentReference"/>
                <w:color w:val="auto"/>
              </w:rPr>
              <w:commentReference w:id="33"/>
            </w:r>
            <w:commentRangeEnd w:id="34"/>
            <w:r w:rsidR="00054983">
              <w:rPr>
                <w:rStyle w:val="CommentReference"/>
                <w:color w:val="auto"/>
              </w:rPr>
              <w:commentReference w:id="34"/>
            </w:r>
          </w:p>
        </w:tc>
      </w:tr>
    </w:tbl>
    <w:p w14:paraId="69D0C423" w14:textId="77777777" w:rsidR="005E1E2E" w:rsidRDefault="005E1E2E" w:rsidP="005E1E2E"/>
    <w:p w14:paraId="09015FD0" w14:textId="77777777" w:rsidR="005E1E2E" w:rsidRDefault="005E1E2E">
      <w:pPr>
        <w:rPr>
          <w:rFonts w:asciiTheme="majorHAnsi" w:eastAsiaTheme="majorEastAsia" w:hAnsiTheme="majorHAnsi" w:cstheme="majorBidi"/>
          <w:b/>
          <w:bCs/>
          <w:color w:val="4F81BD" w:themeColor="accent1"/>
          <w:sz w:val="26"/>
          <w:szCs w:val="26"/>
        </w:rPr>
      </w:pPr>
      <w:r>
        <w:br w:type="page"/>
      </w:r>
    </w:p>
    <w:p w14:paraId="14C57406" w14:textId="77777777" w:rsidR="005E1E2E" w:rsidRPr="005E1E2E" w:rsidRDefault="005E1E2E" w:rsidP="005E1E2E">
      <w:pPr>
        <w:pStyle w:val="Heading2"/>
      </w:pPr>
      <w:r w:rsidRPr="005E1E2E">
        <w:lastRenderedPageBreak/>
        <w:t>Primary Academic Supervisor</w:t>
      </w:r>
    </w:p>
    <w:p w14:paraId="7600CC43" w14:textId="77777777" w:rsidR="005E1E2E" w:rsidRPr="005E1E2E" w:rsidRDefault="005E1E2E" w:rsidP="005E1E2E">
      <w:r w:rsidRPr="005E1E2E">
        <w:t>Please provide details of your proposed Primary Academic Supervisor.</w:t>
      </w:r>
    </w:p>
    <w:p w14:paraId="17A92E7D" w14:textId="77777777" w:rsidR="005E1E2E" w:rsidRPr="005E1E2E" w:rsidRDefault="005E1E2E" w:rsidP="005E1E2E">
      <w:r w:rsidRPr="005E1E2E">
        <w:t>The primary academic supervisor will support the award holder to develop their doctoral fellowship proposal and to undertake the training and development programme proposed in their application.</w:t>
      </w:r>
      <w:r w:rsidRPr="005E1E2E">
        <w:br/>
        <w:t>Careful consideration should be given to the choice of primary academic supervisor and a clear justification for the individual proposed should be provided in the application.</w:t>
      </w:r>
    </w:p>
    <w:p w14:paraId="50692689" w14:textId="77777777" w:rsidR="005E1E2E" w:rsidRPr="005E1E2E" w:rsidRDefault="005E1E2E" w:rsidP="005E1E2E">
      <w:r w:rsidRPr="005E1E2E">
        <w:t>The following must be detailed in the application:</w:t>
      </w:r>
    </w:p>
    <w:p w14:paraId="6CF8274A" w14:textId="77777777" w:rsidR="005E1E2E" w:rsidRPr="005E1E2E" w:rsidRDefault="005E1E2E" w:rsidP="005E1E2E">
      <w:proofErr w:type="spellStart"/>
      <w:r w:rsidRPr="005E1E2E">
        <w:t>i</w:t>
      </w:r>
      <w:proofErr w:type="spellEnd"/>
      <w:r w:rsidRPr="005E1E2E">
        <w:t>) the numbers of Masters students currently supervised and successfully supervised to completion</w:t>
      </w:r>
      <w:r w:rsidRPr="005E1E2E">
        <w:br/>
        <w:t>ii) Record of conversion of Masters to PhD students</w:t>
      </w:r>
      <w:r w:rsidRPr="005E1E2E">
        <w:br/>
        <w:t>iii) the number of PhD students currently supervised and successfully supervised to completion of PhD</w:t>
      </w:r>
      <w:r w:rsidRPr="005E1E2E">
        <w:br/>
        <w:t>iv) experience in the research area of interest/ relevant methodologies</w:t>
      </w:r>
      <w:r w:rsidRPr="005E1E2E">
        <w:br/>
        <w:t>v) ease of maintaining contact with the supervisor/ availability of the supervisor</w:t>
      </w:r>
      <w:r w:rsidRPr="005E1E2E">
        <w:br/>
        <w:t>vi) suitability for continuation as the PhD supervisor (if the award is successful) or ability of the supervisor to help find the best PhD supervision</w:t>
      </w:r>
    </w:p>
    <w:p w14:paraId="070833B4" w14:textId="77777777" w:rsidR="005E1E2E" w:rsidRPr="005E1E2E" w:rsidRDefault="005E1E2E" w:rsidP="005E1E2E">
      <w:r w:rsidRPr="005E1E2E">
        <w:t>The primary doctoral level supervisor must be based at the proposed academic organisation.</w:t>
      </w:r>
    </w:p>
    <w:p w14:paraId="60B43091" w14:textId="77777777" w:rsidR="005E1E2E" w:rsidRPr="005E1E2E" w:rsidRDefault="005E1E2E" w:rsidP="005E1E2E">
      <w:r w:rsidRPr="005E1E2E">
        <w:t>The individual listed here must also be added as a participant in the ‘Participants and Signatories’ section of the application form.</w:t>
      </w:r>
    </w:p>
    <w:p w14:paraId="7BB82302" w14:textId="77777777" w:rsidR="005E1E2E" w:rsidRDefault="005E1E2E">
      <w:r w:rsidRPr="005E1E2E">
        <w:t>(Word limit: 1000)</w:t>
      </w:r>
    </w:p>
    <w:p w14:paraId="6223F8FD" w14:textId="77777777" w:rsidR="005E1E2E" w:rsidRDefault="005E1E2E" w:rsidP="005E1E2E">
      <w:pPr>
        <w:pBdr>
          <w:top w:val="single" w:sz="4" w:space="1" w:color="auto"/>
          <w:left w:val="single" w:sz="4" w:space="4" w:color="auto"/>
          <w:bottom w:val="single" w:sz="4" w:space="1" w:color="auto"/>
          <w:right w:val="single" w:sz="4" w:space="4" w:color="auto"/>
        </w:pBdr>
      </w:pPr>
      <w:r>
        <w:t xml:space="preserve">My proposed primary supervisor is Professor Prof Khawaja </w:t>
      </w:r>
      <w:proofErr w:type="spellStart"/>
      <w:r>
        <w:t>Khawaja</w:t>
      </w:r>
      <w:proofErr w:type="spellEnd"/>
      <w:r>
        <w:t xml:space="preserve">, Professor of Ophthalmology at UCL where he leads </w:t>
      </w:r>
      <w:r w:rsidRPr="00F50B1A">
        <w:t xml:space="preserve">an internationally reputed </w:t>
      </w:r>
      <w:r>
        <w:t>data science research group, and Honorary Consultant Op</w:t>
      </w:r>
      <w:commentRangeStart w:id="35"/>
      <w:r>
        <w:t xml:space="preserve">hthalmologist at Moorfields Eye Hospital where he specialises in the care of adults with glaucoma. </w:t>
      </w:r>
      <w:commentRangeEnd w:id="35"/>
      <w:r w:rsidR="008F711E">
        <w:rPr>
          <w:rStyle w:val="CommentReference"/>
        </w:rPr>
        <w:commentReference w:id="35"/>
      </w:r>
    </w:p>
    <w:p w14:paraId="1913E618" w14:textId="77777777" w:rsidR="005E1E2E" w:rsidRDefault="005E1E2E" w:rsidP="005E1E2E">
      <w:pPr>
        <w:pBdr>
          <w:top w:val="single" w:sz="4" w:space="1" w:color="auto"/>
          <w:left w:val="single" w:sz="4" w:space="4" w:color="auto"/>
          <w:bottom w:val="single" w:sz="4" w:space="1" w:color="auto"/>
          <w:right w:val="single" w:sz="4" w:space="4" w:color="auto"/>
        </w:pBdr>
      </w:pPr>
      <w:r>
        <w:t xml:space="preserve">Prof Khawaja’s primary research interest is in the genetic and environmental causes of glaucoma, and his group aims to translate discoveries into clinical prediction tools to enable personalised glaucoma care.  His ultimate research aim is to combine polygenic models with machine learning image algorithms to develop predictive clinical tools for glaucoma management, enabling targeted population screening and stratified, individualised care in clinics.  He is currently UKRI Future Leaders Fellow and has been awarded one of the 2022 Lister Institute Research Prizes to support his research programme.  </w:t>
      </w:r>
    </w:p>
    <w:p w14:paraId="2B6ED494" w14:textId="77777777" w:rsidR="005E1E2E" w:rsidRDefault="005E1E2E" w:rsidP="005E1E2E">
      <w:pPr>
        <w:pBdr>
          <w:top w:val="single" w:sz="4" w:space="1" w:color="auto"/>
          <w:left w:val="single" w:sz="4" w:space="4" w:color="auto"/>
          <w:bottom w:val="single" w:sz="4" w:space="1" w:color="auto"/>
          <w:right w:val="single" w:sz="4" w:space="4" w:color="auto"/>
        </w:pBdr>
      </w:pPr>
      <w:r>
        <w:t>He is a recognised leading investigator in many aspects of data-driven research, including real-world outcomes, exploratory big data studies and statistical methods.  He leads an internationally reputed common eye diseases complex genetics programme and was first author and primary analyst for the largest genome-wide association study (GWAS) of intraocular pressure to date, published in Nature Genetics.  This was described as ‘landmark’ due to the leap forward in glaucoma genetics understanding and generated much media interest (</w:t>
      </w:r>
      <w:proofErr w:type="spellStart"/>
      <w:r>
        <w:t>Altmetric</w:t>
      </w:r>
      <w:proofErr w:type="spellEnd"/>
      <w:r>
        <w:t xml:space="preserve"> 211).  The 112 genetic loci identified predicted a substantial proportion of people with glaucoma in two independent studies, prompting current research examining the effectiveness of population screening targeted to people at high genetic risk.  He also identified biological pathways which point to pathology in parts of the eye </w:t>
      </w:r>
      <w:r>
        <w:lastRenderedPageBreak/>
        <w:t xml:space="preserve">previously not thought to be important in glaucoma, </w:t>
      </w:r>
      <w:proofErr w:type="gramStart"/>
      <w:r>
        <w:t>opening up</w:t>
      </w:r>
      <w:proofErr w:type="gramEnd"/>
      <w:r>
        <w:t xml:space="preserve"> the rationale for new treatments (which are already being developed) and helping to sub-categorise glaucoma and tailor treatments accordingly. Prof Khawaja was also joint first author for a landmark GWAS for primary open-angle glaucoma (Nature Communications, 2021) and refractive error (Nature Genetics, 2020).  A recent major impact from his research has been the </w:t>
      </w:r>
      <w:proofErr w:type="gramStart"/>
      <w:r>
        <w:t>direct to consumer</w:t>
      </w:r>
      <w:proofErr w:type="gramEnd"/>
      <w:r>
        <w:t xml:space="preserve"> genotyping company, 23andMe, starting to report a polygenic risk score for glaucoma, and suggesting caffeine reduction to reduce risk.  His extensive knowledge in the subject matter and the relevant methodologies will be invaluable for supporting the development of my doctoral research plan.</w:t>
      </w:r>
    </w:p>
    <w:p w14:paraId="55DDEB89" w14:textId="77777777" w:rsidR="005E1E2E" w:rsidRDefault="005E1E2E" w:rsidP="005E1E2E">
      <w:pPr>
        <w:pBdr>
          <w:top w:val="single" w:sz="4" w:space="1" w:color="auto"/>
          <w:left w:val="single" w:sz="4" w:space="4" w:color="auto"/>
          <w:bottom w:val="single" w:sz="4" w:space="1" w:color="auto"/>
          <w:right w:val="single" w:sz="4" w:space="4" w:color="auto"/>
        </w:pBdr>
      </w:pPr>
      <w:r>
        <w:t xml:space="preserve">He is also leading the world’s largest data resources that combine clinical outcome and genomic data, including leading a large-scale linkage of national ophthalmic data with UK Biobank which has recently commenced.  This is anticipated to be the basis of my </w:t>
      </w:r>
      <w:proofErr w:type="gramStart"/>
      <w:r>
        <w:t>Masters</w:t>
      </w:r>
      <w:proofErr w:type="gramEnd"/>
      <w:r>
        <w:t xml:space="preserve"> and PhD project and he will provide access to this.</w:t>
      </w:r>
    </w:p>
    <w:p w14:paraId="3DA1C255" w14:textId="77777777" w:rsidR="005E1E2E" w:rsidRDefault="005E1E2E" w:rsidP="005E1E2E">
      <w:pPr>
        <w:pBdr>
          <w:top w:val="single" w:sz="4" w:space="1" w:color="auto"/>
          <w:left w:val="single" w:sz="4" w:space="4" w:color="auto"/>
          <w:bottom w:val="single" w:sz="4" w:space="1" w:color="auto"/>
          <w:right w:val="single" w:sz="4" w:space="4" w:color="auto"/>
        </w:pBdr>
      </w:pPr>
      <w:r>
        <w:t>Prof Khawaja</w:t>
      </w:r>
      <w:r w:rsidRPr="001C3620">
        <w:t xml:space="preserve"> leads a 3-hour ocular informatics bi-weekly meeting at the UCL Institute of Ophthalmology; researchers within and external to his UCL group present their analyses and receive constructive feedback from the broad expertise that attends (including epidemiology, statistics, computer science, mathematics, genomics). He also hosts journal clubs and external speakers. The group meetings are highly interactive, encourage open discussion of ideas and have a strong track record for high qualit</w:t>
      </w:r>
      <w:r>
        <w:t>y research outputs as a result.  I will attend these meetings and receive feedback on my research from this broad range of experts.  Prof Khawaja will be available for regular 1-1 meetings in addition to this.</w:t>
      </w:r>
    </w:p>
    <w:p w14:paraId="01A90F60" w14:textId="77777777" w:rsidR="005E1E2E" w:rsidRDefault="005E1E2E" w:rsidP="005E1E2E">
      <w:pPr>
        <w:pBdr>
          <w:top w:val="single" w:sz="4" w:space="1" w:color="auto"/>
          <w:left w:val="single" w:sz="4" w:space="4" w:color="auto"/>
          <w:bottom w:val="single" w:sz="4" w:space="1" w:color="auto"/>
          <w:right w:val="single" w:sz="4" w:space="4" w:color="auto"/>
        </w:pBdr>
      </w:pPr>
    </w:p>
    <w:p w14:paraId="4DBF76D8" w14:textId="77777777" w:rsidR="005E1E2E" w:rsidRDefault="005E1E2E" w:rsidP="005E1E2E">
      <w:pPr>
        <w:pBdr>
          <w:top w:val="single" w:sz="4" w:space="1" w:color="auto"/>
          <w:left w:val="single" w:sz="4" w:space="4" w:color="auto"/>
          <w:bottom w:val="single" w:sz="4" w:space="1" w:color="auto"/>
          <w:right w:val="single" w:sz="4" w:space="4" w:color="auto"/>
        </w:pBdr>
      </w:pPr>
      <w:r>
        <w:t>Prof Khawaja</w:t>
      </w:r>
      <w:r w:rsidRPr="001C3620">
        <w:t xml:space="preserve"> </w:t>
      </w:r>
      <w:r>
        <w:t>is an accomplished educator, supervisor and mentor with a</w:t>
      </w:r>
      <w:r w:rsidRPr="001C3620">
        <w:t xml:space="preserve"> successful track</w:t>
      </w:r>
      <w:r>
        <w:t xml:space="preserve"> record of research supervision;</w:t>
      </w:r>
      <w:r w:rsidRPr="001C3620">
        <w:t xml:space="preserve"> having successfully </w:t>
      </w:r>
      <w:commentRangeStart w:id="36"/>
      <w:r w:rsidRPr="001C3620">
        <w:t xml:space="preserve">supervised 2 PhD students and 4 </w:t>
      </w:r>
      <w:proofErr w:type="gramStart"/>
      <w:r w:rsidRPr="001C3620">
        <w:t>Masters</w:t>
      </w:r>
      <w:proofErr w:type="gramEnd"/>
      <w:r w:rsidRPr="001C3620">
        <w:t xml:space="preserve"> students to completion.  He currently supervises 3 PhD students</w:t>
      </w:r>
      <w:commentRangeEnd w:id="36"/>
      <w:r w:rsidR="008F711E">
        <w:rPr>
          <w:rStyle w:val="CommentReference"/>
        </w:rPr>
        <w:commentReference w:id="36"/>
      </w:r>
      <w:r w:rsidRPr="001C3620">
        <w:t xml:space="preserve">. He is Director of the European Society of Ophthalmology Leadership Development Programme, leading a multi-module programme to enhance leadership skills of emerging ophthalmology leaders from UK/Europe nominated by their national societies. He was also Director of the Academy for Research Training, European School for Advanced Studies in Ophthalmology; he developed and led a multi-module research skills training programme for early-career researchers across Europe. </w:t>
      </w:r>
      <w:r>
        <w:t>He</w:t>
      </w:r>
      <w:r w:rsidRPr="001C3620">
        <w:t xml:space="preserve"> lectures for the UCL Clinical Ophthalmology MSc and Bioscience Entrepreneurship MSc</w:t>
      </w:r>
      <w:r>
        <w:t xml:space="preserve"> on</w:t>
      </w:r>
      <w:r w:rsidRPr="001C3620">
        <w:t xml:space="preserve"> Genome-Wide Association Studies, Mendelian Randomisation, Glaucoma Epidemiology and Genetics, Statistical Pitfalls in Ophthalmology and Big Data Research in Ophthalmology (last feedback received: 5/5 from all students across all domains). He has also developed an online interactive glaucoma epidemiology module for the Advanced Clinical Optometry MSc.</w:t>
      </w:r>
      <w:r>
        <w:t xml:space="preserve">  Prof Khawaja</w:t>
      </w:r>
      <w:r w:rsidRPr="001C3620">
        <w:t xml:space="preserve"> was Glaucoma Service Training Director at Moorfields Eye Hospital between 2017-2021, responsible for training of residents and fellows and leading the UCL/Moorfields weekly Glaucoma Academic Half-</w:t>
      </w:r>
      <w:proofErr w:type="gramStart"/>
      <w:r w:rsidRPr="001C3620">
        <w:t>day</w:t>
      </w:r>
      <w:proofErr w:type="gramEnd"/>
      <w:r w:rsidRPr="001C3620">
        <w:t xml:space="preserve"> Meeting. He organised the interactive programme including video-based surgical learning, express-format journal club, wet </w:t>
      </w:r>
      <w:proofErr w:type="gramStart"/>
      <w:r w:rsidRPr="001C3620">
        <w:t>labs</w:t>
      </w:r>
      <w:proofErr w:type="gramEnd"/>
      <w:r w:rsidRPr="001C3620">
        <w:t xml:space="preserve"> and renowned guest speakers. The teaching was highly regarded and fed back as the "</w:t>
      </w:r>
      <w:r w:rsidRPr="00D26A1A">
        <w:rPr>
          <w:i/>
        </w:rPr>
        <w:t>best specialist glaucoma teaching nationally</w:t>
      </w:r>
      <w:r w:rsidRPr="001C3620">
        <w:t>".</w:t>
      </w:r>
      <w:r>
        <w:t xml:space="preserve">  My career development will benefit greatly from his established mentorship skills in both research and clinical contexts.</w:t>
      </w:r>
    </w:p>
    <w:p w14:paraId="453F1350" w14:textId="77777777" w:rsidR="005E1E2E" w:rsidRDefault="005E1E2E" w:rsidP="005E1E2E">
      <w:pPr>
        <w:pBdr>
          <w:top w:val="single" w:sz="4" w:space="1" w:color="auto"/>
          <w:left w:val="single" w:sz="4" w:space="4" w:color="auto"/>
          <w:bottom w:val="single" w:sz="4" w:space="1" w:color="auto"/>
          <w:right w:val="single" w:sz="4" w:space="4" w:color="auto"/>
        </w:pBdr>
      </w:pPr>
      <w:r>
        <w:t>Prof Khawaja is an esteemed researcher with international acclaim.  He</w:t>
      </w:r>
      <w:r w:rsidRPr="00D26A1A">
        <w:t xml:space="preserve"> holds several research leadership positions, including elected President of the European Eye Epidemiology (E3) Consortium </w:t>
      </w:r>
      <w:r w:rsidRPr="00D26A1A">
        <w:lastRenderedPageBreak/>
        <w:t xml:space="preserve">and Chair of both the UK Glaucoma Genetics Consortium and the UK Glaucoma Real-World Data Consortium. He established and </w:t>
      </w:r>
      <w:proofErr w:type="gramStart"/>
      <w:r w:rsidRPr="00D26A1A">
        <w:t>leads</w:t>
      </w:r>
      <w:proofErr w:type="gramEnd"/>
      <w:r w:rsidRPr="00D26A1A">
        <w:t xml:space="preserve"> the successful multidisciplinary international Modifiable Risk Factors for Glaucoma Collaboration, and has a prominent role in the International Glaucoma Genetics Consortium. He is Associate Editor for the journal Eye (Nature Publishing) and is considered a leader in this field, frequently invited as a keynote lecturer nationally and internationally (e.g. 37 invited international lectures in last 3 years).</w:t>
      </w:r>
      <w:r>
        <w:t xml:space="preserve">  He is co-chair of the Moorfields-UCL NIHR Biomedical Research Centre; and was a key member of the grant writing group for the £20M award.  He has authored &gt;150 peer-reviewed publications (Citations: 8136, h-index: 45, i10-index: 101) and has won numerous other prizes and awards in his career, including a Bronze National Clinical Excellence Award and a Secretariat Award and Senior Achievement Award from the American Academy of Ophthalmology.  Prof Khawaja has been peer-voted in top 100 thought leaders in ophthalmology globally twice for The Ophthalmologist publication.  </w:t>
      </w:r>
      <w:r w:rsidRPr="001C3620">
        <w:t xml:space="preserve">Early in the pandemic, </w:t>
      </w:r>
      <w:r>
        <w:t>he</w:t>
      </w:r>
      <w:r w:rsidRPr="001C3620">
        <w:t xml:space="preserve"> established and chaired a regular global webinar with international guests and expert panellists; there have been &gt;600 unique participants from UK &amp; around the world.</w:t>
      </w:r>
      <w:r>
        <w:t xml:space="preserve">  His reputed expertise in the field coupled with his established track-record as a mentor makes him the ideal PhD supervisor if this award is successful. </w:t>
      </w:r>
    </w:p>
    <w:p w14:paraId="1FD4B703" w14:textId="77777777" w:rsidR="005E1E2E" w:rsidRDefault="005E1E2E" w:rsidP="005E1E2E">
      <w:pPr>
        <w:pBdr>
          <w:top w:val="single" w:sz="4" w:space="1" w:color="auto"/>
          <w:left w:val="single" w:sz="4" w:space="4" w:color="auto"/>
          <w:bottom w:val="single" w:sz="4" w:space="1" w:color="auto"/>
          <w:right w:val="single" w:sz="4" w:space="4" w:color="auto"/>
        </w:pBdr>
      </w:pPr>
      <w:r>
        <w:t>Word Count: 999</w:t>
      </w:r>
    </w:p>
    <w:p w14:paraId="3E7DA47D" w14:textId="77777777" w:rsidR="005E1E2E" w:rsidRDefault="005E1E2E">
      <w:r>
        <w:br w:type="page"/>
      </w:r>
    </w:p>
    <w:p w14:paraId="751C244D" w14:textId="77777777" w:rsidR="005E1E2E" w:rsidRPr="005E1E2E" w:rsidRDefault="005E1E2E" w:rsidP="005E1E2E">
      <w:pPr>
        <w:pStyle w:val="Heading2"/>
      </w:pPr>
      <w:r w:rsidRPr="005E1E2E">
        <w:lastRenderedPageBreak/>
        <w:t>Supervisor</w:t>
      </w:r>
    </w:p>
    <w:p w14:paraId="53A99675" w14:textId="77777777" w:rsidR="005E1E2E" w:rsidRPr="005E1E2E" w:rsidRDefault="005E1E2E" w:rsidP="005E1E2E">
      <w:r w:rsidRPr="005E1E2E">
        <w:t>Applicants are also required to propose one additional supervisor that will support them to develop their doctoral fellowship proposal and to undertake the training and development programme proposed in their application.</w:t>
      </w:r>
    </w:p>
    <w:p w14:paraId="2BFDE357" w14:textId="77777777" w:rsidR="005E1E2E" w:rsidRPr="005E1E2E" w:rsidRDefault="005E1E2E" w:rsidP="005E1E2E">
      <w:r w:rsidRPr="005E1E2E">
        <w:t>The second supervisor does not need to be based at the host or partner organisation. In certain cases, it may be appropriate for the second supervisor to be based at an overseas institution. In all cases, the second supervisor must also be fully justified (please see required details above “Primary Academic Supervisor).</w:t>
      </w:r>
    </w:p>
    <w:p w14:paraId="46075C78" w14:textId="77777777" w:rsidR="005E1E2E" w:rsidRPr="005E1E2E" w:rsidRDefault="005E1E2E" w:rsidP="005E1E2E">
      <w:r w:rsidRPr="005E1E2E">
        <w:t>The individual listed here must also be added as a participant in the ‘Participants and Signatories’ section of the application form.</w:t>
      </w:r>
    </w:p>
    <w:p w14:paraId="23733599" w14:textId="77777777" w:rsidR="005E1E2E" w:rsidRDefault="005E1E2E" w:rsidP="005E1E2E">
      <w:pPr>
        <w:pBdr>
          <w:top w:val="single" w:sz="4" w:space="1" w:color="auto"/>
          <w:left w:val="single" w:sz="4" w:space="4" w:color="auto"/>
          <w:bottom w:val="single" w:sz="4" w:space="1" w:color="auto"/>
          <w:right w:val="single" w:sz="4" w:space="4" w:color="auto"/>
        </w:pBdr>
      </w:pPr>
      <w:r>
        <w:t>Dr Dun Jack Fu will be the proposed second supervisor, who is an NIHR Academic Clinical lecturer at the UCL Institute of Ophthalmology and Honorary Clinical Researcher at Moorfields Eye Hospital.</w:t>
      </w:r>
    </w:p>
    <w:p w14:paraId="15DBE56F" w14:textId="77777777" w:rsidR="005E1E2E" w:rsidRDefault="005E1E2E" w:rsidP="005E1E2E">
      <w:pPr>
        <w:pBdr>
          <w:top w:val="single" w:sz="4" w:space="1" w:color="auto"/>
          <w:left w:val="single" w:sz="4" w:space="4" w:color="auto"/>
          <w:bottom w:val="single" w:sz="4" w:space="1" w:color="auto"/>
          <w:right w:val="single" w:sz="4" w:space="4" w:color="auto"/>
        </w:pBdr>
      </w:pPr>
      <w:proofErr w:type="spellStart"/>
      <w:r>
        <w:t>Dr.</w:t>
      </w:r>
      <w:proofErr w:type="spellEnd"/>
      <w:r>
        <w:t xml:space="preserve"> Fu is trained in molecular biochemistry, high-throughput </w:t>
      </w:r>
      <w:proofErr w:type="gramStart"/>
      <w:r>
        <w:t>screening</w:t>
      </w:r>
      <w:proofErr w:type="gramEnd"/>
      <w:r>
        <w:t xml:space="preserve"> and bioinformatics through his PhD research as a </w:t>
      </w:r>
      <w:proofErr w:type="spellStart"/>
      <w:r>
        <w:t>Wellcome</w:t>
      </w:r>
      <w:proofErr w:type="spellEnd"/>
      <w:r>
        <w:t xml:space="preserve"> Trust Doctoral Fellow at the Centre for Dermatology and Genetic Medicine.  He subsequently completed medical training at University of Oxford and is undertaking ophthalmology specialty training at Moorfields Eye Hospital.  His current post-doctoral research focuses on the development of clinical prediction modelling with large, multimodal datasets using both traditional prediction modelling approaches and modern machine learning techniques.  This expertise is highly pertinent to my research area of interest and will greatly benefit my training.  His experience in conducting data-intensive research makes him well placed to support my doctoral research plan development.</w:t>
      </w:r>
    </w:p>
    <w:p w14:paraId="2FFD854D" w14:textId="77777777" w:rsidR="005E1E2E" w:rsidRDefault="005E1E2E" w:rsidP="005E1E2E">
      <w:pPr>
        <w:pBdr>
          <w:top w:val="single" w:sz="4" w:space="1" w:color="auto"/>
          <w:left w:val="single" w:sz="4" w:space="4" w:color="auto"/>
          <w:bottom w:val="single" w:sz="4" w:space="1" w:color="auto"/>
          <w:right w:val="single" w:sz="4" w:space="4" w:color="auto"/>
        </w:pBdr>
      </w:pPr>
      <w:r>
        <w:t xml:space="preserve">He is also an experienced educator.  He leads the Digital Health &amp; AI module on the UCL Bioscience Entrepreneurship MSc programme and has supervised over 5 </w:t>
      </w:r>
      <w:proofErr w:type="gramStart"/>
      <w:r>
        <w:t>Masters</w:t>
      </w:r>
      <w:proofErr w:type="gramEnd"/>
      <w:r>
        <w:t xml:space="preserve"> students to completion.  He has designed and written content for 2 additional UCL courses – Telemedicine for Ophthalmology Postgraduate Certificate and Data Science for Clinicians.  His insights in developing digital tools for health will be beneficial in shaping my doctoral research output.</w:t>
      </w:r>
    </w:p>
    <w:p w14:paraId="2BEFBABC" w14:textId="77777777" w:rsidR="005E1E2E" w:rsidRDefault="005E1E2E" w:rsidP="005E1E2E">
      <w:pPr>
        <w:pBdr>
          <w:top w:val="single" w:sz="4" w:space="1" w:color="auto"/>
          <w:left w:val="single" w:sz="4" w:space="4" w:color="auto"/>
          <w:bottom w:val="single" w:sz="4" w:space="1" w:color="auto"/>
          <w:right w:val="single" w:sz="4" w:space="4" w:color="auto"/>
        </w:pBdr>
      </w:pPr>
      <w:r>
        <w:t>As an academic, he has consistently engaged in impactful academic publications and resources, resulting in over 40 peer-reviewed publications - including recent first-author publications in JAMA Ophthalmology and Lancet Digital Health – 2 grants as co-investigator, 3 accredited university courses and an e-learning platform.  These contributions have been recognised internationally, such as Nature Medicine 2019’s most notable advances, Eric Topol’s 2019 list of must-read AI papers, and the EURETINA Prize Paper presentation in artificial intelligence.  His work has led to the appointment as an NIHR Academic Clinical Fellow at King’s College London, followed by his current position.  His successful experiences will be highly beneficial in developing my doctoral application.  He will be able to commit 6 hours a week to supervise my progress and will be readily contactable.</w:t>
      </w:r>
    </w:p>
    <w:p w14:paraId="26DB7705" w14:textId="77777777" w:rsidR="005E1E2E" w:rsidRDefault="005E1E2E" w:rsidP="005E1E2E">
      <w:pPr>
        <w:pBdr>
          <w:top w:val="single" w:sz="4" w:space="1" w:color="auto"/>
          <w:left w:val="single" w:sz="4" w:space="4" w:color="auto"/>
          <w:bottom w:val="single" w:sz="4" w:space="1" w:color="auto"/>
          <w:right w:val="single" w:sz="4" w:space="4" w:color="auto"/>
        </w:pBdr>
      </w:pPr>
      <w:proofErr w:type="spellStart"/>
      <w:r>
        <w:t>Dr.</w:t>
      </w:r>
      <w:proofErr w:type="spellEnd"/>
      <w:r>
        <w:t xml:space="preserve"> Fu’s diverse skillset is highly relevant to my area of research interest and complementary to that offered by the primary supervisor</w:t>
      </w:r>
      <w:commentRangeStart w:id="37"/>
      <w:r>
        <w:t xml:space="preserve">.  His successful progression through a clinical academic pathway means he is well-placed to provide additional mentorship to guide my progression beyond this award.  </w:t>
      </w:r>
      <w:commentRangeEnd w:id="37"/>
      <w:r w:rsidR="00000AB3">
        <w:rPr>
          <w:rStyle w:val="CommentReference"/>
        </w:rPr>
        <w:commentReference w:id="37"/>
      </w:r>
      <w:r>
        <w:t xml:space="preserve">Should this award be successful he would be a highly suitable PhD supervisor for me.  </w:t>
      </w:r>
    </w:p>
    <w:p w14:paraId="4C71C18C" w14:textId="77777777" w:rsidR="005E1E2E" w:rsidRDefault="005E1E2E" w:rsidP="005E1E2E">
      <w:pPr>
        <w:pBdr>
          <w:top w:val="single" w:sz="4" w:space="1" w:color="auto"/>
          <w:left w:val="single" w:sz="4" w:space="4" w:color="auto"/>
          <w:bottom w:val="single" w:sz="4" w:space="1" w:color="auto"/>
          <w:right w:val="single" w:sz="4" w:space="4" w:color="auto"/>
        </w:pBdr>
      </w:pPr>
      <w:r>
        <w:lastRenderedPageBreak/>
        <w:t>Word Count: 395</w:t>
      </w:r>
    </w:p>
    <w:p w14:paraId="431B03AE" w14:textId="77777777" w:rsidR="005E1E2E" w:rsidRDefault="005E1E2E" w:rsidP="005E1E2E">
      <w:pPr>
        <w:pStyle w:val="Heading2"/>
      </w:pPr>
    </w:p>
    <w:p w14:paraId="7E6912A8" w14:textId="77777777" w:rsidR="005E1E2E" w:rsidRDefault="005E1E2E">
      <w:pPr>
        <w:rPr>
          <w:rFonts w:asciiTheme="majorHAnsi" w:eastAsiaTheme="majorEastAsia" w:hAnsiTheme="majorHAnsi" w:cstheme="majorBidi"/>
          <w:b/>
          <w:bCs/>
          <w:color w:val="365F91" w:themeColor="accent1" w:themeShade="BF"/>
          <w:sz w:val="28"/>
          <w:szCs w:val="28"/>
        </w:rPr>
      </w:pPr>
      <w:r>
        <w:br w:type="page"/>
      </w:r>
    </w:p>
    <w:p w14:paraId="1FFDBF2E" w14:textId="77777777" w:rsidR="005E1E2E" w:rsidRPr="00DB2A8F" w:rsidRDefault="005E1E2E" w:rsidP="005E1E2E">
      <w:pPr>
        <w:pStyle w:val="Heading1"/>
      </w:pPr>
      <w:r w:rsidRPr="00DB2A8F">
        <w:lastRenderedPageBreak/>
        <w:t>Mentor</w:t>
      </w:r>
    </w:p>
    <w:p w14:paraId="649BFCD5" w14:textId="77777777" w:rsidR="005E1E2E" w:rsidRPr="00DB2A8F" w:rsidRDefault="005E1E2E" w:rsidP="005E1E2E">
      <w:r w:rsidRPr="00DB2A8F">
        <w:t>Applicants are required to identify a practitioner academic who will act as a practitioner academic career mentor for the prospective Fellow.</w:t>
      </w:r>
    </w:p>
    <w:p w14:paraId="4F3F6F43" w14:textId="77777777" w:rsidR="005E1E2E" w:rsidRPr="00DB2A8F" w:rsidRDefault="005E1E2E" w:rsidP="005E1E2E">
      <w:r w:rsidRPr="00DB2A8F">
        <w:t>Please provide details of your proposed practitioner academic career mentor and the support that they will provide.</w:t>
      </w:r>
    </w:p>
    <w:p w14:paraId="4F9C4F28" w14:textId="77777777" w:rsidR="005E1E2E" w:rsidRPr="00DB2A8F" w:rsidRDefault="005E1E2E" w:rsidP="005E1E2E">
      <w:r w:rsidRPr="00DB2A8F">
        <w:t>This individual does not need to be employed by one of the organisations named (the Host or Partner Organisation) in the application and does not have to be from the same professional background as the applicant.</w:t>
      </w:r>
    </w:p>
    <w:p w14:paraId="3A958800" w14:textId="77777777" w:rsidR="005E1E2E" w:rsidRPr="00DB2A8F" w:rsidRDefault="005E1E2E" w:rsidP="005E1E2E">
      <w:r w:rsidRPr="00DB2A8F">
        <w:t>Mentors should be academically senior to the applicant and be able to go beyond the academic guidance afforded by the named supervisors, using their unique sector knowledge and experience to support the awardee through any challenges encountered during the development of their practitioner academic career including:</w:t>
      </w:r>
    </w:p>
    <w:p w14:paraId="158F3302" w14:textId="77777777" w:rsidR="005E1E2E" w:rsidRPr="00DB2A8F" w:rsidRDefault="005E1E2E" w:rsidP="005E1E2E">
      <w:pPr>
        <w:numPr>
          <w:ilvl w:val="0"/>
          <w:numId w:val="5"/>
        </w:numPr>
      </w:pPr>
      <w:r w:rsidRPr="00DB2A8F">
        <w:t>navigating between the academic and health/care sectors</w:t>
      </w:r>
    </w:p>
    <w:p w14:paraId="31A48063" w14:textId="77777777" w:rsidR="005E1E2E" w:rsidRPr="00DB2A8F" w:rsidRDefault="005E1E2E" w:rsidP="005E1E2E">
      <w:pPr>
        <w:numPr>
          <w:ilvl w:val="0"/>
          <w:numId w:val="5"/>
        </w:numPr>
      </w:pPr>
      <w:r w:rsidRPr="00DB2A8F">
        <w:t xml:space="preserve">balancing time between their practice and training roles in this </w:t>
      </w:r>
      <w:proofErr w:type="gramStart"/>
      <w:r w:rsidRPr="00DB2A8F">
        <w:t>award;</w:t>
      </w:r>
      <w:proofErr w:type="gramEnd"/>
    </w:p>
    <w:p w14:paraId="0EDE1356" w14:textId="77777777" w:rsidR="005E1E2E" w:rsidRPr="00DB2A8F" w:rsidRDefault="005E1E2E" w:rsidP="005E1E2E">
      <w:r w:rsidRPr="00DB2A8F">
        <w:t xml:space="preserve">Given that support is already being provided from the named supervisor(s), it is not expected that the same individual will be named in both a supervisor and a mentor role. The Primary Academic Supervisor </w:t>
      </w:r>
      <w:proofErr w:type="gramStart"/>
      <w:r w:rsidRPr="00DB2A8F">
        <w:t>should</w:t>
      </w:r>
      <w:proofErr w:type="gramEnd"/>
      <w:r w:rsidRPr="00DB2A8F">
        <w:t xml:space="preserve"> however, support the applicant to identify a suitable mentor.</w:t>
      </w:r>
    </w:p>
    <w:p w14:paraId="789874A6" w14:textId="77777777" w:rsidR="005E1E2E" w:rsidRPr="00DB2A8F" w:rsidRDefault="005E1E2E" w:rsidP="005E1E2E">
      <w:r w:rsidRPr="00DB2A8F">
        <w:t>Applicants should clearly describe why this individual has been chosen and how the proposed arrangements would support their development as a practitioner academic. Please also include an initial assessment of the time that will be allocated to the mentorship process.</w:t>
      </w:r>
    </w:p>
    <w:p w14:paraId="0BBFFD2B" w14:textId="77777777" w:rsidR="005E1E2E" w:rsidRPr="00DB2A8F" w:rsidRDefault="005E1E2E" w:rsidP="005E1E2E">
      <w:r w:rsidRPr="00DB2A8F">
        <w:t>The individual named here must also be added in the ‘Participants and Signatories’ section of the application form.</w:t>
      </w:r>
    </w:p>
    <w:p w14:paraId="5F600DA5" w14:textId="77777777" w:rsidR="005E1E2E" w:rsidRDefault="005E1E2E" w:rsidP="005E1E2E">
      <w:r w:rsidRPr="00DB2A8F">
        <w:t>(Word limit: 250)</w:t>
      </w:r>
    </w:p>
    <w:p w14:paraId="02F86789" w14:textId="77777777" w:rsidR="005E1E2E" w:rsidRDefault="005E1E2E" w:rsidP="005E1E2E">
      <w:pPr>
        <w:pBdr>
          <w:top w:val="single" w:sz="4" w:space="1" w:color="auto"/>
          <w:left w:val="single" w:sz="4" w:space="4" w:color="auto"/>
          <w:bottom w:val="single" w:sz="4" w:space="1" w:color="auto"/>
          <w:right w:val="single" w:sz="4" w:space="4" w:color="auto"/>
        </w:pBdr>
      </w:pPr>
      <w:r w:rsidRPr="00DA1A13">
        <w:t>Dr Mulholland is the Principal Optometrist (Research) in Moorfields Eye Hospital, Lecturer in Optometry (Ulster University), Honorary Associate Professor (UCL), and an investigator within the NIHR Biomedical Res</w:t>
      </w:r>
      <w:r>
        <w:t>earch Centre for Ophthalmology.  He currently leads a research programme developing novel</w:t>
      </w:r>
      <w:r w:rsidRPr="00DA1A13">
        <w:t xml:space="preserve"> visual function </w:t>
      </w:r>
      <w:r>
        <w:t>tests for detecting and monitoring o</w:t>
      </w:r>
      <w:r w:rsidRPr="00DA1A13">
        <w:t>cular and systemic diseases</w:t>
      </w:r>
      <w:r>
        <w:t xml:space="preserve"> including glaucoma</w:t>
      </w:r>
      <w:r w:rsidRPr="00DA1A13">
        <w:t>.</w:t>
      </w:r>
      <w:r>
        <w:t xml:space="preserve">  He is also clinically active in range of environments.</w:t>
      </w:r>
    </w:p>
    <w:p w14:paraId="0EA89829" w14:textId="77777777" w:rsidR="005E1E2E" w:rsidRDefault="005E1E2E" w:rsidP="005E1E2E">
      <w:pPr>
        <w:pBdr>
          <w:top w:val="single" w:sz="4" w:space="1" w:color="auto"/>
          <w:left w:val="single" w:sz="4" w:space="4" w:color="auto"/>
          <w:bottom w:val="single" w:sz="4" w:space="1" w:color="auto"/>
          <w:right w:val="single" w:sz="4" w:space="4" w:color="auto"/>
        </w:pBdr>
      </w:pPr>
      <w:r>
        <w:t xml:space="preserve">He has a successful track-record of receiving research funding, totalling £2.3 million to date including a personal fellowship award from the College of Optometrists.  He is active in promoting optometrists in clinical research, representing optometry </w:t>
      </w:r>
      <w:r w:rsidRPr="00DA1A13">
        <w:t xml:space="preserve">on the NIHR national ophthalmology speciality </w:t>
      </w:r>
      <w:proofErr w:type="gramStart"/>
      <w:r w:rsidRPr="00DA1A13">
        <w:t>group</w:t>
      </w:r>
      <w:proofErr w:type="gramEnd"/>
      <w:r w:rsidRPr="00DA1A13">
        <w:t xml:space="preserve"> and </w:t>
      </w:r>
      <w:r>
        <w:t>chairing</w:t>
      </w:r>
      <w:r w:rsidRPr="00DA1A13">
        <w:t xml:space="preserve"> </w:t>
      </w:r>
      <w:r>
        <w:t>the</w:t>
      </w:r>
      <w:r w:rsidRPr="00DA1A13">
        <w:t xml:space="preserve"> optometry subgroup within the</w:t>
      </w:r>
      <w:r>
        <w:t xml:space="preserve"> UK Eye Research Strategy. </w:t>
      </w:r>
    </w:p>
    <w:p w14:paraId="74E228DF" w14:textId="77777777" w:rsidR="005E1E2E" w:rsidRDefault="005E1E2E" w:rsidP="005E1E2E">
      <w:pPr>
        <w:pBdr>
          <w:top w:val="single" w:sz="4" w:space="1" w:color="auto"/>
          <w:left w:val="single" w:sz="4" w:space="4" w:color="auto"/>
          <w:bottom w:val="single" w:sz="4" w:space="1" w:color="auto"/>
          <w:right w:val="single" w:sz="4" w:space="4" w:color="auto"/>
        </w:pBdr>
      </w:pPr>
      <w:r>
        <w:t xml:space="preserve">Dr Mulholland is also an established educator, holding Fellowship of the Higher Education Academy and appointed to the advisory committee for the Quality Assurance Agency benchmark statement for optometry.  He has successfully supervised 4 PhD students to on-time completion, with several receiving merit awards such as the George Giles award for best PhD by UK optometrist.  I have </w:t>
      </w:r>
      <w:r>
        <w:lastRenderedPageBreak/>
        <w:t>already benefitted from his mentorship under which I completed the NIHR Associate Principal Investigator scheme.</w:t>
      </w:r>
    </w:p>
    <w:p w14:paraId="2346EAE6" w14:textId="77777777" w:rsidR="005E1E2E" w:rsidRDefault="005E1E2E" w:rsidP="005E1E2E">
      <w:pPr>
        <w:pBdr>
          <w:top w:val="single" w:sz="4" w:space="1" w:color="auto"/>
          <w:left w:val="single" w:sz="4" w:space="4" w:color="auto"/>
          <w:bottom w:val="single" w:sz="4" w:space="1" w:color="auto"/>
          <w:right w:val="single" w:sz="4" w:space="4" w:color="auto"/>
        </w:pBdr>
      </w:pPr>
      <w:r>
        <w:t>His research expertise, track-record of successful grant applications and effective research mentorship, coupled with his unique, concurrent roles within the NHS and academia, makes him ideally placed to offer discipline-specific support to potential challenges.  His extensive connections could also open doors for future collaborative relationships.  Dr Mulholland will commit 3.5 hours each month for mentorship if this award is successful.</w:t>
      </w:r>
    </w:p>
    <w:p w14:paraId="72AE4501" w14:textId="77777777" w:rsidR="005E1E2E" w:rsidRDefault="005E1E2E" w:rsidP="005E1E2E">
      <w:pPr>
        <w:pBdr>
          <w:top w:val="single" w:sz="4" w:space="1" w:color="auto"/>
          <w:left w:val="single" w:sz="4" w:space="4" w:color="auto"/>
          <w:bottom w:val="single" w:sz="4" w:space="1" w:color="auto"/>
          <w:right w:val="single" w:sz="4" w:space="4" w:color="auto"/>
        </w:pBdr>
      </w:pPr>
      <w:r>
        <w:t>Word Count: 247</w:t>
      </w:r>
    </w:p>
    <w:p w14:paraId="229A3432" w14:textId="77777777" w:rsidR="005E1E2E" w:rsidRDefault="005E1E2E">
      <w:r>
        <w:br w:type="page"/>
      </w:r>
    </w:p>
    <w:p w14:paraId="10D12D52" w14:textId="77777777" w:rsidR="0083473E" w:rsidRPr="00CF3329" w:rsidRDefault="0083473E" w:rsidP="0083473E">
      <w:pPr>
        <w:pStyle w:val="Heading2"/>
      </w:pPr>
      <w:r w:rsidRPr="00CF3329">
        <w:lastRenderedPageBreak/>
        <w:t>Host Organisations support statement</w:t>
      </w:r>
    </w:p>
    <w:p w14:paraId="43C45D62" w14:textId="77777777" w:rsidR="0083473E" w:rsidRPr="00CF3329" w:rsidRDefault="0083473E" w:rsidP="0083473E">
      <w:r w:rsidRPr="00CF3329">
        <w:t>This statement is completed by the Heads of Departments of the named Host and Partner organisations and should detail how these organisations are going to support the applicant, in partnership, to successfully complete the PCAF (if awarded).</w:t>
      </w:r>
    </w:p>
    <w:p w14:paraId="5F3F5416" w14:textId="77777777" w:rsidR="0083473E" w:rsidRPr="00CF3329" w:rsidRDefault="0083473E" w:rsidP="0083473E">
      <w:r w:rsidRPr="00CF3329">
        <w:t>This statement should be </w:t>
      </w:r>
      <w:r w:rsidRPr="00CF3329">
        <w:rPr>
          <w:b/>
          <w:bCs/>
        </w:rPr>
        <w:t>tailored specifically to the applicant</w:t>
      </w:r>
      <w:r w:rsidRPr="00CF3329">
        <w:t>, their research and training needs, and include how the organisations intend to support the applicant to develop their research career in the long-term.</w:t>
      </w:r>
    </w:p>
    <w:p w14:paraId="1B89C7E1" w14:textId="77777777" w:rsidR="0083473E" w:rsidRPr="00CF3329" w:rsidRDefault="0083473E" w:rsidP="0083473E">
      <w:r w:rsidRPr="00CF3329">
        <w:t>NIHR see the responsibility for training the next generation of research leaders as a joint enterprise with host organisations. Therefore, information should also be provided on the organisations’ track records of supporting early career researchers, such as evidence of bridging or other support provided to fellows upon completion of an award.</w:t>
      </w:r>
    </w:p>
    <w:p w14:paraId="0FC5CE32" w14:textId="77777777" w:rsidR="0083473E" w:rsidRPr="00CF3329" w:rsidRDefault="0083473E" w:rsidP="0083473E">
      <w:r w:rsidRPr="00CF3329">
        <w:t>In addition, the statement should also describe the host organisation’s approach to creating and maintaining an inclusive and supportive research culture for all. The statement should provide evidence of how the organisation values and supports equality, diversity and inclusion as well as acknowledging the organisation’s responsibilities with respect to research integrity. Statements may wish to refer to the principles and best practice outlined within relevant Charters and Concordats in these areas, such as the Researcher Development Concordat and Advance HE’s Equality Charters. It should be noted that being a signatory to Concordats or holding bronze/silver status from the Equality Charters isn’t a requirement of funding and evidence can be provided through other means.</w:t>
      </w:r>
    </w:p>
    <w:p w14:paraId="32840445" w14:textId="77777777" w:rsidR="0083473E" w:rsidRPr="00CF3329" w:rsidRDefault="0083473E" w:rsidP="0083473E">
      <w:r w:rsidRPr="00CF3329">
        <w:t xml:space="preserve"> (Word limit: 1000)</w:t>
      </w:r>
    </w:p>
    <w:p w14:paraId="0DA49613" w14:textId="77777777" w:rsidR="0083473E" w:rsidRDefault="0083473E" w:rsidP="0083473E">
      <w:pPr>
        <w:pBdr>
          <w:top w:val="single" w:sz="4" w:space="1" w:color="auto"/>
          <w:left w:val="single" w:sz="4" w:space="4" w:color="auto"/>
          <w:bottom w:val="single" w:sz="4" w:space="1" w:color="auto"/>
          <w:right w:val="single" w:sz="4" w:space="4" w:color="auto"/>
        </w:pBdr>
      </w:pPr>
      <w:r>
        <w:t xml:space="preserve">Wing Shing Low has established himself as an exceptional clinician in a range of ophthalmic sub-specialties in the 4 years he has worked in Moorfields Eye Hospital.  Having undergone extensive clinical training, he is now a senior optometrist responsible for specialised care with a high degree of clinical autonomy, as well as supervising staff and trainees in multiple disciplines across the glaucoma and contact lens services.   In addition to delivering teaching and performing audits, he has made significant contributions to two important research projects within the Trust and demonstrated his potential to become an excellent researcher.  Moorfields Eye Hospital and UCL would like to offer our full support in continue to his development as a research scientist &amp; clinician. </w:t>
      </w:r>
    </w:p>
    <w:p w14:paraId="7E1E038E" w14:textId="77777777" w:rsidR="0083473E" w:rsidRDefault="0083473E" w:rsidP="0083473E">
      <w:pPr>
        <w:pBdr>
          <w:top w:val="single" w:sz="4" w:space="1" w:color="auto"/>
          <w:left w:val="single" w:sz="4" w:space="4" w:color="auto"/>
          <w:bottom w:val="single" w:sz="4" w:space="1" w:color="auto"/>
          <w:right w:val="single" w:sz="4" w:space="4" w:color="auto"/>
        </w:pBdr>
      </w:pPr>
      <w:r>
        <w:t>We commit to providing 0.9 WTE of protected time for him to develop his research skills.  He will be supported by UCL through the Health Data Science MSc, where he will have access to formal data methods training and the collaborative opportunities within the Institute of Health Informatics.  Further, he will collaborate with the Ocular Informatics Group - led by the proposed primary supervisor Prof Anthony Khawaja – to gain relevant research experience in this area.  The Group is based in the Moorfields Biomedical Research Centre (BRC) - a joint venture between Moorfields and UCL– where he would benefit from the facilities, research infrastructure and collaborative opportunities available there.</w:t>
      </w:r>
    </w:p>
    <w:p w14:paraId="607B68AD" w14:textId="77777777" w:rsidR="0083473E" w:rsidRDefault="0083473E" w:rsidP="0083473E">
      <w:pPr>
        <w:pBdr>
          <w:top w:val="single" w:sz="4" w:space="1" w:color="auto"/>
          <w:left w:val="single" w:sz="4" w:space="4" w:color="auto"/>
          <w:bottom w:val="single" w:sz="4" w:space="1" w:color="auto"/>
          <w:right w:val="single" w:sz="4" w:space="4" w:color="auto"/>
        </w:pBdr>
      </w:pPr>
      <w:r>
        <w:t xml:space="preserve">Moorfields will also support Wing’s training towards autonomous delivery of YAG laser capsulotomy and glaucoma laser procedures.  Selective Laser Trabeculoplasty is widely used in the management of glaucoma worldwide however there remains an urgent need for further research to expand the evidence base and optimise treatment. He will be allocated an experienced laser practitioner as his </w:t>
      </w:r>
      <w:r>
        <w:lastRenderedPageBreak/>
        <w:t xml:space="preserve">clinical supervisor and a dedicated laser list to facilitate training according to the Trust training protocol.  Once complete he will run a mixed laser list to maintain his existing and new laser </w:t>
      </w:r>
      <w:proofErr w:type="gramStart"/>
      <w:r>
        <w:t>skills</w:t>
      </w:r>
      <w:proofErr w:type="gramEnd"/>
      <w:r>
        <w:t xml:space="preserve"> and this will be maintained throughout the award.  </w:t>
      </w:r>
    </w:p>
    <w:p w14:paraId="796BAC0E" w14:textId="77777777" w:rsidR="0083473E" w:rsidRDefault="0083473E" w:rsidP="0083473E">
      <w:pPr>
        <w:pBdr>
          <w:top w:val="single" w:sz="4" w:space="1" w:color="auto"/>
          <w:left w:val="single" w:sz="4" w:space="4" w:color="auto"/>
          <w:bottom w:val="single" w:sz="4" w:space="1" w:color="auto"/>
          <w:right w:val="single" w:sz="4" w:space="4" w:color="auto"/>
        </w:pBdr>
      </w:pPr>
      <w:r>
        <w:t xml:space="preserve">We also commit to securing Wing’s position in Moorfields following the completion of this award and will continue to support his future research development.  The optometry department currently employs numerous practitioner academics with a varying mix of research and clinical activity.  It is expected that a suitable contractual arrangement would be found to meet his circumstances.  </w:t>
      </w:r>
    </w:p>
    <w:p w14:paraId="32B494EA" w14:textId="77777777" w:rsidR="0083473E" w:rsidRDefault="0083473E" w:rsidP="0083473E">
      <w:pPr>
        <w:pBdr>
          <w:top w:val="single" w:sz="4" w:space="1" w:color="auto"/>
          <w:left w:val="single" w:sz="4" w:space="4" w:color="auto"/>
          <w:bottom w:val="single" w:sz="4" w:space="1" w:color="auto"/>
          <w:right w:val="single" w:sz="4" w:space="4" w:color="auto"/>
        </w:pBdr>
      </w:pPr>
      <w:r>
        <w:t xml:space="preserve">Moorfields and UCL have a strong track record of collaborating to develop early career </w:t>
      </w:r>
      <w:proofErr w:type="gramStart"/>
      <w:r>
        <w:t>researchers..</w:t>
      </w:r>
      <w:proofErr w:type="gramEnd"/>
      <w:r>
        <w:t xml:space="preserve">  UCL is a signatory of the Concordat to Support the Career Development of Researchers. The quality of its support systems has been recognised through the Vitae HR Excellence in Research Award in 2022.  The UCL Institute of Ophthalmology have hosted many post-doctoral research fellows from a range of independent funders including the NIHR, UKRI and the </w:t>
      </w:r>
      <w:proofErr w:type="spellStart"/>
      <w:r>
        <w:t>Wellcome</w:t>
      </w:r>
      <w:proofErr w:type="spellEnd"/>
      <w:r>
        <w:t xml:space="preserve"> Trust.  The mentorship and networking opportunities provided through these fellowships have produced numerous research leaders in their fields.  Many of them now hold substantive posts within Moorfields and the BRC who will be available to provide advice and guidance for Wing’s career development.  Moorfields Eye Charity has several funding programmes designed to support early career researchers, including the 12 months Springboard Award and the Advanced Clinical Academic Fellowship co-funded with the NIHR.   Wing will have access to the expertise and advice from a dedicated team at the UCL Institute of Ophthalmology to provide application advice and administrative support for these funding schemes.  </w:t>
      </w:r>
    </w:p>
    <w:p w14:paraId="54C1AA5A" w14:textId="77777777" w:rsidR="0083473E" w:rsidRDefault="0083473E" w:rsidP="0083473E">
      <w:pPr>
        <w:pBdr>
          <w:top w:val="single" w:sz="4" w:space="1" w:color="auto"/>
          <w:left w:val="single" w:sz="4" w:space="4" w:color="auto"/>
          <w:bottom w:val="single" w:sz="4" w:space="1" w:color="auto"/>
          <w:right w:val="single" w:sz="4" w:space="4" w:color="auto"/>
        </w:pBdr>
      </w:pPr>
      <w:r>
        <w:t xml:space="preserve">UCL considers maintaining the highest standards of research integrity a joint responsibility between UCL and everyone involved in research.  The UCL Code of Conduct for Research reflects the commitments set out by the Concordant to Support Research Integrity and UCL is committed to maintain a supportive environment for researchers to adhere to these principles.  Diversity in research is also fundamental to research integrity and clear strategies to promote equality, </w:t>
      </w:r>
      <w:proofErr w:type="gramStart"/>
      <w:r>
        <w:t>diversity</w:t>
      </w:r>
      <w:proofErr w:type="gramEnd"/>
      <w:r>
        <w:t xml:space="preserve"> and inclusion (EDI) are embedded in all aspects of research activity at Moorfields and UCL.  A dedicated team of co-ordinators and associates continually monitors EDI issues across all aspects of research including funding, </w:t>
      </w:r>
      <w:proofErr w:type="gramStart"/>
      <w:r>
        <w:t>recruitment</w:t>
      </w:r>
      <w:proofErr w:type="gramEnd"/>
      <w:r>
        <w:t xml:space="preserve"> and participation in research at both institutions.  They are also tasked with delivering and implementing solutions to address any inequality issues identified and ensure practice is aligned with principles set out by the relevant bodies.  UCL’s commitment to gender and racial equality is recognised through the Athena Swan Silver Award and the Race Equality Charter Bronze Award.</w:t>
      </w:r>
    </w:p>
    <w:p w14:paraId="24B11444" w14:textId="77777777" w:rsidR="0083473E" w:rsidRPr="001A1330" w:rsidRDefault="00083F4C" w:rsidP="0083473E">
      <w:pPr>
        <w:pBdr>
          <w:top w:val="single" w:sz="4" w:space="1" w:color="auto"/>
          <w:left w:val="single" w:sz="4" w:space="4" w:color="auto"/>
          <w:bottom w:val="single" w:sz="4" w:space="1" w:color="auto"/>
          <w:right w:val="single" w:sz="4" w:space="4" w:color="auto"/>
        </w:pBdr>
        <w:rPr>
          <w:i/>
          <w:color w:val="4F81BD" w:themeColor="accent1"/>
        </w:rPr>
      </w:pPr>
      <w:r>
        <w:rPr>
          <w:i/>
          <w:color w:val="4F81BD" w:themeColor="accent1"/>
        </w:rPr>
        <w:t>Awaiting information</w:t>
      </w:r>
      <w:r w:rsidR="0083473E" w:rsidRPr="001A1330">
        <w:rPr>
          <w:i/>
          <w:color w:val="4F81BD" w:themeColor="accent1"/>
        </w:rPr>
        <w:t xml:space="preserve"> from UCL about conversion rate of </w:t>
      </w:r>
      <w:proofErr w:type="gramStart"/>
      <w:r w:rsidR="0083473E" w:rsidRPr="001A1330">
        <w:rPr>
          <w:i/>
          <w:color w:val="4F81BD" w:themeColor="accent1"/>
        </w:rPr>
        <w:t>Masters</w:t>
      </w:r>
      <w:proofErr w:type="gramEnd"/>
      <w:r w:rsidR="0083473E" w:rsidRPr="001A1330">
        <w:rPr>
          <w:i/>
          <w:color w:val="4F81BD" w:themeColor="accent1"/>
        </w:rPr>
        <w:t xml:space="preserve"> to PhD and progression of practitioner academics along the ICA Pathway</w:t>
      </w:r>
    </w:p>
    <w:p w14:paraId="386338D0" w14:textId="77777777" w:rsidR="0083473E" w:rsidRDefault="0083473E" w:rsidP="0083473E">
      <w:pPr>
        <w:pBdr>
          <w:top w:val="single" w:sz="4" w:space="1" w:color="auto"/>
          <w:left w:val="single" w:sz="4" w:space="4" w:color="auto"/>
          <w:bottom w:val="single" w:sz="4" w:space="1" w:color="auto"/>
          <w:right w:val="single" w:sz="4" w:space="4" w:color="auto"/>
        </w:pBdr>
      </w:pPr>
      <w:r>
        <w:t>Word Count: 689</w:t>
      </w:r>
    </w:p>
    <w:p w14:paraId="518761AC" w14:textId="77777777" w:rsidR="0083473E" w:rsidRDefault="0083473E" w:rsidP="0083473E"/>
    <w:p w14:paraId="51BAE2B8" w14:textId="77777777" w:rsidR="0083473E" w:rsidRDefault="0083473E">
      <w:r>
        <w:br w:type="page"/>
      </w:r>
    </w:p>
    <w:p w14:paraId="09988184" w14:textId="77777777" w:rsidR="00083F4C" w:rsidRDefault="00083F4C" w:rsidP="00083F4C">
      <w:pPr>
        <w:pStyle w:val="Heading1"/>
      </w:pPr>
      <w:r>
        <w:lastRenderedPageBreak/>
        <w:t>Collaborations</w:t>
      </w:r>
    </w:p>
    <w:p w14:paraId="3AAD622C" w14:textId="77777777" w:rsidR="00083F4C" w:rsidRDefault="00083F4C" w:rsidP="00083F4C">
      <w:r>
        <w:t xml:space="preserve"> Please describe what collaborations you intend to establish to support your training and development programme. This may involve short visiting placements in new (to the applicant) research environments, e.g. clinical trials units or NIHR Biomedical Research Centres. The NIHR is particularly keen to enhance the cadre of researchers equipped to work at the university/NHS/industry interface, translating ideas into new treatments and products from which patients can benefit. Therefore, where appropriate, you should consider any industry collaborations you may wish to establish </w:t>
      </w:r>
      <w:proofErr w:type="gramStart"/>
      <w:r>
        <w:t>during the course of</w:t>
      </w:r>
      <w:proofErr w:type="gramEnd"/>
      <w:r>
        <w:t xml:space="preserve"> your award. You should </w:t>
      </w:r>
      <w:proofErr w:type="gramStart"/>
      <w:r>
        <w:t>include;</w:t>
      </w:r>
      <w:proofErr w:type="gramEnd"/>
      <w:r>
        <w:t xml:space="preserve"> the training and development the collaboration will provide; the facilities and expertise you will have access to; and how the collaboration will strengthen links between academia, industry and the NHS. </w:t>
      </w:r>
    </w:p>
    <w:p w14:paraId="289BF4D2" w14:textId="77777777" w:rsidR="00083F4C" w:rsidRDefault="00083F4C" w:rsidP="00083F4C">
      <w:r>
        <w:t>(Word limit: 600)</w:t>
      </w:r>
    </w:p>
    <w:p w14:paraId="020BF708" w14:textId="77777777" w:rsidR="00083F4C" w:rsidRDefault="00083F4C" w:rsidP="00083F4C">
      <w:pPr>
        <w:pBdr>
          <w:top w:val="single" w:sz="4" w:space="1" w:color="auto"/>
          <w:left w:val="single" w:sz="4" w:space="4" w:color="auto"/>
          <w:bottom w:val="single" w:sz="4" w:space="1" w:color="auto"/>
          <w:right w:val="single" w:sz="4" w:space="4" w:color="auto"/>
        </w:pBdr>
      </w:pPr>
      <w:r>
        <w:t xml:space="preserve">I will contribute to on-going research projects within the research group led by Prof Anthony Khawaja (primary supervisor) at the Moorfields NIHR Biomedical Research Centre.  This group has produced high impact research within the field.  They are building the world’s largest data resource that combines clinical outcomes with genomic data from the UK Biobank and I will have access to this along with their computing facilities.  The experience gained from working with these researchers will benefit my own research project in support of the doctoral </w:t>
      </w:r>
      <w:proofErr w:type="gramStart"/>
      <w:r>
        <w:t>application</w:t>
      </w:r>
      <w:proofErr w:type="gramEnd"/>
    </w:p>
    <w:p w14:paraId="2010A01C" w14:textId="77777777" w:rsidR="00083F4C" w:rsidRDefault="00083F4C" w:rsidP="00083F4C">
      <w:pPr>
        <w:pBdr>
          <w:top w:val="single" w:sz="4" w:space="1" w:color="auto"/>
          <w:left w:val="single" w:sz="4" w:space="4" w:color="auto"/>
          <w:bottom w:val="single" w:sz="4" w:space="1" w:color="auto"/>
          <w:right w:val="single" w:sz="4" w:space="4" w:color="auto"/>
        </w:pBdr>
      </w:pPr>
      <w:r>
        <w:t>I will also attend the bi-weekly Ocular Informatics Research Group meeting at the UCL Institute of Ophthalmology, where researchers from a broad range of disciplines (epidemiology, statistics, computer science, genomics, and mathematics) are in attendance.  I will present my research to this group and benefit from the input of this diverse team of experts.</w:t>
      </w:r>
    </w:p>
    <w:p w14:paraId="38DB207A" w14:textId="77777777" w:rsidR="00083F4C" w:rsidRDefault="00083F4C" w:rsidP="00083F4C">
      <w:pPr>
        <w:pBdr>
          <w:top w:val="single" w:sz="4" w:space="1" w:color="auto"/>
          <w:left w:val="single" w:sz="4" w:space="4" w:color="auto"/>
          <w:bottom w:val="single" w:sz="4" w:space="1" w:color="auto"/>
          <w:right w:val="single" w:sz="4" w:space="4" w:color="auto"/>
        </w:pBdr>
      </w:pPr>
      <w:r>
        <w:t xml:space="preserve">Academic staff from the UCL Institute of Health Informatics will be allocated to supervise the dissertation module of the UCL Health Data Science MSc.  My preliminary study will therefore benefit from the input from data science experts at a renowned institution thus strengthening the links between the NHS and academia.  Industry partners, such as Roche, AstraZeneca and the UK Health Security Agency support the programme in various ways </w:t>
      </w:r>
      <w:r w:rsidR="000749DE">
        <w:t>from</w:t>
      </w:r>
      <w:r>
        <w:t xml:space="preserve"> providing seminars </w:t>
      </w:r>
      <w:r w:rsidR="000749DE">
        <w:t>to internships which provide collaborative opportunities after the award</w:t>
      </w:r>
      <w:r w:rsidR="00B9351B">
        <w:t>.</w:t>
      </w:r>
    </w:p>
    <w:p w14:paraId="4979ABAE" w14:textId="77777777" w:rsidR="00083F4C" w:rsidRDefault="00083F4C" w:rsidP="00083F4C">
      <w:pPr>
        <w:pBdr>
          <w:top w:val="single" w:sz="4" w:space="1" w:color="auto"/>
          <w:left w:val="single" w:sz="4" w:space="4" w:color="auto"/>
          <w:bottom w:val="single" w:sz="4" w:space="1" w:color="auto"/>
          <w:right w:val="single" w:sz="4" w:space="4" w:color="auto"/>
        </w:pBdr>
      </w:pPr>
      <w:r>
        <w:t xml:space="preserve">I will arrange </w:t>
      </w:r>
      <w:commentRangeStart w:id="38"/>
      <w:r>
        <w:t xml:space="preserve">a short placement </w:t>
      </w:r>
      <w:commentRangeEnd w:id="38"/>
      <w:r w:rsidR="006F3183">
        <w:rPr>
          <w:rStyle w:val="CommentReference"/>
        </w:rPr>
        <w:commentReference w:id="38"/>
      </w:r>
      <w:r>
        <w:t xml:space="preserve">at </w:t>
      </w:r>
      <w:commentRangeStart w:id="39"/>
      <w:r>
        <w:t xml:space="preserve">Google Health where Prof </w:t>
      </w:r>
      <w:commentRangeEnd w:id="39"/>
      <w:r w:rsidR="006F3183">
        <w:rPr>
          <w:rStyle w:val="CommentReference"/>
        </w:rPr>
        <w:commentReference w:id="39"/>
      </w:r>
      <w:r>
        <w:t>Khawaja had previous collaborations with.  If successful I will have access to their advanced facilities and industry leading expertise on machine learning and artificial intelligence in healthcare.  I will be able to forge relationships that potentially lead to future collaborations, strengthening the link between NHS and industry.</w:t>
      </w:r>
    </w:p>
    <w:p w14:paraId="5BBC175D" w14:textId="77777777" w:rsidR="005E1E2E" w:rsidRDefault="005E1E2E" w:rsidP="005E1E2E"/>
    <w:sectPr w:rsidR="005E1E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ossart, Amelia" w:date="2024-02-21T13:21:00Z" w:initials="AC">
    <w:p w14:paraId="014E789E" w14:textId="77777777" w:rsidR="00FB47DC" w:rsidRDefault="00FB47DC" w:rsidP="00FB47DC">
      <w:pPr>
        <w:pStyle w:val="CommentText"/>
      </w:pPr>
      <w:r>
        <w:rPr>
          <w:rStyle w:val="CommentReference"/>
        </w:rPr>
        <w:annotationRef/>
      </w:r>
      <w:r>
        <w:rPr>
          <w:lang w:val="en-AU"/>
        </w:rPr>
        <w:t>Site specific or wider?</w:t>
      </w:r>
    </w:p>
  </w:comment>
  <w:comment w:id="2" w:author="Cossart, Amelia" w:date="2024-02-21T13:27:00Z" w:initials="AC">
    <w:p w14:paraId="19629A06" w14:textId="77777777" w:rsidR="002E3D26" w:rsidRDefault="002E3D26" w:rsidP="002E3D26">
      <w:pPr>
        <w:pStyle w:val="CommentText"/>
      </w:pPr>
      <w:r>
        <w:rPr>
          <w:rStyle w:val="CommentReference"/>
        </w:rPr>
        <w:annotationRef/>
      </w:r>
      <w:r>
        <w:rPr>
          <w:lang w:val="en-AU"/>
        </w:rPr>
        <w:t>This could be more succinct. Focus of this section is to tell us what skills you have and WHY they set you apart.</w:t>
      </w:r>
    </w:p>
  </w:comment>
  <w:comment w:id="3" w:author="Cossart, Amelia" w:date="2024-02-21T13:27:00Z" w:initials="AC">
    <w:p w14:paraId="5A5A55FB" w14:textId="77777777" w:rsidR="002E3D26" w:rsidRDefault="002E3D26" w:rsidP="002E3D26">
      <w:pPr>
        <w:pStyle w:val="CommentText"/>
      </w:pPr>
      <w:r>
        <w:rPr>
          <w:rStyle w:val="CommentReference"/>
        </w:rPr>
        <w:annotationRef/>
      </w:r>
      <w:r>
        <w:rPr>
          <w:lang w:val="en-AU"/>
        </w:rPr>
        <w:t>great</w:t>
      </w:r>
    </w:p>
  </w:comment>
  <w:comment w:id="4" w:author="Cossart, Amelia" w:date="2024-02-21T13:28:00Z" w:initials="AC">
    <w:p w14:paraId="1BDDDD62" w14:textId="77777777" w:rsidR="00A80DF1" w:rsidRDefault="00A80DF1" w:rsidP="00A80DF1">
      <w:pPr>
        <w:pStyle w:val="CommentText"/>
      </w:pPr>
      <w:r>
        <w:rPr>
          <w:rStyle w:val="CommentReference"/>
        </w:rPr>
        <w:annotationRef/>
      </w:r>
      <w:r>
        <w:rPr>
          <w:lang w:val="en-AU"/>
        </w:rPr>
        <w:t>So what skills did you learn - how to lead a team, manage a time, keep to deadlines, and ensure the WP was delivered on time. Etc etc</w:t>
      </w:r>
    </w:p>
  </w:comment>
  <w:comment w:id="5" w:author="Cossart, Amelia" w:date="2024-02-21T13:29:00Z" w:initials="AC">
    <w:p w14:paraId="5EDC3A20" w14:textId="77777777" w:rsidR="00A80DF1" w:rsidRDefault="00A80DF1" w:rsidP="00A80DF1">
      <w:pPr>
        <w:pStyle w:val="CommentText"/>
      </w:pPr>
      <w:r>
        <w:rPr>
          <w:rStyle w:val="CommentReference"/>
        </w:rPr>
        <w:annotationRef/>
      </w:r>
      <w:r>
        <w:rPr>
          <w:lang w:val="en-AU"/>
        </w:rPr>
        <w:t>Great - it is good to tell us the patient benefit</w:t>
      </w:r>
    </w:p>
  </w:comment>
  <w:comment w:id="6" w:author="Cossart, Amelia" w:date="2024-02-21T13:30:00Z" w:initials="AC">
    <w:p w14:paraId="3D87F557" w14:textId="77777777" w:rsidR="00216C8A" w:rsidRDefault="00216C8A" w:rsidP="00216C8A">
      <w:pPr>
        <w:pStyle w:val="CommentText"/>
      </w:pPr>
      <w:r>
        <w:rPr>
          <w:rStyle w:val="CommentReference"/>
        </w:rPr>
        <w:annotationRef/>
      </w:r>
      <w:r>
        <w:rPr>
          <w:lang w:val="en-AU"/>
        </w:rPr>
        <w:t xml:space="preserve">Oh I see you have told us yor skills here. Maybe this section just needs reordering/reshuffling. </w:t>
      </w:r>
    </w:p>
  </w:comment>
  <w:comment w:id="7" w:author="Cossart, Amelia" w:date="2024-02-21T13:31:00Z" w:initials="AC">
    <w:p w14:paraId="34139AE5" w14:textId="77777777" w:rsidR="00AC4592" w:rsidRDefault="00AC4592" w:rsidP="00AC4592">
      <w:pPr>
        <w:pStyle w:val="CommentText"/>
      </w:pPr>
      <w:r>
        <w:rPr>
          <w:rStyle w:val="CommentReference"/>
        </w:rPr>
        <w:annotationRef/>
      </w:r>
      <w:r>
        <w:rPr>
          <w:lang w:val="en-AU"/>
        </w:rPr>
        <w:t>How?</w:t>
      </w:r>
    </w:p>
  </w:comment>
  <w:comment w:id="8" w:author="Cossart, Amelia" w:date="2024-02-21T13:31:00Z" w:initials="AC">
    <w:p w14:paraId="15C695C1" w14:textId="77777777" w:rsidR="00997EBE" w:rsidRDefault="00997EBE" w:rsidP="00997EBE">
      <w:pPr>
        <w:pStyle w:val="CommentText"/>
      </w:pPr>
      <w:r>
        <w:rPr>
          <w:rStyle w:val="CommentReference"/>
        </w:rPr>
        <w:annotationRef/>
      </w:r>
      <w:r>
        <w:rPr>
          <w:lang w:val="en-AU"/>
        </w:rPr>
        <w:t>This is good.</w:t>
      </w:r>
    </w:p>
  </w:comment>
  <w:comment w:id="9" w:author="Cossart, Amelia" w:date="2024-02-22T15:49:00Z" w:initials="AC">
    <w:p w14:paraId="36F30A78" w14:textId="77777777" w:rsidR="00A03279" w:rsidRDefault="00A03279" w:rsidP="00A03279">
      <w:pPr>
        <w:pStyle w:val="CommentText"/>
      </w:pPr>
      <w:r>
        <w:rPr>
          <w:rStyle w:val="CommentReference"/>
        </w:rPr>
        <w:annotationRef/>
      </w:r>
      <w:r>
        <w:rPr>
          <w:lang w:val="en-AU"/>
        </w:rPr>
        <w:t>Was this published?</w:t>
      </w:r>
    </w:p>
  </w:comment>
  <w:comment w:id="10" w:author="Cossart, Amelia" w:date="2024-02-21T13:50:00Z" w:initials="AC">
    <w:p w14:paraId="5EEE2B67" w14:textId="53237C45" w:rsidR="000E78A5" w:rsidRDefault="00584F92" w:rsidP="000E78A5">
      <w:pPr>
        <w:pStyle w:val="CommentText"/>
      </w:pPr>
      <w:r>
        <w:rPr>
          <w:rStyle w:val="CommentReference"/>
        </w:rPr>
        <w:annotationRef/>
      </w:r>
      <w:r w:rsidR="000E78A5">
        <w:rPr>
          <w:lang w:val="en-AU"/>
        </w:rPr>
        <w:t>Quote guideline here if you can e.g. NICE, NHS long term plan</w:t>
      </w:r>
    </w:p>
  </w:comment>
  <w:comment w:id="11" w:author="Cossart, Amelia" w:date="2024-02-21T13:51:00Z" w:initials="AC">
    <w:p w14:paraId="329EE29D" w14:textId="77777777" w:rsidR="005E2CC8" w:rsidRDefault="005E2CC8" w:rsidP="005E2CC8">
      <w:pPr>
        <w:pStyle w:val="CommentText"/>
      </w:pPr>
      <w:r>
        <w:rPr>
          <w:rStyle w:val="CommentReference"/>
        </w:rPr>
        <w:annotationRef/>
      </w:r>
      <w:r>
        <w:rPr>
          <w:lang w:val="en-AU"/>
        </w:rPr>
        <w:t>Maybe bring this up in the about you section (when describing the projects you worked on/ran), because I want to know who this group is.</w:t>
      </w:r>
    </w:p>
  </w:comment>
  <w:comment w:id="12" w:author="Cossart, Amelia" w:date="2024-02-28T13:43:00Z" w:initials="AC">
    <w:p w14:paraId="4E104EE0" w14:textId="77777777" w:rsidR="003B27A0" w:rsidRDefault="003B27A0" w:rsidP="003B27A0">
      <w:pPr>
        <w:pStyle w:val="CommentText"/>
      </w:pPr>
      <w:r>
        <w:rPr>
          <w:rStyle w:val="CommentReference"/>
        </w:rPr>
        <w:annotationRef/>
      </w:r>
      <w:r>
        <w:rPr>
          <w:lang w:val="en-AU"/>
        </w:rPr>
        <w:t>You may be able to trim words here if words are tight for this section</w:t>
      </w:r>
    </w:p>
  </w:comment>
  <w:comment w:id="13" w:author="Cossart, Amelia" w:date="2024-02-28T13:43:00Z" w:initials="AC">
    <w:p w14:paraId="2460117D" w14:textId="77777777" w:rsidR="003B27A0" w:rsidRDefault="003B27A0" w:rsidP="003B27A0">
      <w:pPr>
        <w:pStyle w:val="CommentText"/>
      </w:pPr>
      <w:r>
        <w:rPr>
          <w:rStyle w:val="CommentReference"/>
        </w:rPr>
        <w:annotationRef/>
      </w:r>
      <w:r>
        <w:rPr>
          <w:lang w:val="en-AU"/>
        </w:rPr>
        <w:t>What is this? Please define</w:t>
      </w:r>
    </w:p>
  </w:comment>
  <w:comment w:id="14" w:author="Cossart, Amelia" w:date="2024-02-28T13:44:00Z" w:initials="AC">
    <w:p w14:paraId="00B0AAD1" w14:textId="77777777" w:rsidR="003B0E58" w:rsidRDefault="003B0E58" w:rsidP="003B0E58">
      <w:pPr>
        <w:pStyle w:val="CommentText"/>
      </w:pPr>
      <w:r>
        <w:rPr>
          <w:rStyle w:val="CommentReference"/>
        </w:rPr>
        <w:annotationRef/>
      </w:r>
      <w:r>
        <w:rPr>
          <w:lang w:val="en-AU"/>
        </w:rPr>
        <w:t>Where was this focus group? If it is something that you can reference from the ‘about you’ section please do so.</w:t>
      </w:r>
    </w:p>
  </w:comment>
  <w:comment w:id="16" w:author="Cossart, Amelia" w:date="2024-02-28T13:45:00Z" w:initials="AC">
    <w:p w14:paraId="5B4B07BF" w14:textId="77777777" w:rsidR="003B0E58" w:rsidRDefault="003B0E58" w:rsidP="003B0E58">
      <w:pPr>
        <w:pStyle w:val="CommentText"/>
      </w:pPr>
      <w:r>
        <w:rPr>
          <w:rStyle w:val="CommentReference"/>
        </w:rPr>
        <w:annotationRef/>
      </w:r>
      <w:r>
        <w:rPr>
          <w:lang w:val="en-AU"/>
        </w:rPr>
        <w:t>This statement is true regardless of FG findings so you don’t need the therefore</w:t>
      </w:r>
    </w:p>
  </w:comment>
  <w:comment w:id="17" w:author="Cossart, Amelia" w:date="2024-02-22T15:52:00Z" w:initials="AC">
    <w:p w14:paraId="60F1E2FD" w14:textId="06E64741" w:rsidR="000662CB" w:rsidRDefault="000662CB" w:rsidP="000662CB">
      <w:pPr>
        <w:pStyle w:val="CommentText"/>
      </w:pPr>
      <w:r>
        <w:rPr>
          <w:rStyle w:val="CommentReference"/>
        </w:rPr>
        <w:annotationRef/>
      </w:r>
      <w:r>
        <w:rPr>
          <w:lang w:val="en-AU"/>
        </w:rPr>
        <w:t>I would tie in impact here. That is, for your research to be impactful and relevant ot patients and public you need to understand these rapidly emerging and growing techniques.</w:t>
      </w:r>
    </w:p>
  </w:comment>
  <w:comment w:id="18" w:author="Cossart, Amelia" w:date="2024-02-22T15:52:00Z" w:initials="AC">
    <w:p w14:paraId="4E30D714" w14:textId="77777777" w:rsidR="000662CB" w:rsidRDefault="000662CB" w:rsidP="000662CB">
      <w:pPr>
        <w:pStyle w:val="CommentText"/>
      </w:pPr>
      <w:r>
        <w:rPr>
          <w:rStyle w:val="CommentReference"/>
        </w:rPr>
        <w:annotationRef/>
      </w:r>
      <w:r>
        <w:rPr>
          <w:lang w:val="en-AU"/>
        </w:rPr>
        <w:t>Can you give a one sentence summary to say what this will be and how it will inform DCAF?</w:t>
      </w:r>
    </w:p>
  </w:comment>
  <w:comment w:id="19" w:author="Cossart, Amelia" w:date="2024-02-28T13:45:00Z" w:initials="AC">
    <w:p w14:paraId="5A026616" w14:textId="77777777" w:rsidR="0081507F" w:rsidRDefault="0081507F" w:rsidP="0081507F">
      <w:pPr>
        <w:pStyle w:val="CommentText"/>
      </w:pPr>
      <w:r>
        <w:rPr>
          <w:rStyle w:val="CommentReference"/>
        </w:rPr>
        <w:annotationRef/>
      </w:r>
      <w:r>
        <w:rPr>
          <w:lang w:val="en-AU"/>
        </w:rPr>
        <w:t>Has this been confirmed? Because it is not in the Gantt chart.</w:t>
      </w:r>
    </w:p>
  </w:comment>
  <w:comment w:id="20" w:author="Cossart, Amelia" w:date="2024-02-28T13:45:00Z" w:initials="AC">
    <w:p w14:paraId="6B6F8149" w14:textId="77777777" w:rsidR="0081507F" w:rsidRDefault="0081507F" w:rsidP="0081507F">
      <w:pPr>
        <w:pStyle w:val="CommentText"/>
      </w:pPr>
      <w:r>
        <w:rPr>
          <w:rStyle w:val="CommentReference"/>
        </w:rPr>
        <w:annotationRef/>
      </w:r>
      <w:r>
        <w:rPr>
          <w:lang w:val="en-AU"/>
        </w:rPr>
        <w:t>Where are these courses based/run from?</w:t>
      </w:r>
    </w:p>
  </w:comment>
  <w:comment w:id="21" w:author="Cossart, Amelia" w:date="2024-02-22T15:53:00Z" w:initials="AC">
    <w:p w14:paraId="5C5D2D1B" w14:textId="1ACFE64E" w:rsidR="00C72AD8" w:rsidRDefault="00C72AD8" w:rsidP="00C72AD8">
      <w:pPr>
        <w:pStyle w:val="CommentText"/>
      </w:pPr>
      <w:r>
        <w:rPr>
          <w:rStyle w:val="CommentReference"/>
        </w:rPr>
        <w:annotationRef/>
      </w:r>
      <w:r>
        <w:rPr>
          <w:lang w:val="en-AU"/>
        </w:rPr>
        <w:t>How long are these courses?</w:t>
      </w:r>
    </w:p>
  </w:comment>
  <w:comment w:id="22" w:author="Cossart, Amelia" w:date="2024-02-22T15:53:00Z" w:initials="AC">
    <w:p w14:paraId="78F596D9" w14:textId="77777777" w:rsidR="00A46925" w:rsidRDefault="00A46925" w:rsidP="00A46925">
      <w:pPr>
        <w:pStyle w:val="CommentText"/>
      </w:pPr>
      <w:r>
        <w:rPr>
          <w:rStyle w:val="CommentReference"/>
        </w:rPr>
        <w:annotationRef/>
      </w:r>
      <w:r>
        <w:rPr>
          <w:lang w:val="en-AU"/>
        </w:rPr>
        <w:t>Is this a FG run by you? If yes, you should include this in the ‘about you’ section as it is good to show you hae some PPI exp.</w:t>
      </w:r>
    </w:p>
  </w:comment>
  <w:comment w:id="23" w:author="Cossart, Amelia" w:date="2024-02-21T13:53:00Z" w:initials="AC">
    <w:p w14:paraId="2DF37235" w14:textId="1E612272" w:rsidR="00421823" w:rsidRDefault="00421823" w:rsidP="00421823">
      <w:pPr>
        <w:pStyle w:val="CommentText"/>
      </w:pPr>
      <w:r>
        <w:rPr>
          <w:rStyle w:val="CommentReference"/>
        </w:rPr>
        <w:annotationRef/>
      </w:r>
      <w:r>
        <w:rPr>
          <w:lang w:val="en-AU"/>
        </w:rPr>
        <w:t>How? How will you consider EDI when recruiting?</w:t>
      </w:r>
    </w:p>
  </w:comment>
  <w:comment w:id="24" w:author="Cossart, Amelia" w:date="2024-02-22T15:54:00Z" w:initials="AC">
    <w:p w14:paraId="71798D6E" w14:textId="77777777" w:rsidR="00A46925" w:rsidRDefault="00A46925" w:rsidP="00A46925">
      <w:pPr>
        <w:pStyle w:val="CommentText"/>
      </w:pPr>
      <w:r>
        <w:rPr>
          <w:rStyle w:val="CommentReference"/>
        </w:rPr>
        <w:annotationRef/>
      </w:r>
      <w:r>
        <w:rPr>
          <w:lang w:val="en-AU"/>
        </w:rPr>
        <w:t>What will this abstract be about? If it’s something developed from Master’s tell us this.</w:t>
      </w:r>
    </w:p>
  </w:comment>
  <w:comment w:id="25" w:author="Cossart, Amelia" w:date="2024-02-28T13:46:00Z" w:initials="AC">
    <w:p w14:paraId="757B92CE" w14:textId="77777777" w:rsidR="00BD68E5" w:rsidRDefault="00BD68E5" w:rsidP="00BD68E5">
      <w:pPr>
        <w:pStyle w:val="CommentText"/>
      </w:pPr>
      <w:r>
        <w:rPr>
          <w:rStyle w:val="CommentReference"/>
        </w:rPr>
        <w:annotationRef/>
      </w:r>
      <w:r>
        <w:rPr>
          <w:lang w:val="en-AU"/>
        </w:rPr>
        <w:t>Also which national conferences will you apply to?</w:t>
      </w:r>
    </w:p>
  </w:comment>
  <w:comment w:id="26" w:author="Cossart, Amelia" w:date="2024-02-22T15:54:00Z" w:initials="AC">
    <w:p w14:paraId="2F72D397" w14:textId="19C8E885" w:rsidR="00A46925" w:rsidRDefault="00A46925" w:rsidP="00A46925">
      <w:pPr>
        <w:pStyle w:val="CommentText"/>
      </w:pPr>
      <w:r>
        <w:rPr>
          <w:rStyle w:val="CommentReference"/>
        </w:rPr>
        <w:annotationRef/>
      </w:r>
      <w:r>
        <w:rPr>
          <w:lang w:val="en-AU"/>
        </w:rPr>
        <w:t>Where specifically? You need to know this to cost it in.</w:t>
      </w:r>
    </w:p>
    <w:p w14:paraId="252446DD" w14:textId="77777777" w:rsidR="00A46925" w:rsidRDefault="00A46925" w:rsidP="00A46925">
      <w:pPr>
        <w:pStyle w:val="CommentText"/>
      </w:pPr>
      <w:r>
        <w:rPr>
          <w:lang w:val="en-AU"/>
        </w:rPr>
        <w:t>Tell s why you chose this conference.</w:t>
      </w:r>
    </w:p>
  </w:comment>
  <w:comment w:id="27" w:author="Cossart, Amelia" w:date="2024-02-21T13:54:00Z" w:initials="AC">
    <w:p w14:paraId="3DD90FC7" w14:textId="2F0FD299" w:rsidR="00421823" w:rsidRDefault="00421823" w:rsidP="00421823">
      <w:pPr>
        <w:pStyle w:val="CommentText"/>
      </w:pPr>
      <w:r>
        <w:rPr>
          <w:rStyle w:val="CommentReference"/>
        </w:rPr>
        <w:annotationRef/>
      </w:r>
      <w:r>
        <w:rPr>
          <w:lang w:val="en-AU"/>
        </w:rPr>
        <w:t>What do you see this as being? Something from the Master/s? it would be good to include PPI in this</w:t>
      </w:r>
    </w:p>
  </w:comment>
  <w:comment w:id="30" w:author="Cossart, Amelia" w:date="2024-02-28T13:47:00Z" w:initials="AC">
    <w:p w14:paraId="25FE8113" w14:textId="77777777" w:rsidR="00F6210A" w:rsidRDefault="00F6210A" w:rsidP="00F6210A">
      <w:pPr>
        <w:pStyle w:val="CommentText"/>
      </w:pPr>
      <w:r>
        <w:rPr>
          <w:rStyle w:val="CommentReference"/>
        </w:rPr>
        <w:annotationRef/>
      </w:r>
      <w:r>
        <w:rPr>
          <w:lang w:val="en-AU"/>
        </w:rPr>
        <w:t>What focus gorup?</w:t>
      </w:r>
    </w:p>
  </w:comment>
  <w:comment w:id="33" w:author="Cossart, Amelia" w:date="2024-02-21T13:55:00Z" w:initials="AC">
    <w:p w14:paraId="26FCB7CD" w14:textId="0281246D" w:rsidR="0040204A" w:rsidRDefault="00B858F6" w:rsidP="0040204A">
      <w:pPr>
        <w:pStyle w:val="CommentText"/>
      </w:pPr>
      <w:r>
        <w:rPr>
          <w:rStyle w:val="CommentReference"/>
        </w:rPr>
        <w:annotationRef/>
      </w:r>
      <w:r w:rsidR="0040204A">
        <w:rPr>
          <w:lang w:val="en-AU"/>
        </w:rPr>
        <w:t>More detail needed e.g.</w:t>
      </w:r>
    </w:p>
    <w:p w14:paraId="48240C1D" w14:textId="77777777" w:rsidR="0040204A" w:rsidRDefault="0040204A" w:rsidP="0040204A">
      <w:pPr>
        <w:pStyle w:val="CommentText"/>
        <w:ind w:left="300"/>
      </w:pPr>
      <w:r>
        <w:rPr>
          <w:lang w:val="en-AU"/>
        </w:rPr>
        <w:t xml:space="preserve">When are you drafting initial DF? </w:t>
      </w:r>
    </w:p>
    <w:p w14:paraId="29F189CE" w14:textId="77777777" w:rsidR="0040204A" w:rsidRDefault="0040204A" w:rsidP="0040204A">
      <w:pPr>
        <w:pStyle w:val="CommentText"/>
        <w:ind w:left="300"/>
      </w:pPr>
      <w:r>
        <w:rPr>
          <w:lang w:val="en-AU"/>
        </w:rPr>
        <w:t xml:space="preserve">PPI should also be included (training courses x 3 + recruitment of PPI and focus group). </w:t>
      </w:r>
    </w:p>
    <w:p w14:paraId="32407270" w14:textId="77777777" w:rsidR="0040204A" w:rsidRDefault="0040204A" w:rsidP="0040204A">
      <w:pPr>
        <w:pStyle w:val="CommentText"/>
        <w:ind w:left="300"/>
      </w:pPr>
      <w:r>
        <w:rPr>
          <w:lang w:val="en-AU"/>
        </w:rPr>
        <w:t>conference where you will submit abstract</w:t>
      </w:r>
    </w:p>
    <w:p w14:paraId="6D72FAEA" w14:textId="77777777" w:rsidR="0040204A" w:rsidRDefault="0040204A" w:rsidP="0040204A">
      <w:pPr>
        <w:pStyle w:val="CommentText"/>
        <w:ind w:left="300"/>
      </w:pPr>
      <w:r>
        <w:rPr>
          <w:lang w:val="en-AU"/>
        </w:rPr>
        <w:t>Google placement?</w:t>
      </w:r>
    </w:p>
    <w:p w14:paraId="6F10E71B" w14:textId="77777777" w:rsidR="0040204A" w:rsidRDefault="0040204A" w:rsidP="0040204A">
      <w:pPr>
        <w:pStyle w:val="CommentText"/>
        <w:ind w:left="300"/>
      </w:pPr>
      <w:r>
        <w:rPr>
          <w:lang w:val="en-AU"/>
        </w:rPr>
        <w:t>other research modules like impact advice etc (listed in training section)</w:t>
      </w:r>
    </w:p>
    <w:p w14:paraId="227738F4" w14:textId="77777777" w:rsidR="0040204A" w:rsidRDefault="0040204A" w:rsidP="0040204A">
      <w:pPr>
        <w:pStyle w:val="CommentText"/>
        <w:ind w:left="300"/>
      </w:pPr>
      <w:r>
        <w:rPr>
          <w:lang w:val="en-AU"/>
        </w:rPr>
        <w:t>supervision meetings</w:t>
      </w:r>
    </w:p>
  </w:comment>
  <w:comment w:id="34" w:author="Cossart, Amelia" w:date="2024-02-22T16:08:00Z" w:initials="AC">
    <w:p w14:paraId="5B44317C" w14:textId="7B703287" w:rsidR="00054983" w:rsidRDefault="00054983" w:rsidP="00054983">
      <w:pPr>
        <w:pStyle w:val="CommentText"/>
      </w:pPr>
      <w:r>
        <w:rPr>
          <w:rStyle w:val="CommentReference"/>
        </w:rPr>
        <w:annotationRef/>
      </w:r>
      <w:r>
        <w:rPr>
          <w:lang w:val="en-AU"/>
        </w:rPr>
        <w:t xml:space="preserve">I would also flip gantt chart to have months running along the top. As it easier to seee visually everything  you intend to do in the timeframe. Something like this : </w:t>
      </w:r>
      <w:hyperlink r:id="rId1" w:history="1">
        <w:r w:rsidRPr="0026649E">
          <w:rPr>
            <w:rStyle w:val="Hyperlink"/>
            <w:lang w:val="en-AU"/>
          </w:rPr>
          <w:t>https://www.google.com/imgres?imgurl=https%3A%2F%2Fassets-global.website-files.com%2F5a5399a10a77cc0001b18774%2F5f45691e5710e40483762559_Free%2520Excel%2520gantt%2520chart%2520header%2520image.webp&amp;tbnid=wZXsqC8FQQRCPM&amp;vet=12ahUKEwj0vOWyqr-EAxV7QaQEHQzEAj4QMygAegQIARB1..i&amp;imgrefurl=https%3A%2F%2Fwww.teamgantt.com%2Ffree-gantt-chart-excel-template&amp;docid=zmcdmW7ASPT0yM&amp;w=1446&amp;h=836&amp;q=gantt%20chart%20template&amp;ved=2ahUKEwj0vOWyqr-EAxV7QaQEHQzEAj4QMygAegQIARB1</w:t>
        </w:r>
      </w:hyperlink>
    </w:p>
  </w:comment>
  <w:comment w:id="35" w:author="Cossart, Amelia" w:date="2024-02-22T16:10:00Z" w:initials="AC">
    <w:p w14:paraId="7FBB7E28" w14:textId="77777777" w:rsidR="008F711E" w:rsidRDefault="008F711E" w:rsidP="008F711E">
      <w:pPr>
        <w:pStyle w:val="CommentText"/>
      </w:pPr>
      <w:r>
        <w:rPr>
          <w:rStyle w:val="CommentReference"/>
        </w:rPr>
        <w:annotationRef/>
      </w:r>
      <w:r>
        <w:rPr>
          <w:lang w:val="en-AU"/>
        </w:rPr>
        <w:t xml:space="preserve">It would be good if you could tell us how you will benefit from Prof Khawaja </w:t>
      </w:r>
    </w:p>
    <w:p w14:paraId="4ACF74A1" w14:textId="77777777" w:rsidR="008F711E" w:rsidRDefault="008F711E" w:rsidP="008F711E">
      <w:pPr>
        <w:pStyle w:val="CommentText"/>
      </w:pPr>
      <w:r>
        <w:rPr>
          <w:lang w:val="en-AU"/>
        </w:rPr>
        <w:t>Again, tell us his skills and then what you can learn. Also include how often you will be supervised etc or if he will help you with something specific</w:t>
      </w:r>
    </w:p>
  </w:comment>
  <w:comment w:id="36" w:author="Cossart, Amelia" w:date="2024-02-22T16:11:00Z" w:initials="AC">
    <w:p w14:paraId="4E08923C" w14:textId="77777777" w:rsidR="008F711E" w:rsidRDefault="008F711E" w:rsidP="008F711E">
      <w:pPr>
        <w:pStyle w:val="CommentText"/>
      </w:pPr>
      <w:r>
        <w:rPr>
          <w:rStyle w:val="CommentReference"/>
        </w:rPr>
        <w:annotationRef/>
      </w:r>
      <w:r>
        <w:rPr>
          <w:lang w:val="en-AU"/>
        </w:rPr>
        <w:t>Good</w:t>
      </w:r>
    </w:p>
  </w:comment>
  <w:comment w:id="37" w:author="Cossart, Amelia" w:date="2024-02-22T16:12:00Z" w:initials="AC">
    <w:p w14:paraId="14AE5C34" w14:textId="77777777" w:rsidR="00000AB3" w:rsidRDefault="00000AB3" w:rsidP="00000AB3">
      <w:pPr>
        <w:pStyle w:val="CommentText"/>
      </w:pPr>
      <w:r>
        <w:rPr>
          <w:rStyle w:val="CommentReference"/>
        </w:rPr>
        <w:annotationRef/>
      </w:r>
      <w:r>
        <w:rPr>
          <w:lang w:val="en-AU"/>
        </w:rPr>
        <w:t xml:space="preserve">This is great </w:t>
      </w:r>
    </w:p>
  </w:comment>
  <w:comment w:id="38" w:author="Cossart, Amelia" w:date="2024-02-22T16:05:00Z" w:initials="AC">
    <w:p w14:paraId="6A9D8CA4" w14:textId="09D2F7BA" w:rsidR="006F3183" w:rsidRDefault="006F3183" w:rsidP="006F3183">
      <w:pPr>
        <w:pStyle w:val="CommentText"/>
      </w:pPr>
      <w:r>
        <w:rPr>
          <w:rStyle w:val="CommentReference"/>
        </w:rPr>
        <w:annotationRef/>
      </w:r>
      <w:r>
        <w:rPr>
          <w:lang w:val="en-AU"/>
        </w:rPr>
        <w:t>What is this e.g. &lt;4 weeks?</w:t>
      </w:r>
    </w:p>
  </w:comment>
  <w:comment w:id="39" w:author="Cossart, Amelia" w:date="2024-02-22T16:05:00Z" w:initials="AC">
    <w:p w14:paraId="64D90FD6" w14:textId="264FCE29" w:rsidR="006F3183" w:rsidRDefault="006F3183" w:rsidP="006F3183">
      <w:pPr>
        <w:pStyle w:val="CommentText"/>
      </w:pPr>
      <w:r>
        <w:rPr>
          <w:rStyle w:val="CommentReference"/>
        </w:rPr>
        <w:annotationRef/>
      </w:r>
      <w:r>
        <w:rPr>
          <w:lang w:val="en-AU"/>
        </w:rPr>
        <w:t>This should be in the gantt chart if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4E789E" w15:done="0"/>
  <w15:commentEx w15:paraId="19629A06" w15:done="0"/>
  <w15:commentEx w15:paraId="5A5A55FB" w15:done="0"/>
  <w15:commentEx w15:paraId="1BDDDD62" w15:done="0"/>
  <w15:commentEx w15:paraId="5EDC3A20" w15:done="0"/>
  <w15:commentEx w15:paraId="3D87F557" w15:done="0"/>
  <w15:commentEx w15:paraId="34139AE5" w15:done="0"/>
  <w15:commentEx w15:paraId="15C695C1" w15:done="0"/>
  <w15:commentEx w15:paraId="36F30A78" w15:done="0"/>
  <w15:commentEx w15:paraId="5EEE2B67" w15:done="0"/>
  <w15:commentEx w15:paraId="329EE29D" w15:done="0"/>
  <w15:commentEx w15:paraId="4E104EE0" w15:done="0"/>
  <w15:commentEx w15:paraId="2460117D" w15:done="0"/>
  <w15:commentEx w15:paraId="00B0AAD1" w15:done="0"/>
  <w15:commentEx w15:paraId="5B4B07BF" w15:done="0"/>
  <w15:commentEx w15:paraId="60F1E2FD" w15:done="0"/>
  <w15:commentEx w15:paraId="4E30D714" w15:done="0"/>
  <w15:commentEx w15:paraId="5A026616" w15:done="0"/>
  <w15:commentEx w15:paraId="6B6F8149" w15:done="0"/>
  <w15:commentEx w15:paraId="5C5D2D1B" w15:done="0"/>
  <w15:commentEx w15:paraId="78F596D9" w15:done="0"/>
  <w15:commentEx w15:paraId="2DF37235" w15:done="0"/>
  <w15:commentEx w15:paraId="71798D6E" w15:done="0"/>
  <w15:commentEx w15:paraId="757B92CE" w15:paraIdParent="71798D6E" w15:done="0"/>
  <w15:commentEx w15:paraId="252446DD" w15:done="0"/>
  <w15:commentEx w15:paraId="3DD90FC7" w15:done="0"/>
  <w15:commentEx w15:paraId="25FE8113" w15:done="0"/>
  <w15:commentEx w15:paraId="227738F4" w15:done="0"/>
  <w15:commentEx w15:paraId="5B44317C" w15:paraIdParent="227738F4" w15:done="0"/>
  <w15:commentEx w15:paraId="4ACF74A1" w15:done="0"/>
  <w15:commentEx w15:paraId="4E08923C" w15:done="0"/>
  <w15:commentEx w15:paraId="14AE5C34" w15:done="0"/>
  <w15:commentEx w15:paraId="6A9D8CA4" w15:done="0"/>
  <w15:commentEx w15:paraId="64D90F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982B378" w16cex:dateUtc="2024-02-21T13:21:00Z"/>
  <w16cex:commentExtensible w16cex:durableId="4E3FE1C6" w16cex:dateUtc="2024-02-21T13:27:00Z"/>
  <w16cex:commentExtensible w16cex:durableId="24949917" w16cex:dateUtc="2024-02-21T13:27:00Z"/>
  <w16cex:commentExtensible w16cex:durableId="0A7E1792" w16cex:dateUtc="2024-02-21T13:28:00Z"/>
  <w16cex:commentExtensible w16cex:durableId="03A4945D" w16cex:dateUtc="2024-02-21T13:29:00Z"/>
  <w16cex:commentExtensible w16cex:durableId="18C6C9CD" w16cex:dateUtc="2024-02-21T13:30:00Z"/>
  <w16cex:commentExtensible w16cex:durableId="1B0F79E2" w16cex:dateUtc="2024-02-21T13:31:00Z"/>
  <w16cex:commentExtensible w16cex:durableId="2B1CA2FE" w16cex:dateUtc="2024-02-21T13:31:00Z"/>
  <w16cex:commentExtensible w16cex:durableId="0FAA6996" w16cex:dateUtc="2024-02-22T15:49:00Z"/>
  <w16cex:commentExtensible w16cex:durableId="61501E81" w16cex:dateUtc="2024-02-21T13:50:00Z"/>
  <w16cex:commentExtensible w16cex:durableId="3B685434" w16cex:dateUtc="2024-02-21T13:51:00Z"/>
  <w16cex:commentExtensible w16cex:durableId="353BC724" w16cex:dateUtc="2024-02-28T13:43:00Z"/>
  <w16cex:commentExtensible w16cex:durableId="2203416F" w16cex:dateUtc="2024-02-28T13:43:00Z"/>
  <w16cex:commentExtensible w16cex:durableId="3C38615A" w16cex:dateUtc="2024-02-28T13:44:00Z"/>
  <w16cex:commentExtensible w16cex:durableId="71625945" w16cex:dateUtc="2024-02-28T13:45:00Z"/>
  <w16cex:commentExtensible w16cex:durableId="006724B1" w16cex:dateUtc="2024-02-22T15:52:00Z"/>
  <w16cex:commentExtensible w16cex:durableId="1BAE3765" w16cex:dateUtc="2024-02-22T15:52:00Z"/>
  <w16cex:commentExtensible w16cex:durableId="6796A672" w16cex:dateUtc="2024-02-28T13:45:00Z"/>
  <w16cex:commentExtensible w16cex:durableId="52D34E2A" w16cex:dateUtc="2024-02-28T13:45:00Z"/>
  <w16cex:commentExtensible w16cex:durableId="5EB34207" w16cex:dateUtc="2024-02-22T15:53:00Z"/>
  <w16cex:commentExtensible w16cex:durableId="00848F22" w16cex:dateUtc="2024-02-22T15:53:00Z"/>
  <w16cex:commentExtensible w16cex:durableId="73EFD622" w16cex:dateUtc="2024-02-21T13:53:00Z"/>
  <w16cex:commentExtensible w16cex:durableId="12C5CFFE" w16cex:dateUtc="2024-02-22T15:54:00Z"/>
  <w16cex:commentExtensible w16cex:durableId="667F2AF4" w16cex:dateUtc="2024-02-28T13:46:00Z"/>
  <w16cex:commentExtensible w16cex:durableId="0433E839" w16cex:dateUtc="2024-02-22T15:54:00Z"/>
  <w16cex:commentExtensible w16cex:durableId="3CAA30CE" w16cex:dateUtc="2024-02-21T13:54:00Z"/>
  <w16cex:commentExtensible w16cex:durableId="101A87FC" w16cex:dateUtc="2024-02-28T13:47:00Z"/>
  <w16cex:commentExtensible w16cex:durableId="6B727A64" w16cex:dateUtc="2024-02-21T13:55:00Z"/>
  <w16cex:commentExtensible w16cex:durableId="6B1E75BB" w16cex:dateUtc="2024-02-22T16:08:00Z"/>
  <w16cex:commentExtensible w16cex:durableId="0C2B60B7" w16cex:dateUtc="2024-02-22T16:10:00Z"/>
  <w16cex:commentExtensible w16cex:durableId="58DB9921" w16cex:dateUtc="2024-02-22T16:11:00Z"/>
  <w16cex:commentExtensible w16cex:durableId="4D448F39" w16cex:dateUtc="2024-02-22T16:12:00Z"/>
  <w16cex:commentExtensible w16cex:durableId="07D248B8" w16cex:dateUtc="2024-02-22T16:05:00Z"/>
  <w16cex:commentExtensible w16cex:durableId="3BF20C6E" w16cex:dateUtc="2024-02-22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4E789E" w16cid:durableId="4982B378"/>
  <w16cid:commentId w16cid:paraId="19629A06" w16cid:durableId="4E3FE1C6"/>
  <w16cid:commentId w16cid:paraId="5A5A55FB" w16cid:durableId="24949917"/>
  <w16cid:commentId w16cid:paraId="1BDDDD62" w16cid:durableId="0A7E1792"/>
  <w16cid:commentId w16cid:paraId="5EDC3A20" w16cid:durableId="03A4945D"/>
  <w16cid:commentId w16cid:paraId="3D87F557" w16cid:durableId="18C6C9CD"/>
  <w16cid:commentId w16cid:paraId="34139AE5" w16cid:durableId="1B0F79E2"/>
  <w16cid:commentId w16cid:paraId="15C695C1" w16cid:durableId="2B1CA2FE"/>
  <w16cid:commentId w16cid:paraId="36F30A78" w16cid:durableId="0FAA6996"/>
  <w16cid:commentId w16cid:paraId="5EEE2B67" w16cid:durableId="61501E81"/>
  <w16cid:commentId w16cid:paraId="329EE29D" w16cid:durableId="3B685434"/>
  <w16cid:commentId w16cid:paraId="4E104EE0" w16cid:durableId="353BC724"/>
  <w16cid:commentId w16cid:paraId="2460117D" w16cid:durableId="2203416F"/>
  <w16cid:commentId w16cid:paraId="00B0AAD1" w16cid:durableId="3C38615A"/>
  <w16cid:commentId w16cid:paraId="5B4B07BF" w16cid:durableId="71625945"/>
  <w16cid:commentId w16cid:paraId="60F1E2FD" w16cid:durableId="006724B1"/>
  <w16cid:commentId w16cid:paraId="4E30D714" w16cid:durableId="1BAE3765"/>
  <w16cid:commentId w16cid:paraId="5A026616" w16cid:durableId="6796A672"/>
  <w16cid:commentId w16cid:paraId="6B6F8149" w16cid:durableId="52D34E2A"/>
  <w16cid:commentId w16cid:paraId="5C5D2D1B" w16cid:durableId="5EB34207"/>
  <w16cid:commentId w16cid:paraId="78F596D9" w16cid:durableId="00848F22"/>
  <w16cid:commentId w16cid:paraId="2DF37235" w16cid:durableId="73EFD622"/>
  <w16cid:commentId w16cid:paraId="71798D6E" w16cid:durableId="12C5CFFE"/>
  <w16cid:commentId w16cid:paraId="757B92CE" w16cid:durableId="667F2AF4"/>
  <w16cid:commentId w16cid:paraId="252446DD" w16cid:durableId="0433E839"/>
  <w16cid:commentId w16cid:paraId="3DD90FC7" w16cid:durableId="3CAA30CE"/>
  <w16cid:commentId w16cid:paraId="25FE8113" w16cid:durableId="101A87FC"/>
  <w16cid:commentId w16cid:paraId="227738F4" w16cid:durableId="6B727A64"/>
  <w16cid:commentId w16cid:paraId="5B44317C" w16cid:durableId="6B1E75BB"/>
  <w16cid:commentId w16cid:paraId="4ACF74A1" w16cid:durableId="0C2B60B7"/>
  <w16cid:commentId w16cid:paraId="4E08923C" w16cid:durableId="58DB9921"/>
  <w16cid:commentId w16cid:paraId="14AE5C34" w16cid:durableId="4D448F39"/>
  <w16cid:commentId w16cid:paraId="6A9D8CA4" w16cid:durableId="07D248B8"/>
  <w16cid:commentId w16cid:paraId="64D90FD6" w16cid:durableId="3BF20C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3C2A5" w14:textId="77777777" w:rsidR="00B93431" w:rsidRDefault="00B93431" w:rsidP="005E1E2E">
      <w:pPr>
        <w:spacing w:after="0" w:line="240" w:lineRule="auto"/>
      </w:pPr>
      <w:r>
        <w:separator/>
      </w:r>
    </w:p>
  </w:endnote>
  <w:endnote w:type="continuationSeparator" w:id="0">
    <w:p w14:paraId="1D677E0B" w14:textId="77777777" w:rsidR="00B93431" w:rsidRDefault="00B93431" w:rsidP="005E1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20380" w14:textId="77777777" w:rsidR="00B93431" w:rsidRDefault="00B93431" w:rsidP="005E1E2E">
      <w:pPr>
        <w:spacing w:after="0" w:line="240" w:lineRule="auto"/>
      </w:pPr>
      <w:r>
        <w:separator/>
      </w:r>
    </w:p>
  </w:footnote>
  <w:footnote w:type="continuationSeparator" w:id="0">
    <w:p w14:paraId="2AEA3F8E" w14:textId="77777777" w:rsidR="00B93431" w:rsidRDefault="00B93431" w:rsidP="005E1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D03F6"/>
    <w:multiLevelType w:val="hybridMultilevel"/>
    <w:tmpl w:val="5FA0E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30DB7"/>
    <w:multiLevelType w:val="hybridMultilevel"/>
    <w:tmpl w:val="994CA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8762D9"/>
    <w:multiLevelType w:val="hybridMultilevel"/>
    <w:tmpl w:val="F0D22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5F184E"/>
    <w:multiLevelType w:val="multilevel"/>
    <w:tmpl w:val="386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41CF5"/>
    <w:multiLevelType w:val="multilevel"/>
    <w:tmpl w:val="4D7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885047">
    <w:abstractNumId w:val="2"/>
  </w:num>
  <w:num w:numId="2" w16cid:durableId="269900001">
    <w:abstractNumId w:val="4"/>
  </w:num>
  <w:num w:numId="3" w16cid:durableId="1099061633">
    <w:abstractNumId w:val="1"/>
  </w:num>
  <w:num w:numId="4" w16cid:durableId="485510337">
    <w:abstractNumId w:val="0"/>
  </w:num>
  <w:num w:numId="5" w16cid:durableId="18438554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ssart, Amelia">
    <w15:presenceInfo w15:providerId="AD" w15:userId="S::rmjlac3@ucl.ac.uk::8051a118-e31e-4194-a860-a5ed6f7731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2E"/>
    <w:rsid w:val="00000AB3"/>
    <w:rsid w:val="00054983"/>
    <w:rsid w:val="000662CB"/>
    <w:rsid w:val="000749DE"/>
    <w:rsid w:val="00083F4C"/>
    <w:rsid w:val="000E78A5"/>
    <w:rsid w:val="00135598"/>
    <w:rsid w:val="001D0334"/>
    <w:rsid w:val="00210760"/>
    <w:rsid w:val="00216C8A"/>
    <w:rsid w:val="0025662E"/>
    <w:rsid w:val="00280A7C"/>
    <w:rsid w:val="002E3D26"/>
    <w:rsid w:val="00337A2A"/>
    <w:rsid w:val="003A16D4"/>
    <w:rsid w:val="003B0E58"/>
    <w:rsid w:val="003B27A0"/>
    <w:rsid w:val="0040204A"/>
    <w:rsid w:val="00421823"/>
    <w:rsid w:val="00584F92"/>
    <w:rsid w:val="005E1E2E"/>
    <w:rsid w:val="005E2CC8"/>
    <w:rsid w:val="006F3183"/>
    <w:rsid w:val="0081507F"/>
    <w:rsid w:val="0083473E"/>
    <w:rsid w:val="008F711E"/>
    <w:rsid w:val="00997EBE"/>
    <w:rsid w:val="00A03279"/>
    <w:rsid w:val="00A46925"/>
    <w:rsid w:val="00A80DF1"/>
    <w:rsid w:val="00AC4592"/>
    <w:rsid w:val="00B2553E"/>
    <w:rsid w:val="00B858F6"/>
    <w:rsid w:val="00B93431"/>
    <w:rsid w:val="00B9351B"/>
    <w:rsid w:val="00BD68E5"/>
    <w:rsid w:val="00C72AD8"/>
    <w:rsid w:val="00EA4F4B"/>
    <w:rsid w:val="00F6210A"/>
    <w:rsid w:val="00F874CF"/>
    <w:rsid w:val="00FB47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93FF3"/>
  <w15:docId w15:val="{32194BCF-9271-4058-BA9F-364E32FA3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E2E"/>
  </w:style>
  <w:style w:type="paragraph" w:styleId="Heading1">
    <w:name w:val="heading 1"/>
    <w:basedOn w:val="Normal"/>
    <w:next w:val="Normal"/>
    <w:link w:val="Heading1Char"/>
    <w:uiPriority w:val="9"/>
    <w:qFormat/>
    <w:rsid w:val="005E1E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1E2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E1E2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E1E2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1E2E"/>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E1E2E"/>
    <w:pPr>
      <w:ind w:left="720"/>
      <w:contextualSpacing/>
    </w:pPr>
  </w:style>
  <w:style w:type="character" w:customStyle="1" w:styleId="Heading3Char">
    <w:name w:val="Heading 3 Char"/>
    <w:basedOn w:val="DefaultParagraphFont"/>
    <w:link w:val="Heading3"/>
    <w:uiPriority w:val="9"/>
    <w:semiHidden/>
    <w:rsid w:val="005E1E2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5E1E2E"/>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5E1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E2E"/>
  </w:style>
  <w:style w:type="paragraph" w:styleId="Footer">
    <w:name w:val="footer"/>
    <w:basedOn w:val="Normal"/>
    <w:link w:val="FooterChar"/>
    <w:uiPriority w:val="99"/>
    <w:unhideWhenUsed/>
    <w:rsid w:val="005E1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E2E"/>
  </w:style>
  <w:style w:type="table" w:styleId="LightShading-Accent1">
    <w:name w:val="Light Shading Accent 1"/>
    <w:basedOn w:val="TableNormal"/>
    <w:uiPriority w:val="60"/>
    <w:rsid w:val="005E1E2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1Char">
    <w:name w:val="Heading 1 Char"/>
    <w:basedOn w:val="DefaultParagraphFont"/>
    <w:link w:val="Heading1"/>
    <w:uiPriority w:val="9"/>
    <w:rsid w:val="005E1E2E"/>
    <w:rPr>
      <w:rFonts w:asciiTheme="majorHAnsi" w:eastAsiaTheme="majorEastAsia" w:hAnsiTheme="majorHAnsi" w:cstheme="majorBidi"/>
      <w:b/>
      <w:bCs/>
      <w:color w:val="365F91" w:themeColor="accent1" w:themeShade="BF"/>
      <w:sz w:val="28"/>
      <w:szCs w:val="28"/>
    </w:rPr>
  </w:style>
  <w:style w:type="paragraph" w:styleId="Revision">
    <w:name w:val="Revision"/>
    <w:hidden/>
    <w:uiPriority w:val="99"/>
    <w:semiHidden/>
    <w:rsid w:val="001D0334"/>
    <w:pPr>
      <w:spacing w:after="0" w:line="240" w:lineRule="auto"/>
    </w:pPr>
  </w:style>
  <w:style w:type="character" w:styleId="CommentReference">
    <w:name w:val="annotation reference"/>
    <w:basedOn w:val="DefaultParagraphFont"/>
    <w:uiPriority w:val="99"/>
    <w:semiHidden/>
    <w:unhideWhenUsed/>
    <w:rsid w:val="00FB47DC"/>
    <w:rPr>
      <w:sz w:val="16"/>
      <w:szCs w:val="16"/>
    </w:rPr>
  </w:style>
  <w:style w:type="paragraph" w:styleId="CommentText">
    <w:name w:val="annotation text"/>
    <w:basedOn w:val="Normal"/>
    <w:link w:val="CommentTextChar"/>
    <w:uiPriority w:val="99"/>
    <w:unhideWhenUsed/>
    <w:rsid w:val="00FB47DC"/>
    <w:pPr>
      <w:spacing w:line="240" w:lineRule="auto"/>
    </w:pPr>
    <w:rPr>
      <w:sz w:val="20"/>
      <w:szCs w:val="20"/>
    </w:rPr>
  </w:style>
  <w:style w:type="character" w:customStyle="1" w:styleId="CommentTextChar">
    <w:name w:val="Comment Text Char"/>
    <w:basedOn w:val="DefaultParagraphFont"/>
    <w:link w:val="CommentText"/>
    <w:uiPriority w:val="99"/>
    <w:rsid w:val="00FB47DC"/>
    <w:rPr>
      <w:sz w:val="20"/>
      <w:szCs w:val="20"/>
    </w:rPr>
  </w:style>
  <w:style w:type="paragraph" w:styleId="CommentSubject">
    <w:name w:val="annotation subject"/>
    <w:basedOn w:val="CommentText"/>
    <w:next w:val="CommentText"/>
    <w:link w:val="CommentSubjectChar"/>
    <w:uiPriority w:val="99"/>
    <w:semiHidden/>
    <w:unhideWhenUsed/>
    <w:rsid w:val="00FB47DC"/>
    <w:rPr>
      <w:b/>
      <w:bCs/>
    </w:rPr>
  </w:style>
  <w:style w:type="character" w:customStyle="1" w:styleId="CommentSubjectChar">
    <w:name w:val="Comment Subject Char"/>
    <w:basedOn w:val="CommentTextChar"/>
    <w:link w:val="CommentSubject"/>
    <w:uiPriority w:val="99"/>
    <w:semiHidden/>
    <w:rsid w:val="00FB47DC"/>
    <w:rPr>
      <w:b/>
      <w:bCs/>
      <w:sz w:val="20"/>
      <w:szCs w:val="20"/>
    </w:rPr>
  </w:style>
  <w:style w:type="character" w:styleId="Hyperlink">
    <w:name w:val="Hyperlink"/>
    <w:basedOn w:val="DefaultParagraphFont"/>
    <w:uiPriority w:val="99"/>
    <w:unhideWhenUsed/>
    <w:rsid w:val="003A16D4"/>
    <w:rPr>
      <w:color w:val="0000FF" w:themeColor="hyperlink"/>
      <w:u w:val="single"/>
    </w:rPr>
  </w:style>
  <w:style w:type="character" w:styleId="UnresolvedMention">
    <w:name w:val="Unresolved Mention"/>
    <w:basedOn w:val="DefaultParagraphFont"/>
    <w:uiPriority w:val="99"/>
    <w:semiHidden/>
    <w:unhideWhenUsed/>
    <w:rsid w:val="003A1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02902">
      <w:bodyDiv w:val="1"/>
      <w:marLeft w:val="0"/>
      <w:marRight w:val="0"/>
      <w:marTop w:val="0"/>
      <w:marBottom w:val="0"/>
      <w:divBdr>
        <w:top w:val="none" w:sz="0" w:space="0" w:color="auto"/>
        <w:left w:val="none" w:sz="0" w:space="0" w:color="auto"/>
        <w:bottom w:val="none" w:sz="0" w:space="0" w:color="auto"/>
        <w:right w:val="none" w:sz="0" w:space="0" w:color="auto"/>
      </w:divBdr>
    </w:div>
    <w:div w:id="547840712">
      <w:bodyDiv w:val="1"/>
      <w:marLeft w:val="0"/>
      <w:marRight w:val="0"/>
      <w:marTop w:val="0"/>
      <w:marBottom w:val="0"/>
      <w:divBdr>
        <w:top w:val="none" w:sz="0" w:space="0" w:color="auto"/>
        <w:left w:val="none" w:sz="0" w:space="0" w:color="auto"/>
        <w:bottom w:val="none" w:sz="0" w:space="0" w:color="auto"/>
        <w:right w:val="none" w:sz="0" w:space="0" w:color="auto"/>
      </w:divBdr>
    </w:div>
    <w:div w:id="685138943">
      <w:bodyDiv w:val="1"/>
      <w:marLeft w:val="0"/>
      <w:marRight w:val="0"/>
      <w:marTop w:val="0"/>
      <w:marBottom w:val="0"/>
      <w:divBdr>
        <w:top w:val="none" w:sz="0" w:space="0" w:color="auto"/>
        <w:left w:val="none" w:sz="0" w:space="0" w:color="auto"/>
        <w:bottom w:val="none" w:sz="0" w:space="0" w:color="auto"/>
        <w:right w:val="none" w:sz="0" w:space="0" w:color="auto"/>
      </w:divBdr>
    </w:div>
    <w:div w:id="1073939871">
      <w:bodyDiv w:val="1"/>
      <w:marLeft w:val="0"/>
      <w:marRight w:val="0"/>
      <w:marTop w:val="0"/>
      <w:marBottom w:val="0"/>
      <w:divBdr>
        <w:top w:val="none" w:sz="0" w:space="0" w:color="auto"/>
        <w:left w:val="none" w:sz="0" w:space="0" w:color="auto"/>
        <w:bottom w:val="none" w:sz="0" w:space="0" w:color="auto"/>
        <w:right w:val="none" w:sz="0" w:space="0" w:color="auto"/>
      </w:divBdr>
    </w:div>
    <w:div w:id="1127356768">
      <w:bodyDiv w:val="1"/>
      <w:marLeft w:val="0"/>
      <w:marRight w:val="0"/>
      <w:marTop w:val="0"/>
      <w:marBottom w:val="0"/>
      <w:divBdr>
        <w:top w:val="none" w:sz="0" w:space="0" w:color="auto"/>
        <w:left w:val="none" w:sz="0" w:space="0" w:color="auto"/>
        <w:bottom w:val="none" w:sz="0" w:space="0" w:color="auto"/>
        <w:right w:val="none" w:sz="0" w:space="0" w:color="auto"/>
      </w:divBdr>
    </w:div>
    <w:div w:id="151738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google.com/imgres?imgurl=https%3A%2F%2Fassets-global.website-files.com%2F5a5399a10a77cc0001b18774%2F5f45691e5710e40483762559_Free%2520Excel%2520gantt%2520chart%2520header%2520image.webp&amp;tbnid=wZXsqC8FQQRCPM&amp;vet=12ahUKEwj0vOWyqr-EAxV7QaQEHQzEAj4QMygAegQIARB1..i&amp;imgrefurl=https%3A%2F%2Fwww.teamgantt.com%2Ffree-gantt-chart-excel-template&amp;docid=zmcdmW7ASPT0yM&amp;w=1446&amp;h=836&amp;q=gantt%20chart%20template&amp;ved=2ahUKEwj0vOWyqr-EAxV7QaQEHQzEAj4QMygAegQIARB1"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18</Pages>
  <Words>6595</Words>
  <Characters>37593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Vincent Low</dc:creator>
  <cp:lastModifiedBy>Cossart, Amelia</cp:lastModifiedBy>
  <cp:revision>35</cp:revision>
  <dcterms:created xsi:type="dcterms:W3CDTF">2024-02-19T09:44:00Z</dcterms:created>
  <dcterms:modified xsi:type="dcterms:W3CDTF">2024-02-28T13:47:00Z</dcterms:modified>
</cp:coreProperties>
</file>