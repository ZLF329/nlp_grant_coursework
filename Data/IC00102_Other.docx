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F047F" w14:textId="02340614" w:rsidR="005E23E7" w:rsidRDefault="005E23E7" w:rsidP="00390E5E">
      <w:pPr>
        <w:spacing w:line="360" w:lineRule="auto"/>
        <w:jc w:val="both"/>
        <w:rPr>
          <w:b/>
          <w:bCs/>
          <w:sz w:val="24"/>
          <w:szCs w:val="24"/>
        </w:rPr>
      </w:pPr>
      <w:r>
        <w:rPr>
          <w:b/>
          <w:bCs/>
          <w:sz w:val="24"/>
          <w:szCs w:val="24"/>
        </w:rPr>
        <w:t>NIHR Pre-application support Fund – draft in development</w:t>
      </w:r>
    </w:p>
    <w:p w14:paraId="0AE7025C" w14:textId="77777777" w:rsidR="00A42CBC" w:rsidRPr="00835C3A" w:rsidRDefault="00A42CBC" w:rsidP="00835C3A">
      <w:pPr>
        <w:pStyle w:val="ListParagraph"/>
        <w:numPr>
          <w:ilvl w:val="0"/>
          <w:numId w:val="6"/>
        </w:numPr>
        <w:spacing w:line="360" w:lineRule="auto"/>
        <w:jc w:val="both"/>
        <w:rPr>
          <w:sz w:val="24"/>
          <w:szCs w:val="24"/>
        </w:rPr>
      </w:pPr>
      <w:r w:rsidRPr="00835C3A">
        <w:rPr>
          <w:b/>
          <w:bCs/>
          <w:sz w:val="24"/>
          <w:szCs w:val="24"/>
        </w:rPr>
        <w:t xml:space="preserve">Please describe your research career to date - </w:t>
      </w:r>
      <w:r w:rsidRPr="00835C3A">
        <w:rPr>
          <w:b/>
          <w:bCs/>
          <w:color w:val="FF0000"/>
          <w:sz w:val="24"/>
          <w:szCs w:val="24"/>
        </w:rPr>
        <w:t xml:space="preserve">500 Word </w:t>
      </w:r>
      <w:r w:rsidRPr="00835C3A">
        <w:rPr>
          <w:b/>
          <w:bCs/>
          <w:sz w:val="24"/>
          <w:szCs w:val="24"/>
        </w:rPr>
        <w:t>Limit</w:t>
      </w:r>
    </w:p>
    <w:p w14:paraId="5B524D00" w14:textId="77777777" w:rsidR="00A42CBC" w:rsidRPr="00D15A13" w:rsidRDefault="00A42CBC" w:rsidP="00A42CBC">
      <w:pPr>
        <w:spacing w:line="240" w:lineRule="auto"/>
        <w:jc w:val="both"/>
        <w:rPr>
          <w:i/>
          <w:iCs/>
          <w:color w:val="808080" w:themeColor="background1" w:themeShade="80"/>
          <w:sz w:val="24"/>
          <w:szCs w:val="24"/>
        </w:rPr>
      </w:pPr>
      <w:r w:rsidRPr="00D15A13">
        <w:rPr>
          <w:i/>
          <w:iCs/>
          <w:color w:val="808080" w:themeColor="background1" w:themeShade="80"/>
          <w:sz w:val="24"/>
          <w:szCs w:val="24"/>
        </w:rPr>
        <w:t>Please use this question to describe your research career to date, and how this makes you suitable for the NIHR career development scheme you would use the Pre-Application Support Fund to apply to. Please include details of:</w:t>
      </w:r>
    </w:p>
    <w:p w14:paraId="7F60E112" w14:textId="77777777" w:rsidR="00A42CBC" w:rsidRPr="00D15A13" w:rsidRDefault="00A42CBC" w:rsidP="00A42CBC">
      <w:pPr>
        <w:numPr>
          <w:ilvl w:val="0"/>
          <w:numId w:val="1"/>
        </w:numPr>
        <w:spacing w:line="240" w:lineRule="auto"/>
        <w:jc w:val="both"/>
        <w:rPr>
          <w:i/>
          <w:iCs/>
          <w:color w:val="808080" w:themeColor="background1" w:themeShade="80"/>
          <w:sz w:val="24"/>
          <w:szCs w:val="24"/>
        </w:rPr>
      </w:pPr>
      <w:r w:rsidRPr="00D15A13">
        <w:rPr>
          <w:i/>
          <w:iCs/>
          <w:color w:val="808080" w:themeColor="background1" w:themeShade="80"/>
          <w:sz w:val="24"/>
          <w:szCs w:val="24"/>
        </w:rPr>
        <w:t>Relevant skills and experience you have gained to date.</w:t>
      </w:r>
    </w:p>
    <w:p w14:paraId="42A77B35" w14:textId="77777777" w:rsidR="00A42CBC" w:rsidRPr="00D15A13" w:rsidRDefault="00A42CBC" w:rsidP="00A42CBC">
      <w:pPr>
        <w:numPr>
          <w:ilvl w:val="0"/>
          <w:numId w:val="1"/>
        </w:numPr>
        <w:spacing w:line="240" w:lineRule="auto"/>
        <w:jc w:val="both"/>
        <w:rPr>
          <w:i/>
          <w:iCs/>
          <w:color w:val="808080" w:themeColor="background1" w:themeShade="80"/>
          <w:sz w:val="24"/>
          <w:szCs w:val="24"/>
        </w:rPr>
      </w:pPr>
      <w:r w:rsidRPr="00D15A13">
        <w:rPr>
          <w:i/>
          <w:iCs/>
          <w:color w:val="808080" w:themeColor="background1" w:themeShade="80"/>
          <w:sz w:val="24"/>
          <w:szCs w:val="24"/>
        </w:rPr>
        <w:t>Your commitment to a career in research within the NIHR's remit.</w:t>
      </w:r>
    </w:p>
    <w:p w14:paraId="663796FF" w14:textId="77777777" w:rsidR="00C5318B" w:rsidRDefault="00C5318B" w:rsidP="00390E5E">
      <w:pPr>
        <w:spacing w:line="360" w:lineRule="auto"/>
        <w:jc w:val="both"/>
        <w:rPr>
          <w:sz w:val="24"/>
          <w:szCs w:val="24"/>
        </w:rPr>
      </w:pPr>
    </w:p>
    <w:p w14:paraId="77F4DE7F" w14:textId="00FF400B" w:rsidR="003F5DFD" w:rsidRPr="00C5318B" w:rsidRDefault="00C5318B" w:rsidP="00390E5E">
      <w:pPr>
        <w:spacing w:line="360" w:lineRule="auto"/>
        <w:jc w:val="both"/>
        <w:rPr>
          <w:i/>
          <w:iCs/>
          <w:sz w:val="24"/>
          <w:szCs w:val="24"/>
        </w:rPr>
      </w:pPr>
      <w:r w:rsidRPr="00C5318B">
        <w:rPr>
          <w:i/>
          <w:iCs/>
          <w:sz w:val="24"/>
          <w:szCs w:val="24"/>
        </w:rPr>
        <w:t xml:space="preserve">[Currently </w:t>
      </w:r>
      <w:r w:rsidR="00B43436">
        <w:rPr>
          <w:i/>
          <w:iCs/>
          <w:sz w:val="24"/>
          <w:szCs w:val="24"/>
        </w:rPr>
        <w:t>5</w:t>
      </w:r>
      <w:r w:rsidR="00BA5BCB">
        <w:rPr>
          <w:i/>
          <w:iCs/>
          <w:sz w:val="24"/>
          <w:szCs w:val="24"/>
        </w:rPr>
        <w:t>53</w:t>
      </w:r>
      <w:r w:rsidR="00B43436">
        <w:rPr>
          <w:i/>
          <w:iCs/>
          <w:sz w:val="24"/>
          <w:szCs w:val="24"/>
        </w:rPr>
        <w:t xml:space="preserve"> </w:t>
      </w:r>
      <w:r w:rsidRPr="00C5318B">
        <w:rPr>
          <w:i/>
          <w:iCs/>
          <w:sz w:val="24"/>
          <w:szCs w:val="24"/>
        </w:rPr>
        <w:t>words]</w:t>
      </w:r>
    </w:p>
    <w:p w14:paraId="142ACC85" w14:textId="071D8AC2" w:rsidR="00A42CBC" w:rsidRDefault="005A35C0" w:rsidP="00390E5E">
      <w:pPr>
        <w:spacing w:line="360" w:lineRule="auto"/>
        <w:jc w:val="both"/>
        <w:rPr>
          <w:sz w:val="24"/>
          <w:szCs w:val="24"/>
        </w:rPr>
      </w:pPr>
      <w:r>
        <w:rPr>
          <w:sz w:val="24"/>
          <w:szCs w:val="24"/>
        </w:rPr>
        <w:t>I am a</w:t>
      </w:r>
      <w:r w:rsidR="00F31125">
        <w:rPr>
          <w:sz w:val="24"/>
          <w:szCs w:val="24"/>
        </w:rPr>
        <w:t xml:space="preserve"> </w:t>
      </w:r>
      <w:r w:rsidR="00390E5E">
        <w:rPr>
          <w:sz w:val="24"/>
          <w:szCs w:val="24"/>
        </w:rPr>
        <w:t>clinical leader</w:t>
      </w:r>
      <w:r w:rsidR="00A42CBC">
        <w:rPr>
          <w:sz w:val="24"/>
          <w:szCs w:val="24"/>
        </w:rPr>
        <w:t xml:space="preserve"> and </w:t>
      </w:r>
      <w:r w:rsidR="00390E5E">
        <w:rPr>
          <w:sz w:val="24"/>
          <w:szCs w:val="24"/>
        </w:rPr>
        <w:t>cancer nurse</w:t>
      </w:r>
      <w:r w:rsidR="00A42CBC">
        <w:rPr>
          <w:sz w:val="24"/>
          <w:szCs w:val="24"/>
        </w:rPr>
        <w:t xml:space="preserve"> working in </w:t>
      </w:r>
      <w:r>
        <w:rPr>
          <w:sz w:val="24"/>
          <w:szCs w:val="24"/>
        </w:rPr>
        <w:t>Trust-wide</w:t>
      </w:r>
      <w:r w:rsidR="00A42CBC">
        <w:rPr>
          <w:sz w:val="24"/>
          <w:szCs w:val="24"/>
        </w:rPr>
        <w:t xml:space="preserve"> nursing rol</w:t>
      </w:r>
      <w:r w:rsidR="00F31125">
        <w:rPr>
          <w:sz w:val="24"/>
          <w:szCs w:val="24"/>
        </w:rPr>
        <w:t>e</w:t>
      </w:r>
      <w:r>
        <w:rPr>
          <w:sz w:val="24"/>
          <w:szCs w:val="24"/>
        </w:rPr>
        <w:t>. I</w:t>
      </w:r>
      <w:r w:rsidR="00F31125">
        <w:rPr>
          <w:sz w:val="24"/>
          <w:szCs w:val="24"/>
        </w:rPr>
        <w:t>n</w:t>
      </w:r>
      <w:r w:rsidR="00A42CBC">
        <w:rPr>
          <w:sz w:val="24"/>
          <w:szCs w:val="24"/>
        </w:rPr>
        <w:t xml:space="preserve"> parallel, </w:t>
      </w:r>
      <w:r w:rsidR="003F5DFD">
        <w:rPr>
          <w:sz w:val="24"/>
          <w:szCs w:val="24"/>
        </w:rPr>
        <w:t>I</w:t>
      </w:r>
      <w:r w:rsidR="00D15A13">
        <w:rPr>
          <w:sz w:val="24"/>
          <w:szCs w:val="24"/>
        </w:rPr>
        <w:t xml:space="preserve"> hold positions as</w:t>
      </w:r>
      <w:r w:rsidR="003F5DFD">
        <w:rPr>
          <w:sz w:val="24"/>
          <w:szCs w:val="24"/>
        </w:rPr>
        <w:t xml:space="preserve"> </w:t>
      </w:r>
      <w:r w:rsidR="003D7FD0">
        <w:rPr>
          <w:sz w:val="24"/>
          <w:szCs w:val="24"/>
        </w:rPr>
        <w:t>NIHR</w:t>
      </w:r>
      <w:r w:rsidR="00A42CBC">
        <w:rPr>
          <w:sz w:val="24"/>
          <w:szCs w:val="24"/>
        </w:rPr>
        <w:t xml:space="preserve"> Senior Research Leader </w:t>
      </w:r>
      <w:r w:rsidR="0004667C">
        <w:rPr>
          <w:sz w:val="24"/>
          <w:szCs w:val="24"/>
        </w:rPr>
        <w:t>(</w:t>
      </w:r>
      <w:r w:rsidR="00A42CBC">
        <w:rPr>
          <w:sz w:val="24"/>
          <w:szCs w:val="24"/>
        </w:rPr>
        <w:t>Nursing and Midwifery</w:t>
      </w:r>
      <w:r w:rsidR="0004667C">
        <w:rPr>
          <w:sz w:val="24"/>
          <w:szCs w:val="24"/>
        </w:rPr>
        <w:t>)</w:t>
      </w:r>
      <w:r w:rsidR="00A42CBC">
        <w:rPr>
          <w:sz w:val="24"/>
          <w:szCs w:val="24"/>
        </w:rPr>
        <w:t xml:space="preserve"> and </w:t>
      </w:r>
      <w:r w:rsidR="003D7FD0">
        <w:rPr>
          <w:sz w:val="24"/>
          <w:szCs w:val="24"/>
        </w:rPr>
        <w:t xml:space="preserve">management board member </w:t>
      </w:r>
      <w:r w:rsidR="00A42CBC">
        <w:rPr>
          <w:sz w:val="24"/>
          <w:szCs w:val="24"/>
        </w:rPr>
        <w:t>of the NIHR Applied Research Collaboration North Thames</w:t>
      </w:r>
      <w:r w:rsidR="00B43436">
        <w:rPr>
          <w:sz w:val="24"/>
          <w:szCs w:val="24"/>
        </w:rPr>
        <w:t xml:space="preserve">, </w:t>
      </w:r>
      <w:r w:rsidR="00D15A13">
        <w:rPr>
          <w:sz w:val="24"/>
          <w:szCs w:val="24"/>
        </w:rPr>
        <w:t xml:space="preserve">at </w:t>
      </w:r>
      <w:r w:rsidR="00A42CBC">
        <w:rPr>
          <w:sz w:val="24"/>
          <w:szCs w:val="24"/>
        </w:rPr>
        <w:t>UCL.</w:t>
      </w:r>
      <w:r w:rsidR="00ED777B">
        <w:rPr>
          <w:sz w:val="24"/>
          <w:szCs w:val="24"/>
        </w:rPr>
        <w:t xml:space="preserve"> </w:t>
      </w:r>
      <w:r w:rsidR="00A42CBC">
        <w:rPr>
          <w:sz w:val="24"/>
          <w:szCs w:val="24"/>
        </w:rPr>
        <w:t xml:space="preserve">Completing an NIHR CDRF in 2022, I am applying to this Fund </w:t>
      </w:r>
      <w:r w:rsidR="00C5445A">
        <w:rPr>
          <w:sz w:val="24"/>
          <w:szCs w:val="24"/>
        </w:rPr>
        <w:t>to</w:t>
      </w:r>
      <w:r w:rsidR="00A42CBC">
        <w:rPr>
          <w:sz w:val="24"/>
          <w:szCs w:val="24"/>
        </w:rPr>
        <w:t xml:space="preserve"> </w:t>
      </w:r>
      <w:r w:rsidR="00661A8E">
        <w:rPr>
          <w:sz w:val="24"/>
          <w:szCs w:val="24"/>
        </w:rPr>
        <w:t>support</w:t>
      </w:r>
      <w:r w:rsidR="00C5445A">
        <w:rPr>
          <w:sz w:val="24"/>
          <w:szCs w:val="24"/>
        </w:rPr>
        <w:t xml:space="preserve"> an</w:t>
      </w:r>
      <w:r w:rsidR="00A42CBC">
        <w:rPr>
          <w:sz w:val="24"/>
          <w:szCs w:val="24"/>
        </w:rPr>
        <w:t xml:space="preserve"> intended submission to the ACAF scheme in </w:t>
      </w:r>
      <w:r w:rsidR="00E41F03">
        <w:rPr>
          <w:sz w:val="24"/>
          <w:szCs w:val="24"/>
        </w:rPr>
        <w:t>autumn 2025</w:t>
      </w:r>
      <w:r w:rsidR="00A42CBC">
        <w:rPr>
          <w:sz w:val="24"/>
          <w:szCs w:val="24"/>
        </w:rPr>
        <w:t xml:space="preserve">. </w:t>
      </w:r>
    </w:p>
    <w:p w14:paraId="3A9A566B" w14:textId="2916639D" w:rsidR="003F5DFD" w:rsidRDefault="00C5445A" w:rsidP="00390E5E">
      <w:pPr>
        <w:spacing w:line="360" w:lineRule="auto"/>
        <w:jc w:val="both"/>
        <w:rPr>
          <w:sz w:val="24"/>
          <w:szCs w:val="24"/>
        </w:rPr>
      </w:pPr>
      <w:r w:rsidRPr="00C5445A">
        <w:rPr>
          <w:sz w:val="24"/>
          <w:szCs w:val="24"/>
        </w:rPr>
        <w:t xml:space="preserve">I </w:t>
      </w:r>
      <w:r w:rsidR="003F5DFD">
        <w:rPr>
          <w:sz w:val="24"/>
          <w:szCs w:val="24"/>
        </w:rPr>
        <w:t xml:space="preserve">firmly believe that </w:t>
      </w:r>
      <w:r w:rsidRPr="00C5445A">
        <w:rPr>
          <w:sz w:val="24"/>
          <w:szCs w:val="24"/>
        </w:rPr>
        <w:t xml:space="preserve">research </w:t>
      </w:r>
      <w:r w:rsidR="003F5DFD">
        <w:rPr>
          <w:sz w:val="24"/>
          <w:szCs w:val="24"/>
        </w:rPr>
        <w:t>i</w:t>
      </w:r>
      <w:r w:rsidRPr="00C5445A">
        <w:rPr>
          <w:sz w:val="24"/>
          <w:szCs w:val="24"/>
        </w:rPr>
        <w:t xml:space="preserve">s foundational to progressive patient care. </w:t>
      </w:r>
      <w:r w:rsidR="004D24B9">
        <w:rPr>
          <w:sz w:val="24"/>
          <w:szCs w:val="24"/>
        </w:rPr>
        <w:t>While m</w:t>
      </w:r>
      <w:r w:rsidR="00A42CBC">
        <w:rPr>
          <w:sz w:val="24"/>
          <w:szCs w:val="24"/>
        </w:rPr>
        <w:t xml:space="preserve">y current roles </w:t>
      </w:r>
      <w:r w:rsidR="00E41F03">
        <w:rPr>
          <w:sz w:val="24"/>
          <w:szCs w:val="24"/>
        </w:rPr>
        <w:t>prioritise</w:t>
      </w:r>
      <w:r w:rsidR="00A42CBC">
        <w:rPr>
          <w:sz w:val="24"/>
          <w:szCs w:val="24"/>
        </w:rPr>
        <w:t xml:space="preserve"> </w:t>
      </w:r>
      <w:r>
        <w:rPr>
          <w:sz w:val="24"/>
          <w:szCs w:val="24"/>
        </w:rPr>
        <w:t xml:space="preserve">capacity building </w:t>
      </w:r>
      <w:r w:rsidR="00D15A13">
        <w:rPr>
          <w:sz w:val="24"/>
          <w:szCs w:val="24"/>
        </w:rPr>
        <w:t>with</w:t>
      </w:r>
      <w:r>
        <w:rPr>
          <w:sz w:val="24"/>
          <w:szCs w:val="24"/>
        </w:rPr>
        <w:t>in others</w:t>
      </w:r>
      <w:r w:rsidR="004D24B9">
        <w:rPr>
          <w:sz w:val="24"/>
          <w:szCs w:val="24"/>
        </w:rPr>
        <w:t xml:space="preserve">, </w:t>
      </w:r>
      <w:r w:rsidR="00E41F03">
        <w:rPr>
          <w:sz w:val="24"/>
          <w:szCs w:val="24"/>
        </w:rPr>
        <w:t xml:space="preserve">I </w:t>
      </w:r>
      <w:r w:rsidR="00D15A13">
        <w:rPr>
          <w:sz w:val="24"/>
          <w:szCs w:val="24"/>
        </w:rPr>
        <w:t>remain committed to</w:t>
      </w:r>
      <w:r w:rsidR="005A50C1">
        <w:rPr>
          <w:sz w:val="24"/>
          <w:szCs w:val="24"/>
        </w:rPr>
        <w:t xml:space="preserve"> </w:t>
      </w:r>
      <w:r w:rsidR="003F5DFD">
        <w:rPr>
          <w:sz w:val="24"/>
          <w:szCs w:val="24"/>
        </w:rPr>
        <w:t xml:space="preserve">my </w:t>
      </w:r>
      <w:r w:rsidR="00D15A13">
        <w:rPr>
          <w:sz w:val="24"/>
          <w:szCs w:val="24"/>
        </w:rPr>
        <w:t xml:space="preserve">own </w:t>
      </w:r>
      <w:r>
        <w:rPr>
          <w:sz w:val="24"/>
          <w:szCs w:val="24"/>
        </w:rPr>
        <w:t xml:space="preserve">research interests </w:t>
      </w:r>
      <w:r w:rsidR="00B43436">
        <w:rPr>
          <w:sz w:val="24"/>
          <w:szCs w:val="24"/>
        </w:rPr>
        <w:t xml:space="preserve">and </w:t>
      </w:r>
      <w:r w:rsidR="00E23353" w:rsidRPr="00E23353">
        <w:rPr>
          <w:sz w:val="24"/>
          <w:szCs w:val="24"/>
        </w:rPr>
        <w:t>develop</w:t>
      </w:r>
      <w:r w:rsidR="00D15A13">
        <w:rPr>
          <w:sz w:val="24"/>
          <w:szCs w:val="24"/>
        </w:rPr>
        <w:t>ment</w:t>
      </w:r>
      <w:r w:rsidR="00E23353" w:rsidRPr="00E23353">
        <w:rPr>
          <w:sz w:val="24"/>
          <w:szCs w:val="24"/>
        </w:rPr>
        <w:t xml:space="preserve"> as a </w:t>
      </w:r>
      <w:r w:rsidR="006756C3">
        <w:rPr>
          <w:sz w:val="24"/>
          <w:szCs w:val="24"/>
        </w:rPr>
        <w:t xml:space="preserve">leader and </w:t>
      </w:r>
      <w:r w:rsidR="00E23353" w:rsidRPr="00E23353">
        <w:rPr>
          <w:sz w:val="24"/>
          <w:szCs w:val="24"/>
        </w:rPr>
        <w:t xml:space="preserve">clinical academic in the cancer field – </w:t>
      </w:r>
      <w:r w:rsidR="00D15A13">
        <w:rPr>
          <w:sz w:val="24"/>
          <w:szCs w:val="24"/>
        </w:rPr>
        <w:t>undertaking this in</w:t>
      </w:r>
      <w:r w:rsidR="00E23353" w:rsidRPr="00E23353">
        <w:rPr>
          <w:sz w:val="24"/>
          <w:szCs w:val="24"/>
        </w:rPr>
        <w:t xml:space="preserve"> ways that foster collaborations and draw on the expertise of service users.</w:t>
      </w:r>
      <w:r>
        <w:rPr>
          <w:sz w:val="24"/>
          <w:szCs w:val="24"/>
        </w:rPr>
        <w:t xml:space="preserve"> </w:t>
      </w:r>
    </w:p>
    <w:p w14:paraId="273E582C" w14:textId="39DED6E5" w:rsidR="00C5445A" w:rsidRPr="0057166E" w:rsidRDefault="00835C3A" w:rsidP="00390E5E">
      <w:pPr>
        <w:spacing w:line="360" w:lineRule="auto"/>
        <w:jc w:val="both"/>
        <w:rPr>
          <w:b/>
          <w:bCs/>
          <w:color w:val="808080" w:themeColor="background1" w:themeShade="80"/>
          <w:sz w:val="24"/>
          <w:szCs w:val="24"/>
        </w:rPr>
      </w:pPr>
      <w:r>
        <w:rPr>
          <w:b/>
          <w:bCs/>
          <w:color w:val="808080" w:themeColor="background1" w:themeShade="80"/>
          <w:sz w:val="24"/>
          <w:szCs w:val="24"/>
        </w:rPr>
        <w:t>Re</w:t>
      </w:r>
      <w:r w:rsidR="00E23353">
        <w:rPr>
          <w:b/>
          <w:bCs/>
          <w:color w:val="808080" w:themeColor="background1" w:themeShade="80"/>
          <w:sz w:val="24"/>
          <w:szCs w:val="24"/>
        </w:rPr>
        <w:t>levant skills and experience</w:t>
      </w:r>
    </w:p>
    <w:p w14:paraId="5208E10C" w14:textId="0BE03930" w:rsidR="008D62BF" w:rsidRDefault="00390E5E" w:rsidP="00390E5E">
      <w:pPr>
        <w:spacing w:line="360" w:lineRule="auto"/>
        <w:jc w:val="both"/>
        <w:rPr>
          <w:sz w:val="24"/>
          <w:szCs w:val="24"/>
        </w:rPr>
      </w:pPr>
      <w:r w:rsidRPr="0C44C2F7">
        <w:rPr>
          <w:sz w:val="24"/>
          <w:szCs w:val="24"/>
        </w:rPr>
        <w:t xml:space="preserve">My research </w:t>
      </w:r>
      <w:r w:rsidR="003F5DFD">
        <w:rPr>
          <w:sz w:val="24"/>
          <w:szCs w:val="24"/>
        </w:rPr>
        <w:t xml:space="preserve">journey began with </w:t>
      </w:r>
      <w:r w:rsidRPr="0C44C2F7">
        <w:rPr>
          <w:sz w:val="24"/>
          <w:szCs w:val="24"/>
        </w:rPr>
        <w:t>my undergraduate dissertation: ‘</w:t>
      </w:r>
      <w:r w:rsidRPr="0004667C">
        <w:rPr>
          <w:i/>
          <w:iCs/>
          <w:sz w:val="24"/>
          <w:szCs w:val="24"/>
        </w:rPr>
        <w:t>Too elementary to question? Blood pressure measurement in clinical practice’</w:t>
      </w:r>
      <w:r w:rsidRPr="0C44C2F7">
        <w:rPr>
          <w:sz w:val="24"/>
          <w:szCs w:val="24"/>
        </w:rPr>
        <w:t xml:space="preserve">. I </w:t>
      </w:r>
      <w:del w:id="0" w:author="Jill Russell" w:date="2024-03-22T11:57:00Z">
        <w:r w:rsidRPr="0C44C2F7" w:rsidDel="00904B13">
          <w:rPr>
            <w:sz w:val="24"/>
            <w:szCs w:val="24"/>
          </w:rPr>
          <w:delText xml:space="preserve">was able to </w:delText>
        </w:r>
      </w:del>
      <w:r w:rsidRPr="0C44C2F7">
        <w:rPr>
          <w:sz w:val="24"/>
          <w:szCs w:val="24"/>
        </w:rPr>
        <w:t>use</w:t>
      </w:r>
      <w:ins w:id="1" w:author="Jill Russell" w:date="2024-03-22T11:57:00Z">
        <w:r w:rsidR="00904B13">
          <w:rPr>
            <w:sz w:val="24"/>
            <w:szCs w:val="24"/>
          </w:rPr>
          <w:t>d</w:t>
        </w:r>
      </w:ins>
      <w:r w:rsidRPr="0C44C2F7">
        <w:rPr>
          <w:sz w:val="24"/>
          <w:szCs w:val="24"/>
        </w:rPr>
        <w:t xml:space="preserve"> my findings to standardise practice </w:t>
      </w:r>
      <w:r w:rsidR="008D62BF" w:rsidRPr="0C44C2F7">
        <w:rPr>
          <w:sz w:val="24"/>
          <w:szCs w:val="24"/>
        </w:rPr>
        <w:t>across a district hospital</w:t>
      </w:r>
      <w:ins w:id="2" w:author="Jill Russell" w:date="2024-03-22T12:13:00Z">
        <w:r w:rsidR="00904B13">
          <w:rPr>
            <w:sz w:val="24"/>
            <w:szCs w:val="24"/>
          </w:rPr>
          <w:t>,</w:t>
        </w:r>
      </w:ins>
      <w:r w:rsidR="003F5DFD">
        <w:rPr>
          <w:sz w:val="24"/>
          <w:szCs w:val="24"/>
        </w:rPr>
        <w:t xml:space="preserve"> addressing variations</w:t>
      </w:r>
      <w:r w:rsidR="00B43436">
        <w:rPr>
          <w:sz w:val="24"/>
          <w:szCs w:val="24"/>
        </w:rPr>
        <w:t xml:space="preserve"> in readings</w:t>
      </w:r>
      <w:ins w:id="3" w:author="Jill Russell" w:date="2024-03-22T12:13:00Z">
        <w:r w:rsidR="00904B13">
          <w:rPr>
            <w:sz w:val="24"/>
            <w:szCs w:val="24"/>
          </w:rPr>
          <w:t xml:space="preserve"> </w:t>
        </w:r>
      </w:ins>
      <w:del w:id="4" w:author="Jill Russell" w:date="2024-03-22T12:13:00Z">
        <w:r w:rsidR="006756C3" w:rsidDel="00904B13">
          <w:rPr>
            <w:sz w:val="24"/>
            <w:szCs w:val="24"/>
          </w:rPr>
          <w:delText>, used to inform clinical decisions,</w:delText>
        </w:r>
        <w:r w:rsidR="00D15A13" w:rsidDel="00904B13">
          <w:rPr>
            <w:sz w:val="24"/>
            <w:szCs w:val="24"/>
          </w:rPr>
          <w:delText xml:space="preserve"> </w:delText>
        </w:r>
      </w:del>
      <w:r w:rsidR="003B62B4">
        <w:rPr>
          <w:sz w:val="24"/>
          <w:szCs w:val="24"/>
        </w:rPr>
        <w:t>arising</w:t>
      </w:r>
      <w:r w:rsidR="00B43436">
        <w:rPr>
          <w:sz w:val="24"/>
          <w:szCs w:val="24"/>
        </w:rPr>
        <w:t xml:space="preserve"> from</w:t>
      </w:r>
      <w:r w:rsidRPr="0C44C2F7">
        <w:rPr>
          <w:sz w:val="24"/>
          <w:szCs w:val="24"/>
        </w:rPr>
        <w:t xml:space="preserve"> </w:t>
      </w:r>
      <w:r w:rsidR="00B43436">
        <w:rPr>
          <w:sz w:val="24"/>
          <w:szCs w:val="24"/>
        </w:rPr>
        <w:t>a</w:t>
      </w:r>
      <w:r w:rsidRPr="0C44C2F7">
        <w:rPr>
          <w:sz w:val="24"/>
          <w:szCs w:val="24"/>
        </w:rPr>
        <w:t xml:space="preserve"> nurs</w:t>
      </w:r>
      <w:r w:rsidR="00B43436">
        <w:rPr>
          <w:sz w:val="24"/>
          <w:szCs w:val="24"/>
        </w:rPr>
        <w:t>e’s</w:t>
      </w:r>
      <w:r w:rsidRPr="0C44C2F7">
        <w:rPr>
          <w:sz w:val="24"/>
          <w:szCs w:val="24"/>
        </w:rPr>
        <w:t xml:space="preserve"> </w:t>
      </w:r>
      <w:r w:rsidR="006B101D" w:rsidRPr="0C44C2F7">
        <w:rPr>
          <w:sz w:val="24"/>
          <w:szCs w:val="24"/>
        </w:rPr>
        <w:t>technique</w:t>
      </w:r>
      <w:r w:rsidRPr="0C44C2F7">
        <w:rPr>
          <w:sz w:val="24"/>
          <w:szCs w:val="24"/>
        </w:rPr>
        <w:t xml:space="preserve">. </w:t>
      </w:r>
      <w:r w:rsidR="006B101D" w:rsidRPr="006B101D">
        <w:rPr>
          <w:sz w:val="24"/>
          <w:szCs w:val="24"/>
        </w:rPr>
        <w:t xml:space="preserve">For </w:t>
      </w:r>
      <w:r w:rsidR="006B101D">
        <w:rPr>
          <w:sz w:val="24"/>
          <w:szCs w:val="24"/>
        </w:rPr>
        <w:t xml:space="preserve">my </w:t>
      </w:r>
      <w:r w:rsidR="006B101D" w:rsidRPr="006B101D">
        <w:rPr>
          <w:sz w:val="24"/>
          <w:szCs w:val="24"/>
        </w:rPr>
        <w:t xml:space="preserve">MSc research, </w:t>
      </w:r>
      <w:r w:rsidR="006B101D">
        <w:rPr>
          <w:sz w:val="24"/>
          <w:szCs w:val="24"/>
        </w:rPr>
        <w:t>I</w:t>
      </w:r>
      <w:r w:rsidR="006B101D" w:rsidRPr="006B101D">
        <w:rPr>
          <w:sz w:val="24"/>
          <w:szCs w:val="24"/>
        </w:rPr>
        <w:t xml:space="preserve"> </w:t>
      </w:r>
      <w:r w:rsidR="00B43436">
        <w:rPr>
          <w:sz w:val="24"/>
          <w:szCs w:val="24"/>
        </w:rPr>
        <w:t>used</w:t>
      </w:r>
      <w:r w:rsidR="006B101D">
        <w:rPr>
          <w:sz w:val="24"/>
          <w:szCs w:val="24"/>
        </w:rPr>
        <w:t xml:space="preserve"> interpretative phenomenological analysis to </w:t>
      </w:r>
      <w:r w:rsidR="006B101D" w:rsidRPr="006B101D">
        <w:rPr>
          <w:sz w:val="24"/>
          <w:szCs w:val="24"/>
        </w:rPr>
        <w:t>explore young people’s experiences of learning about their parent’s cancer diagnosis</w:t>
      </w:r>
      <w:del w:id="5" w:author="Jill Russell" w:date="2024-03-22T12:13:00Z">
        <w:r w:rsidR="006B101D" w:rsidDel="00904B13">
          <w:rPr>
            <w:sz w:val="24"/>
            <w:szCs w:val="24"/>
          </w:rPr>
          <w:delText xml:space="preserve"> </w:delText>
        </w:r>
        <w:r w:rsidR="006B101D" w:rsidRPr="006B101D" w:rsidDel="00904B13">
          <w:rPr>
            <w:sz w:val="24"/>
            <w:szCs w:val="24"/>
          </w:rPr>
          <w:delText>—</w:delText>
        </w:r>
        <w:r w:rsidR="006B101D" w:rsidDel="00904B13">
          <w:rPr>
            <w:sz w:val="24"/>
            <w:szCs w:val="24"/>
          </w:rPr>
          <w:delText xml:space="preserve"> </w:delText>
        </w:r>
        <w:r w:rsidR="006B101D" w:rsidRPr="006B101D" w:rsidDel="00904B13">
          <w:rPr>
            <w:sz w:val="24"/>
            <w:szCs w:val="24"/>
          </w:rPr>
          <w:delText>an under-researched area at the time</w:delText>
        </w:r>
      </w:del>
      <w:r w:rsidR="006B101D" w:rsidRPr="006B101D">
        <w:rPr>
          <w:sz w:val="24"/>
          <w:szCs w:val="24"/>
        </w:rPr>
        <w:t xml:space="preserve">. </w:t>
      </w:r>
      <w:r w:rsidR="006B101D">
        <w:rPr>
          <w:sz w:val="24"/>
          <w:szCs w:val="24"/>
        </w:rPr>
        <w:t>Findings were</w:t>
      </w:r>
      <w:r w:rsidR="006B101D" w:rsidRPr="006B101D">
        <w:rPr>
          <w:sz w:val="24"/>
          <w:szCs w:val="24"/>
        </w:rPr>
        <w:t xml:space="preserve"> disseminated in the</w:t>
      </w:r>
      <w:r w:rsidR="006B101D" w:rsidRPr="006B101D">
        <w:rPr>
          <w:i/>
          <w:iCs/>
          <w:sz w:val="24"/>
          <w:szCs w:val="24"/>
        </w:rPr>
        <w:t xml:space="preserve"> European Journal of Oncology Nursing </w:t>
      </w:r>
      <w:r w:rsidR="006B101D" w:rsidRPr="006B101D">
        <w:rPr>
          <w:sz w:val="24"/>
          <w:szCs w:val="24"/>
        </w:rPr>
        <w:t xml:space="preserve">and informed national charities’ publications </w:t>
      </w:r>
      <w:r w:rsidR="005A50C1">
        <w:rPr>
          <w:sz w:val="24"/>
          <w:szCs w:val="24"/>
        </w:rPr>
        <w:t xml:space="preserve">that </w:t>
      </w:r>
      <w:r w:rsidR="006B101D" w:rsidRPr="006B101D">
        <w:rPr>
          <w:sz w:val="24"/>
          <w:szCs w:val="24"/>
        </w:rPr>
        <w:t>guid</w:t>
      </w:r>
      <w:r w:rsidR="005A50C1">
        <w:rPr>
          <w:sz w:val="24"/>
          <w:szCs w:val="24"/>
        </w:rPr>
        <w:t>e</w:t>
      </w:r>
      <w:r w:rsidR="006B101D" w:rsidRPr="006B101D">
        <w:rPr>
          <w:sz w:val="24"/>
          <w:szCs w:val="24"/>
        </w:rPr>
        <w:t xml:space="preserve"> parents in sharing cancer diagnoses with their children.</w:t>
      </w:r>
      <w:r w:rsidR="006B101D">
        <w:rPr>
          <w:sz w:val="24"/>
          <w:szCs w:val="24"/>
        </w:rPr>
        <w:t xml:space="preserve"> </w:t>
      </w:r>
    </w:p>
    <w:p w14:paraId="48425B5B" w14:textId="2D617356" w:rsidR="006B101D" w:rsidRDefault="00390E5E" w:rsidP="00390E5E">
      <w:pPr>
        <w:spacing w:line="360" w:lineRule="auto"/>
        <w:jc w:val="both"/>
        <w:rPr>
          <w:sz w:val="24"/>
          <w:szCs w:val="24"/>
        </w:rPr>
      </w:pPr>
      <w:commentRangeStart w:id="6"/>
      <w:r w:rsidRPr="0C44C2F7">
        <w:rPr>
          <w:sz w:val="24"/>
          <w:szCs w:val="24"/>
        </w:rPr>
        <w:t>In 201</w:t>
      </w:r>
      <w:r w:rsidR="000D4DC6" w:rsidRPr="0C44C2F7">
        <w:rPr>
          <w:sz w:val="24"/>
          <w:szCs w:val="24"/>
        </w:rPr>
        <w:t>1</w:t>
      </w:r>
      <w:r w:rsidR="002F6C01">
        <w:rPr>
          <w:sz w:val="24"/>
          <w:szCs w:val="24"/>
        </w:rPr>
        <w:t>,</w:t>
      </w:r>
      <w:r w:rsidRPr="0C44C2F7">
        <w:rPr>
          <w:sz w:val="24"/>
          <w:szCs w:val="24"/>
        </w:rPr>
        <w:t xml:space="preserve"> I played a pivotal role </w:t>
      </w:r>
      <w:r w:rsidR="0057166E">
        <w:rPr>
          <w:sz w:val="24"/>
          <w:szCs w:val="24"/>
        </w:rPr>
        <w:t>in establishing</w:t>
      </w:r>
      <w:r w:rsidRPr="0C44C2F7">
        <w:rPr>
          <w:sz w:val="24"/>
          <w:szCs w:val="24"/>
        </w:rPr>
        <w:t xml:space="preserve"> a teenage and young adult </w:t>
      </w:r>
      <w:r w:rsidR="005F588D" w:rsidRPr="0C44C2F7">
        <w:rPr>
          <w:sz w:val="24"/>
          <w:szCs w:val="24"/>
        </w:rPr>
        <w:t>cancer A</w:t>
      </w:r>
      <w:r w:rsidRPr="0C44C2F7">
        <w:rPr>
          <w:sz w:val="24"/>
          <w:szCs w:val="24"/>
        </w:rPr>
        <w:t xml:space="preserve">mbulatory </w:t>
      </w:r>
      <w:r w:rsidR="005F588D" w:rsidRPr="0C44C2F7">
        <w:rPr>
          <w:sz w:val="24"/>
          <w:szCs w:val="24"/>
        </w:rPr>
        <w:t>C</w:t>
      </w:r>
      <w:r w:rsidRPr="0C44C2F7">
        <w:rPr>
          <w:sz w:val="24"/>
          <w:szCs w:val="24"/>
        </w:rPr>
        <w:t xml:space="preserve">are </w:t>
      </w:r>
      <w:r w:rsidR="002F6C01">
        <w:rPr>
          <w:sz w:val="24"/>
          <w:szCs w:val="24"/>
        </w:rPr>
        <w:t xml:space="preserve">(AC) </w:t>
      </w:r>
      <w:r w:rsidRPr="0C44C2F7">
        <w:rPr>
          <w:sz w:val="24"/>
          <w:szCs w:val="24"/>
        </w:rPr>
        <w:t>service at UCLH</w:t>
      </w:r>
      <w:r w:rsidR="00D15A13">
        <w:rPr>
          <w:sz w:val="24"/>
          <w:szCs w:val="24"/>
        </w:rPr>
        <w:t xml:space="preserve">. </w:t>
      </w:r>
      <w:r w:rsidR="00B43436" w:rsidRPr="00B346C5">
        <w:rPr>
          <w:sz w:val="24"/>
          <w:szCs w:val="24"/>
        </w:rPr>
        <w:t>Engaging clinical colleagues in participatory inquiry</w:t>
      </w:r>
      <w:r w:rsidR="003B62B4">
        <w:rPr>
          <w:sz w:val="24"/>
          <w:szCs w:val="24"/>
        </w:rPr>
        <w:t xml:space="preserve"> in partnership </w:t>
      </w:r>
      <w:r w:rsidR="003B62B4">
        <w:rPr>
          <w:sz w:val="24"/>
          <w:szCs w:val="24"/>
        </w:rPr>
        <w:lastRenderedPageBreak/>
        <w:t xml:space="preserve">with </w:t>
      </w:r>
      <w:r w:rsidR="00D15A13">
        <w:rPr>
          <w:sz w:val="24"/>
          <w:szCs w:val="24"/>
        </w:rPr>
        <w:t>City University, this</w:t>
      </w:r>
      <w:r w:rsidR="003B62B4">
        <w:rPr>
          <w:sz w:val="24"/>
          <w:szCs w:val="24"/>
        </w:rPr>
        <w:t xml:space="preserve"> approach</w:t>
      </w:r>
      <w:r w:rsidR="00D15A13">
        <w:rPr>
          <w:sz w:val="24"/>
          <w:szCs w:val="24"/>
        </w:rPr>
        <w:t xml:space="preserve"> </w:t>
      </w:r>
      <w:r w:rsidR="00D15A13" w:rsidRPr="00B346C5">
        <w:rPr>
          <w:sz w:val="24"/>
          <w:szCs w:val="24"/>
        </w:rPr>
        <w:t>informed the service’s development</w:t>
      </w:r>
      <w:r w:rsidR="00D15A13">
        <w:rPr>
          <w:sz w:val="24"/>
          <w:szCs w:val="24"/>
        </w:rPr>
        <w:t xml:space="preserve">. </w:t>
      </w:r>
      <w:r w:rsidR="002F6C01">
        <w:rPr>
          <w:sz w:val="24"/>
          <w:szCs w:val="24"/>
        </w:rPr>
        <w:t>Our</w:t>
      </w:r>
      <w:r w:rsidRPr="0C44C2F7">
        <w:rPr>
          <w:sz w:val="24"/>
          <w:szCs w:val="24"/>
        </w:rPr>
        <w:t xml:space="preserve"> findings</w:t>
      </w:r>
      <w:r w:rsidR="002F6C01">
        <w:rPr>
          <w:sz w:val="24"/>
          <w:szCs w:val="24"/>
        </w:rPr>
        <w:t>,</w:t>
      </w:r>
      <w:r w:rsidRPr="0C44C2F7">
        <w:rPr>
          <w:sz w:val="24"/>
          <w:szCs w:val="24"/>
        </w:rPr>
        <w:t xml:space="preserve"> </w:t>
      </w:r>
      <w:r w:rsidR="00B346C5">
        <w:rPr>
          <w:sz w:val="24"/>
          <w:szCs w:val="24"/>
        </w:rPr>
        <w:t>disseminated</w:t>
      </w:r>
      <w:r w:rsidRPr="0C44C2F7">
        <w:rPr>
          <w:sz w:val="24"/>
          <w:szCs w:val="24"/>
        </w:rPr>
        <w:t xml:space="preserve"> </w:t>
      </w:r>
      <w:r w:rsidR="005A50C1">
        <w:rPr>
          <w:sz w:val="24"/>
          <w:szCs w:val="24"/>
        </w:rPr>
        <w:t>at</w:t>
      </w:r>
      <w:r w:rsidR="00B346C5">
        <w:rPr>
          <w:sz w:val="24"/>
          <w:szCs w:val="24"/>
        </w:rPr>
        <w:t xml:space="preserve"> </w:t>
      </w:r>
      <w:r w:rsidRPr="0C44C2F7">
        <w:rPr>
          <w:sz w:val="24"/>
          <w:szCs w:val="24"/>
        </w:rPr>
        <w:t>conference</w:t>
      </w:r>
      <w:r w:rsidR="002F6C01">
        <w:rPr>
          <w:sz w:val="24"/>
          <w:szCs w:val="24"/>
        </w:rPr>
        <w:t>s,</w:t>
      </w:r>
      <w:r w:rsidRPr="0C44C2F7">
        <w:rPr>
          <w:sz w:val="24"/>
          <w:szCs w:val="24"/>
        </w:rPr>
        <w:t xml:space="preserve"> </w:t>
      </w:r>
      <w:r w:rsidR="00B346C5">
        <w:rPr>
          <w:sz w:val="24"/>
          <w:szCs w:val="24"/>
        </w:rPr>
        <w:t xml:space="preserve">resulted in </w:t>
      </w:r>
      <w:r w:rsidRPr="0C44C2F7">
        <w:rPr>
          <w:sz w:val="24"/>
          <w:szCs w:val="24"/>
        </w:rPr>
        <w:t xml:space="preserve">three successful bids to </w:t>
      </w:r>
      <w:r w:rsidR="00B346C5">
        <w:rPr>
          <w:sz w:val="24"/>
          <w:szCs w:val="24"/>
        </w:rPr>
        <w:t xml:space="preserve">national charities </w:t>
      </w:r>
      <w:r w:rsidRPr="0C44C2F7">
        <w:rPr>
          <w:sz w:val="24"/>
          <w:szCs w:val="24"/>
        </w:rPr>
        <w:t xml:space="preserve">to fund specialist </w:t>
      </w:r>
      <w:r w:rsidR="002F6C01">
        <w:rPr>
          <w:sz w:val="24"/>
          <w:szCs w:val="24"/>
        </w:rPr>
        <w:t xml:space="preserve">AC </w:t>
      </w:r>
      <w:r w:rsidRPr="0C44C2F7">
        <w:rPr>
          <w:sz w:val="24"/>
          <w:szCs w:val="24"/>
        </w:rPr>
        <w:t xml:space="preserve">posts. </w:t>
      </w:r>
    </w:p>
    <w:p w14:paraId="415CA235" w14:textId="2CE51359" w:rsidR="000D4DC6" w:rsidRDefault="00390E5E" w:rsidP="00390E5E">
      <w:pPr>
        <w:spacing w:line="360" w:lineRule="auto"/>
        <w:jc w:val="both"/>
        <w:rPr>
          <w:sz w:val="24"/>
          <w:szCs w:val="24"/>
        </w:rPr>
      </w:pPr>
      <w:r w:rsidRPr="00390E5E">
        <w:rPr>
          <w:sz w:val="24"/>
          <w:szCs w:val="24"/>
        </w:rPr>
        <w:t>In 2012</w:t>
      </w:r>
      <w:r w:rsidR="002F6C01">
        <w:rPr>
          <w:sz w:val="24"/>
          <w:szCs w:val="24"/>
        </w:rPr>
        <w:t>,</w:t>
      </w:r>
      <w:r w:rsidRPr="00390E5E">
        <w:rPr>
          <w:sz w:val="24"/>
          <w:szCs w:val="24"/>
        </w:rPr>
        <w:t xml:space="preserve"> as part of a Postgraduate Certificate in Organisational Development</w:t>
      </w:r>
      <w:r w:rsidR="00371B1E">
        <w:rPr>
          <w:sz w:val="24"/>
          <w:szCs w:val="24"/>
        </w:rPr>
        <w:t>,</w:t>
      </w:r>
      <w:r w:rsidRPr="00390E5E">
        <w:rPr>
          <w:sz w:val="24"/>
          <w:szCs w:val="24"/>
        </w:rPr>
        <w:t xml:space="preserve"> I </w:t>
      </w:r>
      <w:r w:rsidR="00B346C5">
        <w:rPr>
          <w:sz w:val="24"/>
          <w:szCs w:val="24"/>
        </w:rPr>
        <w:t>conducted</w:t>
      </w:r>
      <w:r w:rsidRPr="00390E5E">
        <w:rPr>
          <w:sz w:val="24"/>
          <w:szCs w:val="24"/>
        </w:rPr>
        <w:t xml:space="preserve"> an independent evaluation of a </w:t>
      </w:r>
      <w:commentRangeStart w:id="7"/>
      <w:r w:rsidRPr="00390E5E">
        <w:rPr>
          <w:sz w:val="24"/>
          <w:szCs w:val="24"/>
        </w:rPr>
        <w:t xml:space="preserve">service-related project </w:t>
      </w:r>
      <w:commentRangeEnd w:id="7"/>
      <w:r w:rsidR="00904B13">
        <w:rPr>
          <w:rStyle w:val="CommentReference"/>
        </w:rPr>
        <w:commentReference w:id="7"/>
      </w:r>
      <w:r w:rsidR="00B346C5">
        <w:rPr>
          <w:sz w:val="24"/>
          <w:szCs w:val="24"/>
        </w:rPr>
        <w:t xml:space="preserve">within the </w:t>
      </w:r>
      <w:r w:rsidRPr="00390E5E">
        <w:rPr>
          <w:sz w:val="24"/>
          <w:szCs w:val="24"/>
        </w:rPr>
        <w:t>Leading for Improvement</w:t>
      </w:r>
      <w:r w:rsidR="00B346C5">
        <w:rPr>
          <w:sz w:val="24"/>
          <w:szCs w:val="24"/>
        </w:rPr>
        <w:t xml:space="preserve"> programme at UCLH</w:t>
      </w:r>
      <w:r w:rsidR="00F31125">
        <w:rPr>
          <w:sz w:val="24"/>
          <w:szCs w:val="24"/>
        </w:rPr>
        <w:t>. F</w:t>
      </w:r>
      <w:r w:rsidR="00ED777B">
        <w:rPr>
          <w:sz w:val="24"/>
          <w:szCs w:val="24"/>
        </w:rPr>
        <w:t>indings inform</w:t>
      </w:r>
      <w:r w:rsidR="00F31125">
        <w:rPr>
          <w:sz w:val="24"/>
          <w:szCs w:val="24"/>
        </w:rPr>
        <w:t>ed</w:t>
      </w:r>
      <w:r w:rsidR="00ED777B">
        <w:rPr>
          <w:sz w:val="24"/>
          <w:szCs w:val="24"/>
        </w:rPr>
        <w:t xml:space="preserve"> </w:t>
      </w:r>
      <w:r w:rsidRPr="00390E5E">
        <w:rPr>
          <w:sz w:val="24"/>
          <w:szCs w:val="24"/>
        </w:rPr>
        <w:t xml:space="preserve">the commissioning of future </w:t>
      </w:r>
      <w:r w:rsidR="00ED777B">
        <w:rPr>
          <w:sz w:val="24"/>
          <w:szCs w:val="24"/>
        </w:rPr>
        <w:t>cohorts</w:t>
      </w:r>
      <w:r w:rsidRPr="00390E5E">
        <w:rPr>
          <w:sz w:val="24"/>
          <w:szCs w:val="24"/>
        </w:rPr>
        <w:t xml:space="preserve">. </w:t>
      </w:r>
    </w:p>
    <w:p w14:paraId="696C802B" w14:textId="1B4EDF36" w:rsidR="008D2317" w:rsidRPr="0005049A" w:rsidRDefault="00390E5E" w:rsidP="008D2317">
      <w:pPr>
        <w:spacing w:line="360" w:lineRule="auto"/>
        <w:jc w:val="both"/>
        <w:rPr>
          <w:sz w:val="24"/>
          <w:szCs w:val="24"/>
        </w:rPr>
      </w:pPr>
      <w:r w:rsidRPr="00390E5E">
        <w:rPr>
          <w:sz w:val="24"/>
          <w:szCs w:val="24"/>
        </w:rPr>
        <w:t xml:space="preserve">I </w:t>
      </w:r>
      <w:r w:rsidR="00B346C5">
        <w:rPr>
          <w:sz w:val="24"/>
          <w:szCs w:val="24"/>
        </w:rPr>
        <w:t>le</w:t>
      </w:r>
      <w:r w:rsidR="00A6741F">
        <w:rPr>
          <w:sz w:val="24"/>
          <w:szCs w:val="24"/>
        </w:rPr>
        <w:t>d</w:t>
      </w:r>
      <w:r w:rsidR="00B346C5">
        <w:rPr>
          <w:sz w:val="24"/>
          <w:szCs w:val="24"/>
        </w:rPr>
        <w:t xml:space="preserve"> </w:t>
      </w:r>
      <w:r w:rsidR="00A6741F">
        <w:rPr>
          <w:sz w:val="24"/>
          <w:szCs w:val="24"/>
        </w:rPr>
        <w:t xml:space="preserve">the </w:t>
      </w:r>
      <w:r w:rsidRPr="00390E5E">
        <w:rPr>
          <w:sz w:val="24"/>
          <w:szCs w:val="24"/>
        </w:rPr>
        <w:t>implement</w:t>
      </w:r>
      <w:r w:rsidR="00A6741F">
        <w:rPr>
          <w:sz w:val="24"/>
          <w:szCs w:val="24"/>
        </w:rPr>
        <w:t>ation of the</w:t>
      </w:r>
      <w:r w:rsidRPr="00390E5E">
        <w:rPr>
          <w:sz w:val="24"/>
          <w:szCs w:val="24"/>
        </w:rPr>
        <w:t xml:space="preserve"> </w:t>
      </w:r>
      <w:commentRangeStart w:id="8"/>
      <w:r w:rsidRPr="00390E5E">
        <w:rPr>
          <w:sz w:val="24"/>
          <w:szCs w:val="24"/>
        </w:rPr>
        <w:t>N</w:t>
      </w:r>
      <w:r w:rsidR="00F31125">
        <w:rPr>
          <w:sz w:val="24"/>
          <w:szCs w:val="24"/>
        </w:rPr>
        <w:t>MC</w:t>
      </w:r>
      <w:commentRangeEnd w:id="8"/>
      <w:r w:rsidR="00904B13">
        <w:rPr>
          <w:rStyle w:val="CommentReference"/>
        </w:rPr>
        <w:commentReference w:id="8"/>
      </w:r>
      <w:r w:rsidRPr="00390E5E">
        <w:rPr>
          <w:sz w:val="24"/>
          <w:szCs w:val="24"/>
        </w:rPr>
        <w:t xml:space="preserve"> revalidation across </w:t>
      </w:r>
      <w:r w:rsidR="002F6C01">
        <w:rPr>
          <w:sz w:val="24"/>
          <w:szCs w:val="24"/>
        </w:rPr>
        <w:t>30</w:t>
      </w:r>
      <w:r w:rsidR="008D62BF">
        <w:rPr>
          <w:sz w:val="24"/>
          <w:szCs w:val="24"/>
        </w:rPr>
        <w:t>0</w:t>
      </w:r>
      <w:r w:rsidRPr="00390E5E">
        <w:rPr>
          <w:sz w:val="24"/>
          <w:szCs w:val="24"/>
        </w:rPr>
        <w:t xml:space="preserve">0 </w:t>
      </w:r>
      <w:r w:rsidR="00A6741F">
        <w:rPr>
          <w:sz w:val="24"/>
          <w:szCs w:val="24"/>
        </w:rPr>
        <w:t>registrants at</w:t>
      </w:r>
      <w:r w:rsidRPr="00390E5E">
        <w:rPr>
          <w:sz w:val="24"/>
          <w:szCs w:val="24"/>
        </w:rPr>
        <w:t xml:space="preserve"> UCLH</w:t>
      </w:r>
      <w:r w:rsidR="00A6741F">
        <w:rPr>
          <w:sz w:val="24"/>
          <w:szCs w:val="24"/>
        </w:rPr>
        <w:t xml:space="preserve"> in 2017</w:t>
      </w:r>
      <w:r w:rsidRPr="00390E5E">
        <w:rPr>
          <w:sz w:val="24"/>
          <w:szCs w:val="24"/>
        </w:rPr>
        <w:t xml:space="preserve">. </w:t>
      </w:r>
      <w:r w:rsidR="00ED777B">
        <w:rPr>
          <w:sz w:val="24"/>
          <w:szCs w:val="24"/>
        </w:rPr>
        <w:t>This</w:t>
      </w:r>
      <w:r w:rsidR="008D2317" w:rsidRPr="0005049A">
        <w:rPr>
          <w:sz w:val="24"/>
          <w:szCs w:val="24"/>
        </w:rPr>
        <w:t> </w:t>
      </w:r>
      <w:commentRangeStart w:id="9"/>
      <w:r w:rsidR="008D2317" w:rsidRPr="0005049A">
        <w:rPr>
          <w:sz w:val="24"/>
          <w:szCs w:val="24"/>
        </w:rPr>
        <w:t>mixed-methods service evaluation</w:t>
      </w:r>
      <w:commentRangeEnd w:id="9"/>
      <w:r w:rsidR="00904B13">
        <w:rPr>
          <w:rStyle w:val="CommentReference"/>
        </w:rPr>
        <w:commentReference w:id="9"/>
      </w:r>
      <w:r w:rsidR="005A50C1">
        <w:rPr>
          <w:sz w:val="24"/>
          <w:szCs w:val="24"/>
        </w:rPr>
        <w:t>,</w:t>
      </w:r>
      <w:r w:rsidR="008D2317" w:rsidRPr="0005049A">
        <w:rPr>
          <w:sz w:val="24"/>
          <w:szCs w:val="24"/>
        </w:rPr>
        <w:t xml:space="preserve"> </w:t>
      </w:r>
      <w:r w:rsidR="00E01716" w:rsidRPr="0005049A">
        <w:rPr>
          <w:sz w:val="24"/>
          <w:szCs w:val="24"/>
        </w:rPr>
        <w:t>published in the </w:t>
      </w:r>
      <w:r w:rsidR="00E01716" w:rsidRPr="0005049A">
        <w:rPr>
          <w:i/>
          <w:iCs/>
          <w:sz w:val="24"/>
          <w:szCs w:val="24"/>
        </w:rPr>
        <w:t>Journal of Nursing Management</w:t>
      </w:r>
      <w:r w:rsidR="00E01716">
        <w:rPr>
          <w:sz w:val="24"/>
          <w:szCs w:val="24"/>
        </w:rPr>
        <w:t xml:space="preserve">, </w:t>
      </w:r>
      <w:r w:rsidR="0025411A">
        <w:rPr>
          <w:sz w:val="24"/>
          <w:szCs w:val="24"/>
        </w:rPr>
        <w:t>identified</w:t>
      </w:r>
      <w:r w:rsidR="008D2317" w:rsidRPr="0005049A">
        <w:rPr>
          <w:sz w:val="24"/>
          <w:szCs w:val="24"/>
        </w:rPr>
        <w:t xml:space="preserve"> a</w:t>
      </w:r>
      <w:r w:rsidR="008D2317" w:rsidRPr="008D2317">
        <w:rPr>
          <w:sz w:val="24"/>
          <w:szCs w:val="24"/>
        </w:rPr>
        <w:t xml:space="preserve"> </w:t>
      </w:r>
      <w:r w:rsidR="008D2317" w:rsidRPr="0005049A">
        <w:rPr>
          <w:sz w:val="24"/>
          <w:szCs w:val="24"/>
        </w:rPr>
        <w:t xml:space="preserve">renewed focus on the value of reflection </w:t>
      </w:r>
      <w:r w:rsidR="008D2317" w:rsidRPr="008D2317">
        <w:rPr>
          <w:sz w:val="24"/>
          <w:szCs w:val="24"/>
        </w:rPr>
        <w:t>i</w:t>
      </w:r>
      <w:r w:rsidR="008D2317" w:rsidRPr="0005049A">
        <w:rPr>
          <w:sz w:val="24"/>
          <w:szCs w:val="24"/>
        </w:rPr>
        <w:t>n everyday professional practice</w:t>
      </w:r>
      <w:r w:rsidR="008D2317">
        <w:rPr>
          <w:sz w:val="24"/>
          <w:szCs w:val="24"/>
        </w:rPr>
        <w:t>.</w:t>
      </w:r>
      <w:r w:rsidR="008D2317" w:rsidRPr="008D2317">
        <w:rPr>
          <w:sz w:val="24"/>
          <w:szCs w:val="24"/>
        </w:rPr>
        <w:t xml:space="preserve"> </w:t>
      </w:r>
    </w:p>
    <w:p w14:paraId="30797F0F" w14:textId="69D0AA8F" w:rsidR="00A6741F" w:rsidRDefault="00E01716" w:rsidP="00390E5E">
      <w:pPr>
        <w:spacing w:line="360" w:lineRule="auto"/>
        <w:jc w:val="both"/>
        <w:rPr>
          <w:sz w:val="24"/>
          <w:szCs w:val="24"/>
        </w:rPr>
      </w:pPr>
      <w:r>
        <w:rPr>
          <w:sz w:val="24"/>
          <w:szCs w:val="24"/>
        </w:rPr>
        <w:t xml:space="preserve">In 2017, </w:t>
      </w:r>
      <w:r w:rsidR="00A6741F">
        <w:rPr>
          <w:sz w:val="24"/>
          <w:szCs w:val="24"/>
        </w:rPr>
        <w:t xml:space="preserve">I contributed to </w:t>
      </w:r>
      <w:r w:rsidR="00390E5E" w:rsidRPr="0C44C2F7">
        <w:rPr>
          <w:sz w:val="24"/>
          <w:szCs w:val="24"/>
        </w:rPr>
        <w:t>evaluat</w:t>
      </w:r>
      <w:r w:rsidR="00A6741F">
        <w:rPr>
          <w:sz w:val="24"/>
          <w:szCs w:val="24"/>
        </w:rPr>
        <w:t>ing</w:t>
      </w:r>
      <w:r w:rsidR="00390E5E" w:rsidRPr="0C44C2F7">
        <w:rPr>
          <w:sz w:val="24"/>
          <w:szCs w:val="24"/>
        </w:rPr>
        <w:t xml:space="preserve"> a five-year partnership between UCLH, </w:t>
      </w:r>
      <w:r w:rsidR="00371B1E" w:rsidRPr="0C44C2F7">
        <w:rPr>
          <w:sz w:val="24"/>
          <w:szCs w:val="24"/>
        </w:rPr>
        <w:t xml:space="preserve">the </w:t>
      </w:r>
      <w:r w:rsidR="008D62BF" w:rsidRPr="0C44C2F7">
        <w:rPr>
          <w:sz w:val="24"/>
          <w:szCs w:val="24"/>
        </w:rPr>
        <w:t xml:space="preserve">charity </w:t>
      </w:r>
      <w:r w:rsidR="00390E5E" w:rsidRPr="0C44C2F7">
        <w:rPr>
          <w:sz w:val="24"/>
          <w:szCs w:val="24"/>
        </w:rPr>
        <w:t>World Child Cancer</w:t>
      </w:r>
      <w:r w:rsidR="00A6741F">
        <w:rPr>
          <w:sz w:val="24"/>
          <w:szCs w:val="24"/>
        </w:rPr>
        <w:t>,</w:t>
      </w:r>
      <w:r w:rsidR="00390E5E" w:rsidRPr="0C44C2F7">
        <w:rPr>
          <w:sz w:val="24"/>
          <w:szCs w:val="24"/>
        </w:rPr>
        <w:t xml:space="preserve"> and a</w:t>
      </w:r>
      <w:r w:rsidR="008D62BF" w:rsidRPr="0C44C2F7">
        <w:rPr>
          <w:sz w:val="24"/>
          <w:szCs w:val="24"/>
        </w:rPr>
        <w:t>n</w:t>
      </w:r>
      <w:r w:rsidR="00390E5E" w:rsidRPr="0C44C2F7">
        <w:rPr>
          <w:sz w:val="24"/>
          <w:szCs w:val="24"/>
        </w:rPr>
        <w:t xml:space="preserve"> oncology unit in Bangladesh.</w:t>
      </w:r>
      <w:r w:rsidR="008D2317">
        <w:rPr>
          <w:sz w:val="24"/>
          <w:szCs w:val="24"/>
        </w:rPr>
        <w:t xml:space="preserve">  I</w:t>
      </w:r>
      <w:r w:rsidR="008D2317" w:rsidRPr="008D2317">
        <w:rPr>
          <w:sz w:val="24"/>
          <w:szCs w:val="24"/>
        </w:rPr>
        <w:t xml:space="preserve"> </w:t>
      </w:r>
      <w:r w:rsidR="00564ADA">
        <w:rPr>
          <w:sz w:val="24"/>
          <w:szCs w:val="24"/>
        </w:rPr>
        <w:t xml:space="preserve">also </w:t>
      </w:r>
      <w:r w:rsidR="008D2317" w:rsidRPr="008D2317">
        <w:rPr>
          <w:sz w:val="24"/>
          <w:szCs w:val="24"/>
        </w:rPr>
        <w:t xml:space="preserve">researched the impact of a nurses’ careers bureau </w:t>
      </w:r>
      <w:r w:rsidR="008D2317">
        <w:rPr>
          <w:sz w:val="24"/>
          <w:szCs w:val="24"/>
        </w:rPr>
        <w:t>I</w:t>
      </w:r>
      <w:r w:rsidR="008D2317" w:rsidRPr="008D2317">
        <w:rPr>
          <w:sz w:val="24"/>
          <w:szCs w:val="24"/>
        </w:rPr>
        <w:t xml:space="preserve"> established at UCLH, examining its effects on both service users’ careers and the nurses who facilitated career conversations.</w:t>
      </w:r>
      <w:r w:rsidR="008D2317">
        <w:rPr>
          <w:sz w:val="24"/>
          <w:szCs w:val="24"/>
        </w:rPr>
        <w:t xml:space="preserve"> </w:t>
      </w:r>
      <w:ins w:id="10" w:author="Jill Russell" w:date="2024-03-22T12:10:00Z">
        <w:r w:rsidR="00904B13">
          <w:rPr>
            <w:sz w:val="24"/>
            <w:szCs w:val="24"/>
          </w:rPr>
          <w:t xml:space="preserve"> </w:t>
        </w:r>
      </w:ins>
      <w:commentRangeEnd w:id="6"/>
      <w:ins w:id="11" w:author="Jill Russell" w:date="2024-03-22T12:24:00Z">
        <w:r w:rsidR="00904B13">
          <w:rPr>
            <w:rStyle w:val="CommentReference"/>
          </w:rPr>
          <w:commentReference w:id="6"/>
        </w:r>
      </w:ins>
    </w:p>
    <w:p w14:paraId="1759F15F" w14:textId="29972368" w:rsidR="00E01716" w:rsidRDefault="002F6C01" w:rsidP="00390E5E">
      <w:pPr>
        <w:spacing w:line="360" w:lineRule="auto"/>
        <w:jc w:val="both"/>
        <w:rPr>
          <w:sz w:val="24"/>
          <w:szCs w:val="24"/>
        </w:rPr>
      </w:pPr>
      <w:r>
        <w:rPr>
          <w:sz w:val="24"/>
          <w:szCs w:val="24"/>
        </w:rPr>
        <w:t xml:space="preserve">I commenced a </w:t>
      </w:r>
      <w:r w:rsidR="008D62BF" w:rsidRPr="0C44C2F7">
        <w:rPr>
          <w:sz w:val="24"/>
          <w:szCs w:val="24"/>
        </w:rPr>
        <w:t>HEE/NIHR ICA Clinical Doctoral Research Fellowship</w:t>
      </w:r>
      <w:r>
        <w:rPr>
          <w:sz w:val="24"/>
          <w:szCs w:val="24"/>
        </w:rPr>
        <w:t xml:space="preserve"> </w:t>
      </w:r>
      <w:r w:rsidR="00A6741F">
        <w:rPr>
          <w:sz w:val="24"/>
          <w:szCs w:val="24"/>
        </w:rPr>
        <w:t>at</w:t>
      </w:r>
      <w:r>
        <w:rPr>
          <w:sz w:val="24"/>
          <w:szCs w:val="24"/>
        </w:rPr>
        <w:t xml:space="preserve"> UCL</w:t>
      </w:r>
      <w:r w:rsidR="003D7FD0">
        <w:rPr>
          <w:sz w:val="24"/>
          <w:szCs w:val="24"/>
        </w:rPr>
        <w:t xml:space="preserve"> in 2019</w:t>
      </w:r>
      <w:r w:rsidR="008D62BF" w:rsidRPr="0C44C2F7">
        <w:rPr>
          <w:sz w:val="24"/>
          <w:szCs w:val="24"/>
        </w:rPr>
        <w:t xml:space="preserve">. </w:t>
      </w:r>
      <w:r w:rsidR="00E53EBD" w:rsidRPr="0C44C2F7">
        <w:rPr>
          <w:sz w:val="24"/>
          <w:szCs w:val="24"/>
        </w:rPr>
        <w:t xml:space="preserve">My PhD </w:t>
      </w:r>
      <w:r>
        <w:rPr>
          <w:sz w:val="24"/>
          <w:szCs w:val="24"/>
        </w:rPr>
        <w:t>was a Community-Based Participatory Research project exploring stakeholders’ experiences of young people’s ambulatory cancer care</w:t>
      </w:r>
      <w:r w:rsidR="0057456A">
        <w:rPr>
          <w:sz w:val="24"/>
          <w:szCs w:val="24"/>
        </w:rPr>
        <w:t xml:space="preserve"> </w:t>
      </w:r>
      <w:bookmarkStart w:id="12" w:name="_Hlk161902317"/>
      <w:bookmarkStart w:id="13" w:name="_Hlk161679044"/>
      <w:r w:rsidR="00CA4147" w:rsidRPr="00CA4147">
        <w:rPr>
          <w:sz w:val="24"/>
          <w:szCs w:val="24"/>
        </w:rPr>
        <w:t>–</w:t>
      </w:r>
      <w:bookmarkEnd w:id="12"/>
      <w:r>
        <w:rPr>
          <w:sz w:val="24"/>
          <w:szCs w:val="24"/>
        </w:rPr>
        <w:t xml:space="preserve"> </w:t>
      </w:r>
      <w:bookmarkEnd w:id="13"/>
      <w:r>
        <w:rPr>
          <w:sz w:val="24"/>
          <w:szCs w:val="24"/>
        </w:rPr>
        <w:t xml:space="preserve">to inform local and national development of the pathway. </w:t>
      </w:r>
      <w:r w:rsidR="003D7FD0">
        <w:rPr>
          <w:sz w:val="24"/>
          <w:szCs w:val="24"/>
        </w:rPr>
        <w:t>F</w:t>
      </w:r>
      <w:r w:rsidRPr="002F6C01">
        <w:rPr>
          <w:sz w:val="24"/>
          <w:szCs w:val="24"/>
        </w:rPr>
        <w:t xml:space="preserve">indings </w:t>
      </w:r>
      <w:r>
        <w:rPr>
          <w:sz w:val="24"/>
          <w:szCs w:val="24"/>
        </w:rPr>
        <w:t>were submitted</w:t>
      </w:r>
      <w:r w:rsidR="0057456A">
        <w:rPr>
          <w:sz w:val="24"/>
          <w:szCs w:val="24"/>
        </w:rPr>
        <w:t xml:space="preserve"> </w:t>
      </w:r>
      <w:r w:rsidRPr="002F6C01">
        <w:rPr>
          <w:sz w:val="24"/>
          <w:szCs w:val="24"/>
        </w:rPr>
        <w:t xml:space="preserve">to the Department of Health in 2022, in response to a call for evidence for the government’s 10-year cancer plan. </w:t>
      </w:r>
      <w:r w:rsidR="00E01716">
        <w:rPr>
          <w:sz w:val="24"/>
          <w:szCs w:val="24"/>
        </w:rPr>
        <w:t>I</w:t>
      </w:r>
      <w:r w:rsidR="004D24B9" w:rsidRPr="004D24B9">
        <w:rPr>
          <w:sz w:val="24"/>
          <w:szCs w:val="24"/>
        </w:rPr>
        <w:t xml:space="preserve">nterest from </w:t>
      </w:r>
      <w:r w:rsidR="00E01716">
        <w:rPr>
          <w:sz w:val="24"/>
          <w:szCs w:val="24"/>
        </w:rPr>
        <w:t xml:space="preserve">NHS England </w:t>
      </w:r>
      <w:r w:rsidR="004D24B9" w:rsidRPr="004D24B9">
        <w:rPr>
          <w:sz w:val="24"/>
          <w:szCs w:val="24"/>
        </w:rPr>
        <w:t xml:space="preserve">cancer commissioners </w:t>
      </w:r>
      <w:r w:rsidR="00E01716">
        <w:rPr>
          <w:sz w:val="24"/>
          <w:szCs w:val="24"/>
        </w:rPr>
        <w:t xml:space="preserve">led to the establishment of </w:t>
      </w:r>
      <w:r w:rsidR="004D24B9" w:rsidRPr="004D24B9">
        <w:rPr>
          <w:sz w:val="24"/>
          <w:szCs w:val="24"/>
        </w:rPr>
        <w:t xml:space="preserve">a </w:t>
      </w:r>
      <w:r w:rsidR="0004667C">
        <w:rPr>
          <w:sz w:val="24"/>
          <w:szCs w:val="24"/>
        </w:rPr>
        <w:t xml:space="preserve">national </w:t>
      </w:r>
      <w:r w:rsidR="003B62B4">
        <w:rPr>
          <w:sz w:val="24"/>
          <w:szCs w:val="24"/>
        </w:rPr>
        <w:t>S</w:t>
      </w:r>
      <w:r w:rsidR="004D24B9" w:rsidRPr="004D24B9">
        <w:rPr>
          <w:sz w:val="24"/>
          <w:szCs w:val="24"/>
        </w:rPr>
        <w:t xml:space="preserve">pecial </w:t>
      </w:r>
      <w:r w:rsidR="003B62B4">
        <w:rPr>
          <w:sz w:val="24"/>
          <w:szCs w:val="24"/>
        </w:rPr>
        <w:t>I</w:t>
      </w:r>
      <w:r w:rsidR="004D24B9" w:rsidRPr="004D24B9">
        <w:rPr>
          <w:sz w:val="24"/>
          <w:szCs w:val="24"/>
        </w:rPr>
        <w:t xml:space="preserve">nterest </w:t>
      </w:r>
      <w:r w:rsidR="003B62B4">
        <w:rPr>
          <w:sz w:val="24"/>
          <w:szCs w:val="24"/>
        </w:rPr>
        <w:t>G</w:t>
      </w:r>
      <w:r w:rsidR="004D24B9" w:rsidRPr="004D24B9">
        <w:rPr>
          <w:sz w:val="24"/>
          <w:szCs w:val="24"/>
        </w:rPr>
        <w:t>roup for cancer professionals</w:t>
      </w:r>
      <w:r w:rsidR="00E01716">
        <w:rPr>
          <w:sz w:val="24"/>
          <w:szCs w:val="24"/>
        </w:rPr>
        <w:t xml:space="preserve">, </w:t>
      </w:r>
      <w:r w:rsidR="004D24B9" w:rsidRPr="004D24B9">
        <w:rPr>
          <w:sz w:val="24"/>
          <w:szCs w:val="24"/>
        </w:rPr>
        <w:t>to scope the national potential of A</w:t>
      </w:r>
      <w:r w:rsidR="00E01716">
        <w:rPr>
          <w:sz w:val="24"/>
          <w:szCs w:val="24"/>
        </w:rPr>
        <w:t>C</w:t>
      </w:r>
      <w:r w:rsidR="003B62B4">
        <w:rPr>
          <w:sz w:val="24"/>
          <w:szCs w:val="24"/>
        </w:rPr>
        <w:t xml:space="preserve"> </w:t>
      </w:r>
      <w:r w:rsidR="003B62B4" w:rsidRPr="003B62B4">
        <w:rPr>
          <w:sz w:val="24"/>
          <w:szCs w:val="24"/>
        </w:rPr>
        <w:t>–</w:t>
      </w:r>
      <w:r w:rsidR="003B62B4">
        <w:rPr>
          <w:sz w:val="24"/>
          <w:szCs w:val="24"/>
        </w:rPr>
        <w:t xml:space="preserve"> of which</w:t>
      </w:r>
      <w:r w:rsidR="00A6741F">
        <w:rPr>
          <w:sz w:val="24"/>
          <w:szCs w:val="24"/>
        </w:rPr>
        <w:t xml:space="preserve"> </w:t>
      </w:r>
      <w:r w:rsidR="00E01716">
        <w:rPr>
          <w:sz w:val="24"/>
          <w:szCs w:val="24"/>
        </w:rPr>
        <w:t xml:space="preserve">I am deputy chair.  </w:t>
      </w:r>
      <w:r w:rsidR="00E53EBD" w:rsidRPr="0C44C2F7">
        <w:rPr>
          <w:sz w:val="24"/>
          <w:szCs w:val="24"/>
        </w:rPr>
        <w:t>O</w:t>
      </w:r>
      <w:r w:rsidR="004D24B9">
        <w:rPr>
          <w:sz w:val="24"/>
          <w:szCs w:val="24"/>
        </w:rPr>
        <w:t xml:space="preserve">ther </w:t>
      </w:r>
      <w:r w:rsidR="00A6741F">
        <w:rPr>
          <w:sz w:val="24"/>
          <w:szCs w:val="24"/>
        </w:rPr>
        <w:t xml:space="preserve">CDRF </w:t>
      </w:r>
      <w:r w:rsidR="004D24B9">
        <w:rPr>
          <w:sz w:val="24"/>
          <w:szCs w:val="24"/>
        </w:rPr>
        <w:t>out</w:t>
      </w:r>
      <w:r w:rsidR="00A6741F">
        <w:rPr>
          <w:sz w:val="24"/>
          <w:szCs w:val="24"/>
        </w:rPr>
        <w:t>comes</w:t>
      </w:r>
      <w:r w:rsidR="004D24B9">
        <w:rPr>
          <w:sz w:val="24"/>
          <w:szCs w:val="24"/>
        </w:rPr>
        <w:t xml:space="preserve"> </w:t>
      </w:r>
      <w:r w:rsidR="0057456A">
        <w:rPr>
          <w:sz w:val="24"/>
          <w:szCs w:val="24"/>
        </w:rPr>
        <w:t xml:space="preserve">include </w:t>
      </w:r>
      <w:r w:rsidR="004D24B9">
        <w:rPr>
          <w:sz w:val="24"/>
          <w:szCs w:val="24"/>
        </w:rPr>
        <w:t xml:space="preserve">a </w:t>
      </w:r>
      <w:r w:rsidR="00E01716">
        <w:rPr>
          <w:sz w:val="24"/>
          <w:szCs w:val="24"/>
        </w:rPr>
        <w:t xml:space="preserve">public-facing </w:t>
      </w:r>
      <w:r w:rsidR="0057456A">
        <w:rPr>
          <w:sz w:val="24"/>
          <w:szCs w:val="24"/>
        </w:rPr>
        <w:t>web-based</w:t>
      </w:r>
      <w:r w:rsidR="004D24B9">
        <w:rPr>
          <w:sz w:val="24"/>
          <w:szCs w:val="24"/>
        </w:rPr>
        <w:t xml:space="preserve"> resource</w:t>
      </w:r>
      <w:r w:rsidR="00E01716">
        <w:rPr>
          <w:sz w:val="24"/>
          <w:szCs w:val="24"/>
        </w:rPr>
        <w:t>,</w:t>
      </w:r>
      <w:r w:rsidR="0057456A">
        <w:rPr>
          <w:sz w:val="24"/>
          <w:szCs w:val="24"/>
        </w:rPr>
        <w:t xml:space="preserve"> </w:t>
      </w:r>
      <w:r w:rsidR="003B62B4">
        <w:rPr>
          <w:sz w:val="24"/>
          <w:szCs w:val="24"/>
        </w:rPr>
        <w:t xml:space="preserve">photography exhibition </w:t>
      </w:r>
      <w:r w:rsidR="0057456A">
        <w:rPr>
          <w:sz w:val="24"/>
          <w:szCs w:val="24"/>
        </w:rPr>
        <w:t>and</w:t>
      </w:r>
      <w:r w:rsidR="00F31125">
        <w:rPr>
          <w:sz w:val="24"/>
          <w:szCs w:val="24"/>
        </w:rPr>
        <w:t xml:space="preserve"> workshops to </w:t>
      </w:r>
      <w:r w:rsidR="00E01716">
        <w:rPr>
          <w:sz w:val="24"/>
          <w:szCs w:val="24"/>
        </w:rPr>
        <w:t>support</w:t>
      </w:r>
      <w:r w:rsidR="003D7FD0">
        <w:rPr>
          <w:sz w:val="24"/>
          <w:szCs w:val="24"/>
        </w:rPr>
        <w:t xml:space="preserve"> </w:t>
      </w:r>
      <w:r w:rsidR="00F31125">
        <w:rPr>
          <w:sz w:val="24"/>
          <w:szCs w:val="24"/>
        </w:rPr>
        <w:t xml:space="preserve">family members’ </w:t>
      </w:r>
      <w:r w:rsidR="003D7FD0">
        <w:rPr>
          <w:sz w:val="24"/>
          <w:szCs w:val="24"/>
        </w:rPr>
        <w:t>psychosocial needs</w:t>
      </w:r>
      <w:r w:rsidR="00F31125">
        <w:rPr>
          <w:sz w:val="24"/>
          <w:szCs w:val="24"/>
        </w:rPr>
        <w:t>.</w:t>
      </w:r>
      <w:r w:rsidR="00882C48">
        <w:rPr>
          <w:sz w:val="24"/>
          <w:szCs w:val="24"/>
        </w:rPr>
        <w:t xml:space="preserve"> </w:t>
      </w:r>
    </w:p>
    <w:p w14:paraId="5B9FEA38" w14:textId="155EEABC" w:rsidR="00D81963" w:rsidRDefault="0057456A" w:rsidP="00661A8E">
      <w:pPr>
        <w:spacing w:line="360" w:lineRule="auto"/>
        <w:jc w:val="both"/>
        <w:rPr>
          <w:sz w:val="24"/>
          <w:szCs w:val="24"/>
        </w:rPr>
      </w:pPr>
      <w:r w:rsidRPr="0057456A">
        <w:rPr>
          <w:sz w:val="24"/>
          <w:szCs w:val="24"/>
        </w:rPr>
        <w:t xml:space="preserve">Nationally, I </w:t>
      </w:r>
      <w:r w:rsidR="009E33B4">
        <w:rPr>
          <w:sz w:val="24"/>
          <w:szCs w:val="24"/>
        </w:rPr>
        <w:t xml:space="preserve">am a member of </w:t>
      </w:r>
      <w:r w:rsidR="00E01716">
        <w:rPr>
          <w:sz w:val="24"/>
          <w:szCs w:val="24"/>
        </w:rPr>
        <w:t xml:space="preserve">the </w:t>
      </w:r>
      <w:r w:rsidRPr="0057456A">
        <w:rPr>
          <w:sz w:val="24"/>
          <w:szCs w:val="24"/>
        </w:rPr>
        <w:t xml:space="preserve">Teenagers and Young Adults with Cancer professional forum and the UK Participatory Research Network. I </w:t>
      </w:r>
      <w:r>
        <w:rPr>
          <w:sz w:val="24"/>
          <w:szCs w:val="24"/>
        </w:rPr>
        <w:t xml:space="preserve">peer </w:t>
      </w:r>
      <w:r w:rsidRPr="0057456A">
        <w:rPr>
          <w:sz w:val="24"/>
          <w:szCs w:val="24"/>
        </w:rPr>
        <w:t xml:space="preserve">review for the </w:t>
      </w:r>
      <w:r w:rsidR="00661A8E">
        <w:rPr>
          <w:sz w:val="24"/>
          <w:szCs w:val="24"/>
        </w:rPr>
        <w:t xml:space="preserve">RCN International Research Conference, </w:t>
      </w:r>
      <w:r w:rsidR="003D7FD0">
        <w:rPr>
          <w:sz w:val="24"/>
          <w:szCs w:val="24"/>
        </w:rPr>
        <w:t xml:space="preserve">for </w:t>
      </w:r>
      <w:r w:rsidRPr="003D7FD0">
        <w:rPr>
          <w:i/>
          <w:iCs/>
          <w:sz w:val="24"/>
          <w:szCs w:val="24"/>
        </w:rPr>
        <w:t>Cancer Nursing Practice</w:t>
      </w:r>
      <w:r w:rsidRPr="0057456A">
        <w:rPr>
          <w:sz w:val="24"/>
          <w:szCs w:val="24"/>
        </w:rPr>
        <w:t xml:space="preserve"> and publisher</w:t>
      </w:r>
      <w:r>
        <w:rPr>
          <w:sz w:val="24"/>
          <w:szCs w:val="24"/>
        </w:rPr>
        <w:t>s</w:t>
      </w:r>
      <w:r w:rsidRPr="0057456A">
        <w:rPr>
          <w:sz w:val="24"/>
          <w:szCs w:val="24"/>
        </w:rPr>
        <w:t xml:space="preserve"> Routledge and Sage. </w:t>
      </w:r>
    </w:p>
    <w:p w14:paraId="6D2140C8" w14:textId="2368BB43" w:rsidR="0057166E" w:rsidRPr="00835C3A" w:rsidRDefault="0057166E" w:rsidP="00835C3A">
      <w:pPr>
        <w:pStyle w:val="ListParagraph"/>
        <w:numPr>
          <w:ilvl w:val="0"/>
          <w:numId w:val="6"/>
        </w:numPr>
        <w:spacing w:line="360" w:lineRule="auto"/>
        <w:jc w:val="both"/>
        <w:rPr>
          <w:b/>
          <w:bCs/>
          <w:sz w:val="24"/>
          <w:szCs w:val="24"/>
        </w:rPr>
      </w:pPr>
      <w:r w:rsidRPr="00835C3A">
        <w:rPr>
          <w:b/>
          <w:bCs/>
          <w:sz w:val="24"/>
          <w:szCs w:val="24"/>
        </w:rPr>
        <w:t xml:space="preserve">Contextual factors </w:t>
      </w:r>
    </w:p>
    <w:p w14:paraId="77CFF788" w14:textId="73966EB0" w:rsidR="0057166E" w:rsidRPr="0057166E" w:rsidRDefault="0057166E" w:rsidP="0057166E">
      <w:pPr>
        <w:spacing w:line="240" w:lineRule="auto"/>
        <w:jc w:val="both"/>
        <w:rPr>
          <w:i/>
          <w:iCs/>
          <w:sz w:val="24"/>
          <w:szCs w:val="24"/>
        </w:rPr>
      </w:pPr>
      <w:r w:rsidRPr="0057166E">
        <w:rPr>
          <w:i/>
          <w:iCs/>
          <w:sz w:val="24"/>
          <w:szCs w:val="24"/>
        </w:rPr>
        <w:t>Please use this question to detail any contextual factors you wish to make the Selection Committee aware of so that they may take them into consideration during the assessment of your application. Contextual factors may include:</w:t>
      </w:r>
    </w:p>
    <w:p w14:paraId="005819B1" w14:textId="77777777" w:rsidR="0057166E" w:rsidRPr="0057166E" w:rsidRDefault="0057166E" w:rsidP="0057166E">
      <w:pPr>
        <w:numPr>
          <w:ilvl w:val="0"/>
          <w:numId w:val="2"/>
        </w:numPr>
        <w:spacing w:line="240" w:lineRule="auto"/>
        <w:jc w:val="both"/>
        <w:rPr>
          <w:i/>
          <w:iCs/>
          <w:sz w:val="24"/>
          <w:szCs w:val="24"/>
        </w:rPr>
      </w:pPr>
      <w:r w:rsidRPr="0057166E">
        <w:rPr>
          <w:i/>
          <w:iCs/>
          <w:sz w:val="24"/>
          <w:szCs w:val="24"/>
        </w:rPr>
        <w:t> career breaks (for example parental leave or periods of illness)</w:t>
      </w:r>
    </w:p>
    <w:p w14:paraId="4EDE4363" w14:textId="77777777" w:rsidR="0057166E" w:rsidRPr="0057166E" w:rsidRDefault="0057166E" w:rsidP="0057166E">
      <w:pPr>
        <w:numPr>
          <w:ilvl w:val="0"/>
          <w:numId w:val="2"/>
        </w:numPr>
        <w:spacing w:line="240" w:lineRule="auto"/>
        <w:jc w:val="both"/>
        <w:rPr>
          <w:i/>
          <w:iCs/>
          <w:sz w:val="24"/>
          <w:szCs w:val="24"/>
        </w:rPr>
      </w:pPr>
      <w:r w:rsidRPr="0057166E">
        <w:rPr>
          <w:i/>
          <w:iCs/>
          <w:sz w:val="24"/>
          <w:szCs w:val="24"/>
        </w:rPr>
        <w:lastRenderedPageBreak/>
        <w:t>reduced time spent undertaking research activities (including research outputs), related to a disability or to caring responsibilities. This may include physical or mental health related impairments, or conditions, which may have impacted upon your research career</w:t>
      </w:r>
    </w:p>
    <w:p w14:paraId="3FCC0DA0" w14:textId="77777777" w:rsidR="0057166E" w:rsidRPr="0057166E" w:rsidRDefault="0057166E" w:rsidP="0057166E">
      <w:pPr>
        <w:numPr>
          <w:ilvl w:val="0"/>
          <w:numId w:val="2"/>
        </w:numPr>
        <w:spacing w:line="240" w:lineRule="auto"/>
        <w:jc w:val="both"/>
        <w:rPr>
          <w:i/>
          <w:iCs/>
          <w:sz w:val="24"/>
          <w:szCs w:val="24"/>
        </w:rPr>
      </w:pPr>
      <w:r w:rsidRPr="0057166E">
        <w:rPr>
          <w:i/>
          <w:iCs/>
          <w:sz w:val="24"/>
          <w:szCs w:val="24"/>
        </w:rPr>
        <w:t>opportunity to access career support; for example, mentorship, and prior research and training</w:t>
      </w:r>
    </w:p>
    <w:p w14:paraId="12338121" w14:textId="77777777" w:rsidR="0057166E" w:rsidRPr="0057166E" w:rsidRDefault="0057166E" w:rsidP="0057166E">
      <w:pPr>
        <w:numPr>
          <w:ilvl w:val="0"/>
          <w:numId w:val="2"/>
        </w:numPr>
        <w:spacing w:line="240" w:lineRule="auto"/>
        <w:jc w:val="both"/>
        <w:rPr>
          <w:i/>
          <w:iCs/>
          <w:sz w:val="24"/>
          <w:szCs w:val="24"/>
        </w:rPr>
      </w:pPr>
      <w:r w:rsidRPr="0057166E">
        <w:rPr>
          <w:i/>
          <w:iCs/>
          <w:sz w:val="24"/>
          <w:szCs w:val="24"/>
        </w:rPr>
        <w:t>impact of the COVID-19 pandemic on your research career.</w:t>
      </w:r>
    </w:p>
    <w:p w14:paraId="6E9B4883" w14:textId="77777777" w:rsidR="00835C3A" w:rsidRDefault="00835C3A" w:rsidP="00661A8E">
      <w:pPr>
        <w:spacing w:line="360" w:lineRule="auto"/>
        <w:jc w:val="both"/>
        <w:rPr>
          <w:sz w:val="24"/>
          <w:szCs w:val="24"/>
        </w:rPr>
      </w:pPr>
    </w:p>
    <w:p w14:paraId="431E76E5" w14:textId="3671FFC6" w:rsidR="0057166E" w:rsidRDefault="0057166E" w:rsidP="00661A8E">
      <w:pPr>
        <w:spacing w:line="360" w:lineRule="auto"/>
        <w:jc w:val="both"/>
        <w:rPr>
          <w:sz w:val="24"/>
          <w:szCs w:val="24"/>
        </w:rPr>
      </w:pPr>
      <w:r>
        <w:rPr>
          <w:sz w:val="24"/>
          <w:szCs w:val="24"/>
        </w:rPr>
        <w:t xml:space="preserve">I currently hold a 0.4 WTE Senior Research Leader (SRL) </w:t>
      </w:r>
      <w:r w:rsidR="000A1943">
        <w:rPr>
          <w:sz w:val="24"/>
          <w:szCs w:val="24"/>
        </w:rPr>
        <w:t xml:space="preserve">programme </w:t>
      </w:r>
      <w:r>
        <w:rPr>
          <w:sz w:val="24"/>
          <w:szCs w:val="24"/>
        </w:rPr>
        <w:t xml:space="preserve">award from NIHR Nursing </w:t>
      </w:r>
      <w:r w:rsidR="00CA4147">
        <w:rPr>
          <w:sz w:val="24"/>
          <w:szCs w:val="24"/>
        </w:rPr>
        <w:t>&amp;</w:t>
      </w:r>
      <w:r>
        <w:rPr>
          <w:sz w:val="24"/>
          <w:szCs w:val="24"/>
        </w:rPr>
        <w:t xml:space="preserve"> Midwifery</w:t>
      </w:r>
      <w:r w:rsidR="000A1943">
        <w:rPr>
          <w:sz w:val="24"/>
          <w:szCs w:val="24"/>
        </w:rPr>
        <w:t xml:space="preserve"> (2023-2026)</w:t>
      </w:r>
      <w:r>
        <w:rPr>
          <w:sz w:val="24"/>
          <w:szCs w:val="24"/>
        </w:rPr>
        <w:t xml:space="preserve">. I have confirmed with </w:t>
      </w:r>
      <w:r w:rsidR="000A1943">
        <w:rPr>
          <w:sz w:val="24"/>
          <w:szCs w:val="24"/>
        </w:rPr>
        <w:t xml:space="preserve">its </w:t>
      </w:r>
      <w:r>
        <w:rPr>
          <w:sz w:val="24"/>
          <w:szCs w:val="24"/>
        </w:rPr>
        <w:t>director</w:t>
      </w:r>
      <w:del w:id="14" w:author="Jill Russell" w:date="2024-03-22T12:25:00Z">
        <w:r w:rsidR="00895319" w:rsidDel="00904B13">
          <w:rPr>
            <w:sz w:val="24"/>
            <w:szCs w:val="24"/>
          </w:rPr>
          <w:delText>,</w:delText>
        </w:r>
      </w:del>
      <w:r>
        <w:rPr>
          <w:sz w:val="24"/>
          <w:szCs w:val="24"/>
        </w:rPr>
        <w:t xml:space="preserve"> that the Pre-application Support Fund could be held </w:t>
      </w:r>
      <w:r w:rsidR="00895319">
        <w:rPr>
          <w:sz w:val="24"/>
          <w:szCs w:val="24"/>
        </w:rPr>
        <w:t>simultaneously</w:t>
      </w:r>
      <w:r w:rsidR="00CA4147">
        <w:rPr>
          <w:sz w:val="24"/>
          <w:szCs w:val="24"/>
        </w:rPr>
        <w:t xml:space="preserve">, </w:t>
      </w:r>
      <w:r w:rsidR="005A35C0">
        <w:rPr>
          <w:sz w:val="24"/>
          <w:szCs w:val="24"/>
        </w:rPr>
        <w:t>given</w:t>
      </w:r>
      <w:r w:rsidR="00CA4147">
        <w:rPr>
          <w:sz w:val="24"/>
          <w:szCs w:val="24"/>
        </w:rPr>
        <w:t xml:space="preserve"> the SRL</w:t>
      </w:r>
      <w:r w:rsidR="000A1943">
        <w:rPr>
          <w:sz w:val="24"/>
          <w:szCs w:val="24"/>
        </w:rPr>
        <w:t xml:space="preserve"> is not a career development </w:t>
      </w:r>
      <w:r w:rsidR="00895319">
        <w:rPr>
          <w:sz w:val="24"/>
          <w:szCs w:val="24"/>
        </w:rPr>
        <w:t xml:space="preserve">or </w:t>
      </w:r>
      <w:r w:rsidR="006F2CD1">
        <w:rPr>
          <w:sz w:val="24"/>
          <w:szCs w:val="24"/>
        </w:rPr>
        <w:t>personal</w:t>
      </w:r>
      <w:r w:rsidR="00895319">
        <w:rPr>
          <w:sz w:val="24"/>
          <w:szCs w:val="24"/>
        </w:rPr>
        <w:t xml:space="preserve"> </w:t>
      </w:r>
      <w:r w:rsidR="000A1943">
        <w:rPr>
          <w:sz w:val="24"/>
          <w:szCs w:val="24"/>
        </w:rPr>
        <w:t>award. T</w:t>
      </w:r>
      <w:r w:rsidR="00CA4147">
        <w:rPr>
          <w:sz w:val="24"/>
          <w:szCs w:val="24"/>
        </w:rPr>
        <w:t>imewise, t</w:t>
      </w:r>
      <w:r w:rsidR="000A1943">
        <w:rPr>
          <w:sz w:val="24"/>
          <w:szCs w:val="24"/>
        </w:rPr>
        <w:t>he ‘local’ element of th</w:t>
      </w:r>
      <w:r w:rsidR="00CA4147">
        <w:rPr>
          <w:sz w:val="24"/>
          <w:szCs w:val="24"/>
        </w:rPr>
        <w:t>e SRL</w:t>
      </w:r>
      <w:r w:rsidR="000A1943">
        <w:rPr>
          <w:sz w:val="24"/>
          <w:szCs w:val="24"/>
        </w:rPr>
        <w:t xml:space="preserve"> </w:t>
      </w:r>
      <w:r w:rsidR="00895319">
        <w:rPr>
          <w:sz w:val="24"/>
          <w:szCs w:val="24"/>
        </w:rPr>
        <w:t xml:space="preserve">(0.2 WTE) </w:t>
      </w:r>
      <w:r w:rsidR="000A1943">
        <w:rPr>
          <w:sz w:val="24"/>
          <w:szCs w:val="24"/>
        </w:rPr>
        <w:t xml:space="preserve">is </w:t>
      </w:r>
      <w:r w:rsidR="00895319">
        <w:rPr>
          <w:sz w:val="24"/>
          <w:szCs w:val="24"/>
        </w:rPr>
        <w:t>fulfilled at UCLH, with the remaining 0.2 focused at a regional and national level.</w:t>
      </w:r>
    </w:p>
    <w:p w14:paraId="7C3BC0DD" w14:textId="6AB16C00" w:rsidR="00835C3A" w:rsidRDefault="00835C3A" w:rsidP="00661A8E">
      <w:pPr>
        <w:spacing w:line="360" w:lineRule="auto"/>
        <w:jc w:val="both"/>
        <w:rPr>
          <w:sz w:val="24"/>
          <w:szCs w:val="24"/>
        </w:rPr>
      </w:pPr>
      <w:r w:rsidRPr="00835C3A">
        <w:rPr>
          <w:sz w:val="24"/>
          <w:szCs w:val="24"/>
        </w:rPr>
        <w:t xml:space="preserve">My CDRF was undertaken during the </w:t>
      </w:r>
      <w:r w:rsidR="00895319">
        <w:rPr>
          <w:sz w:val="24"/>
          <w:szCs w:val="24"/>
        </w:rPr>
        <w:t>C</w:t>
      </w:r>
      <w:r w:rsidRPr="00835C3A">
        <w:rPr>
          <w:sz w:val="24"/>
          <w:szCs w:val="24"/>
        </w:rPr>
        <w:t>ovid-19 pandemic</w:t>
      </w:r>
      <w:r w:rsidR="00895319">
        <w:rPr>
          <w:sz w:val="24"/>
          <w:szCs w:val="24"/>
        </w:rPr>
        <w:t>. This</w:t>
      </w:r>
      <w:r w:rsidRPr="00835C3A">
        <w:rPr>
          <w:sz w:val="24"/>
          <w:szCs w:val="24"/>
        </w:rPr>
        <w:t xml:space="preserve"> impacted my ability to realise an intended international field trip </w:t>
      </w:r>
      <w:r w:rsidR="00895319">
        <w:rPr>
          <w:sz w:val="24"/>
          <w:szCs w:val="24"/>
        </w:rPr>
        <w:t xml:space="preserve">as </w:t>
      </w:r>
      <w:r w:rsidRPr="00835C3A">
        <w:rPr>
          <w:sz w:val="24"/>
          <w:szCs w:val="24"/>
        </w:rPr>
        <w:t xml:space="preserve">part of my training and development plan. While </w:t>
      </w:r>
      <w:r w:rsidR="00895319">
        <w:rPr>
          <w:sz w:val="24"/>
          <w:szCs w:val="24"/>
        </w:rPr>
        <w:t>some</w:t>
      </w:r>
      <w:r w:rsidRPr="00835C3A">
        <w:rPr>
          <w:sz w:val="24"/>
          <w:szCs w:val="24"/>
        </w:rPr>
        <w:t xml:space="preserve"> training was offered virtually, opportunities to develop in-person collaborations were impacted</w:t>
      </w:r>
      <w:r w:rsidR="00895319">
        <w:rPr>
          <w:sz w:val="24"/>
          <w:szCs w:val="24"/>
        </w:rPr>
        <w:t xml:space="preserve"> </w:t>
      </w:r>
      <w:r w:rsidR="00BA5BCB" w:rsidRPr="00BA5BCB">
        <w:rPr>
          <w:sz w:val="24"/>
          <w:szCs w:val="24"/>
        </w:rPr>
        <w:t xml:space="preserve">– </w:t>
      </w:r>
      <w:r w:rsidRPr="00835C3A">
        <w:rPr>
          <w:sz w:val="24"/>
          <w:szCs w:val="24"/>
        </w:rPr>
        <w:t>academics and clinicians naturally prioritise</w:t>
      </w:r>
      <w:r w:rsidR="00BA5BCB">
        <w:rPr>
          <w:sz w:val="24"/>
          <w:szCs w:val="24"/>
        </w:rPr>
        <w:t>d</w:t>
      </w:r>
      <w:r w:rsidRPr="00835C3A">
        <w:rPr>
          <w:sz w:val="24"/>
          <w:szCs w:val="24"/>
        </w:rPr>
        <w:t xml:space="preserve"> </w:t>
      </w:r>
      <w:r w:rsidR="00895319">
        <w:rPr>
          <w:sz w:val="24"/>
          <w:szCs w:val="24"/>
        </w:rPr>
        <w:t>pandemic-related</w:t>
      </w:r>
      <w:r w:rsidRPr="00835C3A">
        <w:rPr>
          <w:sz w:val="24"/>
          <w:szCs w:val="24"/>
        </w:rPr>
        <w:t xml:space="preserve"> activities during this time. </w:t>
      </w:r>
      <w:r w:rsidR="00BA5BCB">
        <w:rPr>
          <w:sz w:val="24"/>
          <w:szCs w:val="24"/>
        </w:rPr>
        <w:t>Training and Development</w:t>
      </w:r>
      <w:r w:rsidR="00BE5CA8">
        <w:rPr>
          <w:sz w:val="24"/>
          <w:szCs w:val="24"/>
        </w:rPr>
        <w:t xml:space="preserve"> </w:t>
      </w:r>
      <w:r w:rsidR="00B276A4">
        <w:rPr>
          <w:sz w:val="24"/>
          <w:szCs w:val="24"/>
        </w:rPr>
        <w:t xml:space="preserve">support </w:t>
      </w:r>
      <w:r w:rsidR="00BA5BCB">
        <w:rPr>
          <w:sz w:val="24"/>
          <w:szCs w:val="24"/>
        </w:rPr>
        <w:t xml:space="preserve">offered </w:t>
      </w:r>
      <w:r w:rsidR="00626395">
        <w:rPr>
          <w:sz w:val="24"/>
          <w:szCs w:val="24"/>
        </w:rPr>
        <w:t xml:space="preserve">through </w:t>
      </w:r>
      <w:r w:rsidR="00BA5BCB">
        <w:rPr>
          <w:sz w:val="24"/>
          <w:szCs w:val="24"/>
        </w:rPr>
        <w:t xml:space="preserve">this Fund </w:t>
      </w:r>
      <w:r w:rsidR="00626395">
        <w:rPr>
          <w:sz w:val="24"/>
          <w:szCs w:val="24"/>
        </w:rPr>
        <w:t xml:space="preserve">will </w:t>
      </w:r>
      <w:r w:rsidR="00BE5CA8">
        <w:rPr>
          <w:sz w:val="24"/>
          <w:szCs w:val="24"/>
        </w:rPr>
        <w:t>help me to redress these missed opportunities.</w:t>
      </w:r>
    </w:p>
    <w:p w14:paraId="7E9AFC18" w14:textId="28E5556D" w:rsidR="000A1943" w:rsidRPr="00C43022" w:rsidRDefault="000A1943" w:rsidP="00835C3A">
      <w:pPr>
        <w:pStyle w:val="ListParagraph"/>
        <w:numPr>
          <w:ilvl w:val="0"/>
          <w:numId w:val="6"/>
        </w:numPr>
        <w:spacing w:line="360" w:lineRule="auto"/>
        <w:jc w:val="both"/>
        <w:rPr>
          <w:b/>
          <w:bCs/>
          <w:color w:val="767171" w:themeColor="background2" w:themeShade="80"/>
          <w:sz w:val="24"/>
          <w:szCs w:val="24"/>
        </w:rPr>
      </w:pPr>
      <w:r w:rsidRPr="00C43022">
        <w:rPr>
          <w:b/>
          <w:bCs/>
          <w:color w:val="767171" w:themeColor="background2" w:themeShade="80"/>
          <w:sz w:val="24"/>
          <w:szCs w:val="24"/>
        </w:rPr>
        <w:t>Training and Development and Research Support</w:t>
      </w:r>
    </w:p>
    <w:p w14:paraId="1AC616E9" w14:textId="77777777" w:rsidR="000A1943" w:rsidRPr="00C43022" w:rsidRDefault="000A1943" w:rsidP="000A1943">
      <w:pPr>
        <w:spacing w:line="360" w:lineRule="auto"/>
        <w:jc w:val="both"/>
        <w:rPr>
          <w:b/>
          <w:bCs/>
          <w:color w:val="767171" w:themeColor="background2" w:themeShade="80"/>
          <w:sz w:val="24"/>
          <w:szCs w:val="24"/>
        </w:rPr>
      </w:pPr>
      <w:r w:rsidRPr="00C43022">
        <w:rPr>
          <w:b/>
          <w:bCs/>
          <w:color w:val="767171" w:themeColor="background2" w:themeShade="80"/>
          <w:sz w:val="24"/>
          <w:szCs w:val="24"/>
        </w:rPr>
        <w:t>NIHR Career Development Scheme</w:t>
      </w:r>
    </w:p>
    <w:p w14:paraId="3C69BB97" w14:textId="09F1D14E" w:rsidR="000A1943" w:rsidRPr="00C43022" w:rsidRDefault="000A1943" w:rsidP="000A1943">
      <w:pPr>
        <w:spacing w:line="240" w:lineRule="auto"/>
        <w:jc w:val="both"/>
        <w:rPr>
          <w:i/>
          <w:iCs/>
          <w:color w:val="767171" w:themeColor="background2" w:themeShade="80"/>
          <w:sz w:val="24"/>
          <w:szCs w:val="24"/>
        </w:rPr>
      </w:pPr>
      <w:r w:rsidRPr="00C43022">
        <w:rPr>
          <w:i/>
          <w:iCs/>
          <w:color w:val="767171" w:themeColor="background2" w:themeShade="80"/>
          <w:sz w:val="24"/>
          <w:szCs w:val="24"/>
        </w:rPr>
        <w:t>The Pre-Application Support Fund should be used to prepare an application for an NIHR career development scheme. Please select the NIHR career development scheme you will use the Pre-Application Support Fund to apply to:</w:t>
      </w:r>
    </w:p>
    <w:p w14:paraId="56BBCF0B" w14:textId="0B3F34D7" w:rsidR="000A1943" w:rsidRDefault="000A1943" w:rsidP="000A1943">
      <w:pPr>
        <w:numPr>
          <w:ilvl w:val="0"/>
          <w:numId w:val="3"/>
        </w:numPr>
        <w:spacing w:line="240" w:lineRule="auto"/>
        <w:jc w:val="both"/>
        <w:rPr>
          <w:sz w:val="24"/>
          <w:szCs w:val="24"/>
        </w:rPr>
      </w:pPr>
      <w:r w:rsidRPr="000A1943">
        <w:rPr>
          <w:sz w:val="24"/>
          <w:szCs w:val="24"/>
        </w:rPr>
        <w:t>Advanced Clinical and Practitioner Academic Fellowship (ACAF)</w:t>
      </w:r>
    </w:p>
    <w:p w14:paraId="70FE05EB" w14:textId="77777777" w:rsidR="000A1943" w:rsidRPr="000A1943" w:rsidRDefault="000A1943" w:rsidP="000A1943">
      <w:pPr>
        <w:spacing w:line="240" w:lineRule="auto"/>
        <w:ind w:left="720"/>
        <w:jc w:val="both"/>
        <w:rPr>
          <w:sz w:val="24"/>
          <w:szCs w:val="24"/>
        </w:rPr>
      </w:pPr>
    </w:p>
    <w:p w14:paraId="6C885BDB" w14:textId="62236CAB" w:rsidR="000A1943" w:rsidRPr="00C43022" w:rsidRDefault="000A1943" w:rsidP="00835C3A">
      <w:pPr>
        <w:pStyle w:val="ListParagraph"/>
        <w:numPr>
          <w:ilvl w:val="0"/>
          <w:numId w:val="6"/>
        </w:numPr>
        <w:spacing w:line="240" w:lineRule="auto"/>
        <w:jc w:val="both"/>
        <w:rPr>
          <w:b/>
          <w:bCs/>
          <w:color w:val="767171" w:themeColor="background2" w:themeShade="80"/>
          <w:sz w:val="24"/>
          <w:szCs w:val="24"/>
        </w:rPr>
      </w:pPr>
      <w:r w:rsidRPr="00C43022">
        <w:rPr>
          <w:b/>
          <w:bCs/>
          <w:color w:val="767171" w:themeColor="background2" w:themeShade="80"/>
          <w:sz w:val="24"/>
          <w:szCs w:val="24"/>
        </w:rPr>
        <w:t>Planned Application for an NIHR Career Development Scheme - 800 Word Limit</w:t>
      </w:r>
    </w:p>
    <w:p w14:paraId="4638CE2E" w14:textId="503A1AF4" w:rsidR="000A1943" w:rsidRPr="00C43022" w:rsidRDefault="000A1943" w:rsidP="000A1943">
      <w:pPr>
        <w:spacing w:line="240" w:lineRule="auto"/>
        <w:jc w:val="both"/>
        <w:rPr>
          <w:i/>
          <w:iCs/>
          <w:color w:val="767171" w:themeColor="background2" w:themeShade="80"/>
          <w:sz w:val="24"/>
          <w:szCs w:val="24"/>
        </w:rPr>
      </w:pPr>
      <w:r w:rsidRPr="00C43022">
        <w:rPr>
          <w:i/>
          <w:iCs/>
          <w:color w:val="767171" w:themeColor="background2" w:themeShade="80"/>
          <w:sz w:val="24"/>
          <w:szCs w:val="24"/>
        </w:rPr>
        <w:t>Please use this section to provide an overview of your planned application for NIHR career development funding. This should be tailored to the career development scheme you intend to apply to and cover:</w:t>
      </w:r>
    </w:p>
    <w:p w14:paraId="0C4A8AAA" w14:textId="1C233AE6" w:rsidR="000A1943" w:rsidRPr="00C43022" w:rsidRDefault="000A1943" w:rsidP="000A1943">
      <w:pPr>
        <w:numPr>
          <w:ilvl w:val="0"/>
          <w:numId w:val="4"/>
        </w:numPr>
        <w:spacing w:line="240" w:lineRule="auto"/>
        <w:ind w:left="714" w:hanging="357"/>
        <w:jc w:val="both"/>
        <w:rPr>
          <w:i/>
          <w:iCs/>
          <w:color w:val="767171" w:themeColor="background2" w:themeShade="80"/>
          <w:sz w:val="24"/>
          <w:szCs w:val="24"/>
        </w:rPr>
      </w:pPr>
      <w:r w:rsidRPr="00C43022">
        <w:rPr>
          <w:i/>
          <w:iCs/>
          <w:color w:val="767171" w:themeColor="background2" w:themeShade="80"/>
          <w:sz w:val="24"/>
          <w:szCs w:val="24"/>
        </w:rPr>
        <w:t>the area of research that you are interested in developing your knowledge in</w:t>
      </w:r>
    </w:p>
    <w:p w14:paraId="22B647F8" w14:textId="77777777" w:rsidR="000A1943" w:rsidRPr="00C43022" w:rsidRDefault="000A1943" w:rsidP="000A1943">
      <w:pPr>
        <w:numPr>
          <w:ilvl w:val="0"/>
          <w:numId w:val="4"/>
        </w:numPr>
        <w:spacing w:line="240" w:lineRule="auto"/>
        <w:ind w:left="714" w:hanging="357"/>
        <w:jc w:val="both"/>
        <w:rPr>
          <w:i/>
          <w:iCs/>
          <w:color w:val="767171" w:themeColor="background2" w:themeShade="80"/>
          <w:sz w:val="24"/>
          <w:szCs w:val="24"/>
        </w:rPr>
      </w:pPr>
      <w:r w:rsidRPr="00C43022">
        <w:rPr>
          <w:i/>
          <w:iCs/>
          <w:color w:val="767171" w:themeColor="background2" w:themeShade="80"/>
          <w:sz w:val="24"/>
          <w:szCs w:val="24"/>
        </w:rPr>
        <w:t>an outline of the research proposal (if appropriate)</w:t>
      </w:r>
    </w:p>
    <w:p w14:paraId="45F3AF03" w14:textId="77777777" w:rsidR="000A1943" w:rsidRPr="00C43022" w:rsidRDefault="000A1943" w:rsidP="000A1943">
      <w:pPr>
        <w:numPr>
          <w:ilvl w:val="0"/>
          <w:numId w:val="4"/>
        </w:numPr>
        <w:spacing w:line="240" w:lineRule="auto"/>
        <w:ind w:left="714" w:hanging="357"/>
        <w:jc w:val="both"/>
        <w:rPr>
          <w:i/>
          <w:iCs/>
          <w:color w:val="767171" w:themeColor="background2" w:themeShade="80"/>
          <w:sz w:val="24"/>
          <w:szCs w:val="24"/>
        </w:rPr>
      </w:pPr>
      <w:r w:rsidRPr="00C43022">
        <w:rPr>
          <w:i/>
          <w:iCs/>
          <w:color w:val="767171" w:themeColor="background2" w:themeShade="80"/>
          <w:sz w:val="24"/>
          <w:szCs w:val="24"/>
        </w:rPr>
        <w:lastRenderedPageBreak/>
        <w:t>the training and development plan and how this will support your career development</w:t>
      </w:r>
    </w:p>
    <w:p w14:paraId="308DEF97" w14:textId="0E974FB1" w:rsidR="000A1943" w:rsidRPr="00C43022" w:rsidRDefault="000A1943" w:rsidP="000A1943">
      <w:pPr>
        <w:numPr>
          <w:ilvl w:val="0"/>
          <w:numId w:val="4"/>
        </w:numPr>
        <w:spacing w:line="240" w:lineRule="auto"/>
        <w:ind w:left="714" w:hanging="357"/>
        <w:jc w:val="both"/>
        <w:rPr>
          <w:i/>
          <w:iCs/>
          <w:color w:val="767171" w:themeColor="background2" w:themeShade="80"/>
          <w:sz w:val="24"/>
          <w:szCs w:val="24"/>
        </w:rPr>
      </w:pPr>
      <w:r w:rsidRPr="00C43022">
        <w:rPr>
          <w:i/>
          <w:iCs/>
          <w:color w:val="767171" w:themeColor="background2" w:themeShade="80"/>
          <w:sz w:val="24"/>
          <w:szCs w:val="24"/>
        </w:rPr>
        <w:t>how patient and public involvement will be incorporated into the application for funding.</w:t>
      </w:r>
    </w:p>
    <w:p w14:paraId="5FEB344B" w14:textId="77777777" w:rsidR="003B62B4" w:rsidRDefault="003B62B4" w:rsidP="003B62B4">
      <w:r>
        <w:t>{1100 words!!]</w:t>
      </w:r>
    </w:p>
    <w:p w14:paraId="5D41FD08" w14:textId="77777777" w:rsidR="003B62B4" w:rsidRPr="0044170B" w:rsidRDefault="003B62B4" w:rsidP="00B1461F">
      <w:pPr>
        <w:spacing w:line="276" w:lineRule="auto"/>
        <w:rPr>
          <w:b/>
          <w:bCs/>
        </w:rPr>
      </w:pPr>
      <w:r w:rsidRPr="0044170B">
        <w:rPr>
          <w:b/>
          <w:bCs/>
        </w:rPr>
        <w:t>The area of research interest</w:t>
      </w:r>
    </w:p>
    <w:p w14:paraId="4795094D" w14:textId="6EFAF907" w:rsidR="003B62B4" w:rsidRDefault="003B62B4" w:rsidP="00B1461F">
      <w:pPr>
        <w:spacing w:line="276" w:lineRule="auto"/>
      </w:pPr>
      <w:r w:rsidRPr="00F87A30">
        <w:t xml:space="preserve">In 2011, the English National Health Service (NHS) introduced Ambulatory Care (AC) for Teenage and Young Adult (TYA) cancer patients, offering chemotherapy and treatment that traditionally require hospitalisation on an ambulatory basis. </w:t>
      </w:r>
      <w:commentRangeStart w:id="15"/>
      <w:r w:rsidRPr="00F87A30">
        <w:t>This treatment modality is made possible using portable infusion pumps, with young people residing close to the hospital overnight</w:t>
      </w:r>
      <w:r>
        <w:t xml:space="preserve">, </w:t>
      </w:r>
      <w:r w:rsidR="00C43022">
        <w:t xml:space="preserve">and engaged in </w:t>
      </w:r>
      <w:r>
        <w:t>self-surveillance and self-monitoring aspects of care.</w:t>
      </w:r>
      <w:commentRangeEnd w:id="15"/>
      <w:r w:rsidR="00904B13">
        <w:rPr>
          <w:rStyle w:val="CommentReference"/>
        </w:rPr>
        <w:commentReference w:id="15"/>
      </w:r>
    </w:p>
    <w:p w14:paraId="3B92B04E" w14:textId="11E31A52" w:rsidR="003B62B4" w:rsidRDefault="003B62B4" w:rsidP="00B1461F">
      <w:pPr>
        <w:spacing w:line="276" w:lineRule="auto"/>
      </w:pPr>
      <w:r>
        <w:t>My CDRF research s</w:t>
      </w:r>
      <w:r w:rsidRPr="00F87A30">
        <w:t xml:space="preserve">et out to explore the experiences of those </w:t>
      </w:r>
      <w:r>
        <w:t>both r</w:t>
      </w:r>
      <w:r w:rsidRPr="00F87A30">
        <w:t xml:space="preserve">eceiving and delivering AC: building knowledge to inform current and future services for those aged 16-24 and their families. A key aim </w:t>
      </w:r>
      <w:r>
        <w:t xml:space="preserve">of this project </w:t>
      </w:r>
      <w:r w:rsidRPr="00F87A30">
        <w:t>was to understand whether refinements to the service were needed to better support young people and their companions</w:t>
      </w:r>
      <w:r>
        <w:t xml:space="preserve"> at the study site and nationally, commensurate with growing interest in this care pathway. The research has realised many impacts, including….[</w:t>
      </w:r>
      <w:r w:rsidRPr="0044170B">
        <w:rPr>
          <w:i/>
          <w:iCs/>
        </w:rPr>
        <w:t xml:space="preserve">move content from </w:t>
      </w:r>
      <w:r>
        <w:rPr>
          <w:i/>
          <w:iCs/>
        </w:rPr>
        <w:t xml:space="preserve">the </w:t>
      </w:r>
      <w:r w:rsidRPr="0044170B">
        <w:rPr>
          <w:i/>
          <w:iCs/>
        </w:rPr>
        <w:t>first section here?)</w:t>
      </w:r>
    </w:p>
    <w:p w14:paraId="271BAFB0" w14:textId="77777777" w:rsidR="004A31D1" w:rsidRPr="00103520" w:rsidRDefault="004A31D1" w:rsidP="004A31D1">
      <w:pPr>
        <w:spacing w:line="276" w:lineRule="auto"/>
        <w:rPr>
          <w:moveTo w:id="16" w:author="Georgia Black" w:date="2024-03-21T15:36:00Z"/>
          <w:b/>
          <w:bCs/>
        </w:rPr>
      </w:pPr>
      <w:moveToRangeStart w:id="17" w:author="Georgia Black" w:date="2024-03-21T15:36:00Z" w:name="move161927811"/>
      <w:commentRangeStart w:id="18"/>
      <w:moveTo w:id="19" w:author="Georgia Black" w:date="2024-03-21T15:36:00Z">
        <w:r w:rsidRPr="00103520">
          <w:rPr>
            <w:b/>
            <w:bCs/>
          </w:rPr>
          <w:t>Outline of the proposed research</w:t>
        </w:r>
      </w:moveTo>
      <w:commentRangeEnd w:id="18"/>
      <w:r w:rsidR="00904B13">
        <w:rPr>
          <w:rStyle w:val="CommentReference"/>
        </w:rPr>
        <w:commentReference w:id="18"/>
      </w:r>
    </w:p>
    <w:moveToRangeEnd w:id="17"/>
    <w:p w14:paraId="0582784E" w14:textId="363E1A43" w:rsidR="003B62B4" w:rsidRDefault="003B62B4" w:rsidP="00B1461F">
      <w:pPr>
        <w:spacing w:line="276" w:lineRule="auto"/>
      </w:pPr>
      <w:del w:id="20" w:author="Georgia Black" w:date="2024-03-21T15:28:00Z">
        <w:r w:rsidDel="00AE025C">
          <w:delText>I am committed to further developing the evidence base</w:delText>
        </w:r>
      </w:del>
      <w:ins w:id="21" w:author="Georgia Black" w:date="2024-03-21T15:28:00Z">
        <w:r w:rsidR="00AE025C">
          <w:t>To optimise</w:t>
        </w:r>
        <w:r w:rsidR="00FA70A2">
          <w:t>/realise the maximum benefits</w:t>
        </w:r>
      </w:ins>
      <w:r>
        <w:t xml:space="preserve"> </w:t>
      </w:r>
      <w:ins w:id="22" w:author="Georgia Black" w:date="2024-03-21T15:28:00Z">
        <w:r w:rsidR="00FA70A2">
          <w:t xml:space="preserve">from this service, </w:t>
        </w:r>
      </w:ins>
      <w:del w:id="23" w:author="Georgia Black" w:date="2024-03-21T15:28:00Z">
        <w:r w:rsidDel="00FA70A2">
          <w:delText>about young people’s ambulatory care in ways that</w:delText>
        </w:r>
      </w:del>
      <w:ins w:id="24" w:author="Georgia Black" w:date="2024-03-21T15:28:00Z">
        <w:r w:rsidR="00FA70A2">
          <w:t>researchers and</w:t>
        </w:r>
      </w:ins>
      <w:ins w:id="25" w:author="Georgia Black" w:date="2024-03-21T15:29:00Z">
        <w:r w:rsidR="00FA70A2">
          <w:t xml:space="preserve"> healthcare decision-makers must now work together to</w:t>
        </w:r>
      </w:ins>
      <w:r>
        <w:t>: en</w:t>
      </w:r>
      <w:r w:rsidR="00C43022">
        <w:t>able</w:t>
      </w:r>
      <w:r>
        <w:t xml:space="preserve"> evidence-informed national development of the pathway, offer guidance for healthcare professionals and,</w:t>
      </w:r>
      <w:del w:id="26" w:author="Jill Russell" w:date="2024-03-22T12:36:00Z">
        <w:r w:rsidDel="00904B13">
          <w:delText xml:space="preserve"> perhaps</w:delText>
        </w:r>
      </w:del>
      <w:r>
        <w:t xml:space="preserve"> most importantly, address patient and family support needs.</w:t>
      </w:r>
      <w:ins w:id="27" w:author="Georgia Black" w:date="2024-03-21T15:29:00Z">
        <w:r w:rsidR="00FA70A2">
          <w:t xml:space="preserve"> Thi</w:t>
        </w:r>
        <w:r w:rsidR="000C730A">
          <w:t>s forms the focus of my planned ACAF application</w:t>
        </w:r>
      </w:ins>
      <w:ins w:id="28" w:author="Georgia Black" w:date="2024-03-21T15:37:00Z">
        <w:r w:rsidR="0016232F">
          <w:t>;</w:t>
        </w:r>
        <w:r w:rsidR="0016232F" w:rsidRPr="0016232F">
          <w:t xml:space="preserve"> </w:t>
        </w:r>
        <w:r w:rsidR="0016232F">
          <w:t xml:space="preserve">to empirically measure and further explore the relationship of AC to young people’s wellbeing during cancer treatment – </w:t>
        </w:r>
        <w:commentRangeStart w:id="29"/>
        <w:r w:rsidR="0016232F">
          <w:t xml:space="preserve">addressing the Top two </w:t>
        </w:r>
        <w:r w:rsidR="0016232F">
          <w:fldChar w:fldCharType="begin"/>
        </w:r>
        <w:r w:rsidR="0016232F">
          <w:instrText>HYPERLINK "https://www.jla.nihr.ac.uk/priority-setting-partnerships/teenage-and-young-adult-cancer/the-top-10-priorities.htm"</w:instrText>
        </w:r>
        <w:r w:rsidR="0016232F">
          <w:fldChar w:fldCharType="separate"/>
        </w:r>
        <w:r w:rsidR="0016232F" w:rsidRPr="00B1461F">
          <w:rPr>
            <w:rStyle w:val="Hyperlink"/>
          </w:rPr>
          <w:t>Teenage and Young Adult Cancer Top 10 | James Lind Alliance (nihr.ac.uk)</w:t>
        </w:r>
        <w:r w:rsidR="0016232F">
          <w:rPr>
            <w:rStyle w:val="Hyperlink"/>
          </w:rPr>
          <w:fldChar w:fldCharType="end"/>
        </w:r>
        <w:r w:rsidR="0016232F">
          <w:t xml:space="preserve"> priorities</w:t>
        </w:r>
        <w:commentRangeEnd w:id="29"/>
        <w:r w:rsidR="0016232F">
          <w:rPr>
            <w:rStyle w:val="CommentReference"/>
          </w:rPr>
          <w:commentReference w:id="29"/>
        </w:r>
        <w:r w:rsidR="0016232F">
          <w:t>.</w:t>
        </w:r>
      </w:ins>
      <w:ins w:id="30" w:author="Georgia Black" w:date="2024-03-21T15:29:00Z">
        <w:r w:rsidR="000C730A">
          <w:t>.</w:t>
        </w:r>
      </w:ins>
    </w:p>
    <w:p w14:paraId="794E0540" w14:textId="69CAE0B7" w:rsidR="003B62B4" w:rsidRPr="00103520" w:rsidDel="004A31D1" w:rsidRDefault="003B62B4" w:rsidP="00B1461F">
      <w:pPr>
        <w:spacing w:line="276" w:lineRule="auto"/>
        <w:rPr>
          <w:moveFrom w:id="31" w:author="Georgia Black" w:date="2024-03-21T15:36:00Z"/>
          <w:b/>
          <w:bCs/>
        </w:rPr>
      </w:pPr>
      <w:moveFromRangeStart w:id="32" w:author="Georgia Black" w:date="2024-03-21T15:36:00Z" w:name="move161927811"/>
      <w:moveFrom w:id="33" w:author="Georgia Black" w:date="2024-03-21T15:36:00Z">
        <w:r w:rsidRPr="00103520" w:rsidDel="004A31D1">
          <w:rPr>
            <w:b/>
            <w:bCs/>
          </w:rPr>
          <w:t>Outline of the proposed research</w:t>
        </w:r>
      </w:moveFrom>
    </w:p>
    <w:moveFromRangeEnd w:id="32"/>
    <w:p w14:paraId="412C5BF1" w14:textId="09635CF2" w:rsidR="003B62B4" w:rsidDel="004A31D1" w:rsidRDefault="003B62B4" w:rsidP="00B1461F">
      <w:pPr>
        <w:spacing w:line="276" w:lineRule="auto"/>
        <w:rPr>
          <w:del w:id="34" w:author="Georgia Black" w:date="2024-03-21T15:36:00Z"/>
        </w:rPr>
      </w:pPr>
      <w:commentRangeStart w:id="35"/>
      <w:commentRangeStart w:id="36"/>
      <w:commentRangeStart w:id="37"/>
      <w:del w:id="38" w:author="Georgia Black" w:date="2024-03-21T15:36:00Z">
        <w:r w:rsidDel="004A31D1">
          <w:delText xml:space="preserve">The findings of my CDRF research evidenced that </w:delText>
        </w:r>
        <w:r w:rsidRPr="00103520" w:rsidDel="004A31D1">
          <w:delText>Ambulatory Care contributes positively to young people’s experiences of cancer treatment</w:delText>
        </w:r>
        <w:r w:rsidR="00C43022" w:rsidDel="004A31D1">
          <w:delText xml:space="preserve"> by </w:delText>
        </w:r>
        <w:r w:rsidRPr="00103520" w:rsidDel="004A31D1">
          <w:delText>re</w:delText>
        </w:r>
        <w:r w:rsidDel="004A31D1">
          <w:delText>tain</w:delText>
        </w:r>
        <w:r w:rsidR="00C43022" w:rsidDel="004A31D1">
          <w:delText>ing</w:delText>
        </w:r>
        <w:r w:rsidDel="004A31D1">
          <w:delText xml:space="preserve"> </w:delText>
        </w:r>
        <w:r w:rsidRPr="00103520" w:rsidDel="004A31D1">
          <w:delText xml:space="preserve">aspects of life that are important to young people whilst fostering </w:delText>
        </w:r>
        <w:r w:rsidDel="004A31D1">
          <w:delText>a sense of</w:delText>
        </w:r>
        <w:r w:rsidRPr="00103520" w:rsidDel="004A31D1">
          <w:delText xml:space="preserve"> wellbeing</w:delText>
        </w:r>
        <w:r w:rsidDel="004A31D1">
          <w:delText xml:space="preserve">, </w:delText>
        </w:r>
        <w:r w:rsidRPr="00103520" w:rsidDel="004A31D1">
          <w:delText>autonomy</w:delText>
        </w:r>
        <w:r w:rsidDel="004A31D1">
          <w:delText xml:space="preserve"> and agency</w:delText>
        </w:r>
        <w:r w:rsidRPr="00103520" w:rsidDel="004A31D1">
          <w:delText>.</w:delText>
        </w:r>
      </w:del>
    </w:p>
    <w:p w14:paraId="5DCFF169" w14:textId="494F6B09" w:rsidR="003B62B4" w:rsidDel="004A31D1" w:rsidRDefault="003B62B4" w:rsidP="00B1461F">
      <w:pPr>
        <w:spacing w:line="276" w:lineRule="auto"/>
        <w:rPr>
          <w:del w:id="39" w:author="Georgia Black" w:date="2024-03-21T15:36:00Z"/>
        </w:rPr>
      </w:pPr>
      <w:del w:id="40" w:author="Georgia Black" w:date="2024-03-21T15:36:00Z">
        <w:r w:rsidDel="004A31D1">
          <w:delText>T</w:delText>
        </w:r>
        <w:r w:rsidRPr="00103520" w:rsidDel="004A31D1">
          <w:delText>h</w:delText>
        </w:r>
        <w:r w:rsidDel="004A31D1">
          <w:delText>is</w:delText>
        </w:r>
        <w:r w:rsidRPr="00103520" w:rsidDel="004A31D1">
          <w:delText xml:space="preserve"> </w:delText>
        </w:r>
        <w:r w:rsidDel="004A31D1">
          <w:delText xml:space="preserve">qualitative </w:delText>
        </w:r>
        <w:r w:rsidRPr="00103520" w:rsidDel="004A31D1">
          <w:delText>research conveyed</w:delText>
        </w:r>
        <w:r w:rsidDel="004A31D1">
          <w:delText xml:space="preserve"> that there were </w:delText>
        </w:r>
        <w:r w:rsidRPr="00103520" w:rsidDel="004A31D1">
          <w:delText>benefits associated with remaining independent</w:delText>
        </w:r>
        <w:r w:rsidDel="004A31D1">
          <w:delText xml:space="preserve"> and feeling anchored in aspects of usual life and society</w:delText>
        </w:r>
        <w:r w:rsidR="00C43022" w:rsidDel="004A31D1">
          <w:delText xml:space="preserve"> during treatment</w:delText>
        </w:r>
        <w:r w:rsidDel="004A31D1">
          <w:delText xml:space="preserve">. </w:delText>
        </w:r>
        <w:r w:rsidRPr="007978A6" w:rsidDel="004A31D1">
          <w:delText xml:space="preserve">Critical to young people’s positive experience </w:delText>
        </w:r>
        <w:r w:rsidDel="004A31D1">
          <w:delText>was the support of a companion (relative) with whom care responsibilities were usually shared</w:delText>
        </w:r>
        <w:r w:rsidR="00C43022" w:rsidDel="004A31D1">
          <w:delText xml:space="preserve"> who became, </w:delText>
        </w:r>
        <w:r w:rsidDel="004A31D1">
          <w:delText>in effect</w:delText>
        </w:r>
        <w:r w:rsidR="00C43022" w:rsidDel="004A31D1">
          <w:delText>,</w:delText>
        </w:r>
        <w:r w:rsidDel="004A31D1">
          <w:delText xml:space="preserve"> members of the healthcare team</w:delText>
        </w:r>
        <w:r w:rsidR="00C43022" w:rsidDel="004A31D1">
          <w:delText>.</w:delText>
        </w:r>
      </w:del>
    </w:p>
    <w:p w14:paraId="0D6D2037" w14:textId="6B31A553" w:rsidR="003B62B4" w:rsidDel="004A31D1" w:rsidRDefault="003B62B4" w:rsidP="00B1461F">
      <w:pPr>
        <w:spacing w:line="276" w:lineRule="auto"/>
        <w:rPr>
          <w:del w:id="41" w:author="Georgia Black" w:date="2024-03-21T15:36:00Z"/>
        </w:rPr>
      </w:pPr>
      <w:del w:id="42" w:author="Georgia Black" w:date="2024-03-21T15:36:00Z">
        <w:r w:rsidRPr="00826FE2" w:rsidDel="004A31D1">
          <w:delText>Th</w:delText>
        </w:r>
        <w:r w:rsidDel="004A31D1">
          <w:delText>e</w:delText>
        </w:r>
        <w:r w:rsidRPr="00826FE2" w:rsidDel="004A31D1">
          <w:delText xml:space="preserve"> research offer</w:delText>
        </w:r>
        <w:r w:rsidDel="004A31D1">
          <w:delText>ed</w:delText>
        </w:r>
        <w:r w:rsidRPr="00826FE2" w:rsidDel="004A31D1">
          <w:delText xml:space="preserve"> the TYA cancer community </w:delText>
        </w:r>
        <w:r w:rsidDel="004A31D1">
          <w:delText>recommendations</w:delText>
        </w:r>
        <w:r w:rsidRPr="00826FE2" w:rsidDel="004A31D1">
          <w:delText xml:space="preserve"> to inform policy, practice</w:delText>
        </w:r>
        <w:r w:rsidDel="004A31D1">
          <w:delText>, workforce</w:delText>
        </w:r>
        <w:r w:rsidRPr="00826FE2" w:rsidDel="004A31D1">
          <w:delText xml:space="preserve"> and future research inquiry</w:delText>
        </w:r>
        <w:r w:rsidDel="004A31D1">
          <w:delText xml:space="preserve">. I </w:delText>
        </w:r>
        <w:r w:rsidR="00C43022" w:rsidDel="004A31D1">
          <w:delText>proposed</w:delText>
        </w:r>
        <w:r w:rsidDel="004A31D1">
          <w:delText xml:space="preserve"> that the care pathway is an exemplar of assets-based </w:delText>
        </w:r>
        <w:r w:rsidR="00B1461F" w:rsidDel="004A31D1">
          <w:delText xml:space="preserve">healthcare </w:delText>
        </w:r>
        <w:r w:rsidR="00936B38" w:rsidDel="004A31D1">
          <w:delText xml:space="preserve">which </w:delText>
        </w:r>
        <w:r w:rsidDel="004A31D1">
          <w:delText xml:space="preserve">aligns with a national strategic focus on </w:delText>
        </w:r>
        <w:r w:rsidR="00936B38" w:rsidDel="004A31D1">
          <w:delText xml:space="preserve">enablement </w:delText>
        </w:r>
        <w:r w:rsidDel="004A31D1">
          <w:delText xml:space="preserve">and </w:delText>
        </w:r>
        <w:r w:rsidR="00936B38" w:rsidDel="004A31D1">
          <w:delText>s</w:delText>
        </w:r>
        <w:r w:rsidDel="004A31D1">
          <w:delText>elf-manage</w:delText>
        </w:r>
        <w:r w:rsidR="00936B38" w:rsidDel="004A31D1">
          <w:delText xml:space="preserve">ment </w:delText>
        </w:r>
        <w:r w:rsidDel="004A31D1">
          <w:delText xml:space="preserve">and </w:delText>
        </w:r>
        <w:r w:rsidR="00936B38" w:rsidRPr="00936B38" w:rsidDel="004A31D1">
          <w:delText>receiving care rooted in o</w:delText>
        </w:r>
        <w:r w:rsidR="00936B38" w:rsidDel="004A31D1">
          <w:delText xml:space="preserve">ne’s </w:delText>
        </w:r>
        <w:r w:rsidR="00936B38" w:rsidRPr="00936B38" w:rsidDel="004A31D1">
          <w:delText>communit</w:delText>
        </w:r>
        <w:r w:rsidR="00936B38" w:rsidDel="004A31D1">
          <w:delText>y</w:delText>
        </w:r>
        <w:r w:rsidR="00936B38" w:rsidRPr="00936B38" w:rsidDel="004A31D1">
          <w:delText>, rather than a hospital bed</w:delText>
        </w:r>
        <w:r w:rsidR="00936B38" w:rsidDel="004A31D1">
          <w:delText>.</w:delText>
        </w:r>
        <w:commentRangeEnd w:id="35"/>
        <w:r w:rsidR="00425795" w:rsidDel="004A31D1">
          <w:rPr>
            <w:rStyle w:val="CommentReference"/>
          </w:rPr>
          <w:commentReference w:id="35"/>
        </w:r>
      </w:del>
      <w:commentRangeEnd w:id="36"/>
      <w:r w:rsidR="008173E4">
        <w:rPr>
          <w:rStyle w:val="CommentReference"/>
        </w:rPr>
        <w:commentReference w:id="36"/>
      </w:r>
      <w:commentRangeEnd w:id="37"/>
      <w:r w:rsidR="00AE7AB5">
        <w:rPr>
          <w:rStyle w:val="CommentReference"/>
        </w:rPr>
        <w:commentReference w:id="37"/>
      </w:r>
    </w:p>
    <w:p w14:paraId="4DC85CDA" w14:textId="76D079A6" w:rsidR="0065763F" w:rsidDel="00101365" w:rsidRDefault="003B62B4" w:rsidP="00B1461F">
      <w:pPr>
        <w:spacing w:line="276" w:lineRule="auto"/>
        <w:rPr>
          <w:del w:id="43" w:author="Georgia Black" w:date="2024-03-21T15:36:00Z"/>
        </w:rPr>
      </w:pPr>
      <w:del w:id="44" w:author="Georgia Black" w:date="2024-03-21T15:37:00Z">
        <w:r w:rsidDel="0016232F">
          <w:delText xml:space="preserve">Working in ways that promote research inclusion and retain consideration of inequities in access to AC, I would now like to empirically measure and further explore the relationship of AC to young </w:delText>
        </w:r>
        <w:r w:rsidDel="0016232F">
          <w:lastRenderedPageBreak/>
          <w:delText>people’s wellbeing during cancer treatment</w:delText>
        </w:r>
        <w:r w:rsidR="00B1461F" w:rsidDel="0016232F">
          <w:delText xml:space="preserve"> – </w:delText>
        </w:r>
        <w:commentRangeStart w:id="45"/>
        <w:r w:rsidR="00B1461F" w:rsidDel="0016232F">
          <w:delText xml:space="preserve">addressing the Top two </w:delText>
        </w:r>
        <w:r w:rsidDel="0016232F">
          <w:fldChar w:fldCharType="begin"/>
        </w:r>
        <w:r w:rsidDel="0016232F">
          <w:delInstrText>HYPERLINK "https://www.jla.nihr.ac.uk/priority-setting-partnerships/teenage-and-young-adult-cancer/the-top-10-priorities.htm"</w:delInstrText>
        </w:r>
        <w:r w:rsidDel="0016232F">
          <w:fldChar w:fldCharType="separate"/>
        </w:r>
        <w:r w:rsidR="00B1461F" w:rsidRPr="00B1461F" w:rsidDel="0016232F">
          <w:rPr>
            <w:rStyle w:val="Hyperlink"/>
          </w:rPr>
          <w:delText>Teenage and Young Adult Cancer Top 10 | James Lind Alliance (nihr.ac.uk)</w:delText>
        </w:r>
        <w:r w:rsidDel="0016232F">
          <w:rPr>
            <w:rStyle w:val="Hyperlink"/>
          </w:rPr>
          <w:fldChar w:fldCharType="end"/>
        </w:r>
        <w:r w:rsidR="00B1461F" w:rsidDel="0016232F">
          <w:delText xml:space="preserve"> priorities</w:delText>
        </w:r>
        <w:commentRangeEnd w:id="45"/>
        <w:r w:rsidR="008571BB" w:rsidDel="0016232F">
          <w:rPr>
            <w:rStyle w:val="CommentReference"/>
          </w:rPr>
          <w:commentReference w:id="45"/>
        </w:r>
        <w:r w:rsidR="00B1461F" w:rsidDel="0016232F">
          <w:delText xml:space="preserve">. </w:delText>
        </w:r>
      </w:del>
    </w:p>
    <w:p w14:paraId="2E799401" w14:textId="42B42343" w:rsidR="003B62B4" w:rsidRDefault="004B1F5A" w:rsidP="00B1461F">
      <w:pPr>
        <w:spacing w:line="276" w:lineRule="auto"/>
      </w:pPr>
      <w:ins w:id="46" w:author="Georgia Black" w:date="2024-03-21T15:33:00Z">
        <w:r>
          <w:t xml:space="preserve">I will use the Support Fund to </w:t>
        </w:r>
      </w:ins>
      <w:del w:id="47" w:author="Georgia Black" w:date="2024-03-21T15:33:00Z">
        <w:r w:rsidR="003B62B4" w:rsidDel="004B1F5A">
          <w:delText xml:space="preserve">The </w:delText>
        </w:r>
      </w:del>
      <w:ins w:id="48" w:author="Georgia Black" w:date="2024-03-21T15:33:00Z">
        <w:r>
          <w:t xml:space="preserve">facilitate </w:t>
        </w:r>
      </w:ins>
      <w:r w:rsidR="003B62B4">
        <w:t>foundational work, including the development of the research questions and study design</w:t>
      </w:r>
      <w:del w:id="49" w:author="Georgia Black" w:date="2024-03-21T15:33:00Z">
        <w:r w:rsidR="003B62B4" w:rsidDel="004B1F5A">
          <w:delText>, must be developed</w:delText>
        </w:r>
      </w:del>
      <w:r w:rsidR="003B62B4">
        <w:t xml:space="preserve"> in partnership with young </w:t>
      </w:r>
      <w:commentRangeStart w:id="50"/>
      <w:r w:rsidR="003B62B4">
        <w:t>people</w:t>
      </w:r>
      <w:commentRangeEnd w:id="50"/>
      <w:r w:rsidR="003F4887">
        <w:rPr>
          <w:rStyle w:val="CommentReference"/>
        </w:rPr>
        <w:commentReference w:id="50"/>
      </w:r>
      <w:r w:rsidR="003B62B4">
        <w:t>, their companions and national charity partners</w:t>
      </w:r>
      <w:ins w:id="51" w:author="Georgia Black" w:date="2024-03-21T15:33:00Z">
        <w:r>
          <w:t>. I will</w:t>
        </w:r>
      </w:ins>
      <w:del w:id="52" w:author="Georgia Black" w:date="2024-03-21T15:33:00Z">
        <w:r w:rsidR="00B1461F" w:rsidDel="00425795">
          <w:delText>,</w:delText>
        </w:r>
        <w:r w:rsidR="003B62B4" w:rsidDel="00425795">
          <w:delText xml:space="preserve"> and</w:delText>
        </w:r>
      </w:del>
      <w:r w:rsidR="003B62B4">
        <w:t xml:space="preserve"> align </w:t>
      </w:r>
      <w:ins w:id="53" w:author="Georgia Black" w:date="2024-03-21T15:33:00Z">
        <w:r w:rsidR="00425795">
          <w:t xml:space="preserve">my application </w:t>
        </w:r>
      </w:ins>
      <w:r w:rsidR="003B62B4">
        <w:t>with their priorities and needs. The resulting research w</w:t>
      </w:r>
      <w:ins w:id="54" w:author="Jill Russell" w:date="2024-03-22T12:29:00Z">
        <w:r w:rsidR="00904B13">
          <w:t>ill</w:t>
        </w:r>
      </w:ins>
      <w:del w:id="55" w:author="Jill Russell" w:date="2024-03-22T12:29:00Z">
        <w:r w:rsidR="003B62B4" w:rsidDel="00904B13">
          <w:delText>ould</w:delText>
        </w:r>
      </w:del>
      <w:r w:rsidR="003B62B4">
        <w:t xml:space="preserve"> likely be a mixed-methods study with participatory research as its basis, comprising an appraisal of </w:t>
      </w:r>
      <w:commentRangeStart w:id="56"/>
      <w:r w:rsidR="003B62B4">
        <w:t>QoL</w:t>
      </w:r>
      <w:commentRangeEnd w:id="56"/>
      <w:r w:rsidR="00904B13">
        <w:rPr>
          <w:rStyle w:val="CommentReference"/>
        </w:rPr>
        <w:commentReference w:id="56"/>
      </w:r>
      <w:r w:rsidR="003B62B4">
        <w:t xml:space="preserve"> and in-depth qualitative exploration informed by the outcome measurement findings. </w:t>
      </w:r>
    </w:p>
    <w:p w14:paraId="092FC2C8" w14:textId="09F68DF4" w:rsidR="003B62B4" w:rsidRDefault="003B62B4" w:rsidP="00B1461F">
      <w:pPr>
        <w:spacing w:line="276" w:lineRule="auto"/>
      </w:pPr>
      <w:r>
        <w:t xml:space="preserve">More conceptually, through this research I would like to </w:t>
      </w:r>
      <w:r w:rsidRPr="008A7F0C">
        <w:t xml:space="preserve">discern whether the alignment of AC to assets-based healthcare provides a new framework that can be used as a baseline of theoretical explanation to a) inform the </w:t>
      </w:r>
      <w:r>
        <w:t xml:space="preserve">further </w:t>
      </w:r>
      <w:r w:rsidRPr="008A7F0C">
        <w:t xml:space="preserve">operationalisation of </w:t>
      </w:r>
      <w:r>
        <w:t>th</w:t>
      </w:r>
      <w:r w:rsidR="00936B38">
        <w:t>is, and other,</w:t>
      </w:r>
      <w:r>
        <w:t xml:space="preserve"> care pathway</w:t>
      </w:r>
      <w:r w:rsidR="00936B38">
        <w:t>s</w:t>
      </w:r>
      <w:r>
        <w:t xml:space="preserve"> nationally and b) inform </w:t>
      </w:r>
      <w:r w:rsidRPr="008A7F0C">
        <w:t>the development of a</w:t>
      </w:r>
      <w:r w:rsidR="00936B38">
        <w:t xml:space="preserve">n AC </w:t>
      </w:r>
      <w:r w:rsidRPr="008A7F0C">
        <w:t>model of care.</w:t>
      </w:r>
      <w:r w:rsidR="00B1461F">
        <w:t xml:space="preserve"> </w:t>
      </w:r>
    </w:p>
    <w:p w14:paraId="08503306" w14:textId="77777777" w:rsidR="003B62B4" w:rsidRDefault="003B62B4" w:rsidP="00B1461F">
      <w:pPr>
        <w:spacing w:line="276" w:lineRule="auto"/>
        <w:rPr>
          <w:b/>
          <w:bCs/>
        </w:rPr>
      </w:pPr>
      <w:r w:rsidRPr="00E1323D">
        <w:rPr>
          <w:b/>
          <w:bCs/>
        </w:rPr>
        <w:t>Training and development plan</w:t>
      </w:r>
      <w:r>
        <w:rPr>
          <w:b/>
          <w:bCs/>
        </w:rPr>
        <w:t xml:space="preserve"> </w:t>
      </w:r>
    </w:p>
    <w:p w14:paraId="07C221C8" w14:textId="7F5545DC" w:rsidR="003B62B4" w:rsidDel="00147C1E" w:rsidRDefault="003B62B4" w:rsidP="00B1461F">
      <w:pPr>
        <w:spacing w:line="276" w:lineRule="auto"/>
        <w:rPr>
          <w:del w:id="57" w:author="Georgia Black" w:date="2024-03-21T15:38:00Z"/>
          <w:rFonts w:ascii="Aptos" w:eastAsia="Times New Roman" w:hAnsi="Aptos" w:cs="Segoe UI"/>
          <w:color w:val="000000"/>
          <w:bdr w:val="none" w:sz="0" w:space="0" w:color="auto" w:frame="1"/>
          <w:lang w:eastAsia="en-GB"/>
        </w:rPr>
      </w:pPr>
      <w:del w:id="58" w:author="Georgia Black" w:date="2024-03-21T15:38:00Z">
        <w:r w:rsidDel="00147C1E">
          <w:rPr>
            <w:rFonts w:ascii="Aptos" w:eastAsia="Times New Roman" w:hAnsi="Aptos" w:cs="Segoe UI"/>
            <w:color w:val="000000"/>
            <w:bdr w:val="none" w:sz="0" w:space="0" w:color="auto" w:frame="1"/>
            <w:lang w:eastAsia="en-GB"/>
          </w:rPr>
          <w:delText>T</w:delText>
        </w:r>
        <w:r w:rsidRPr="0024503E" w:rsidDel="00147C1E">
          <w:rPr>
            <w:rFonts w:ascii="Aptos" w:eastAsia="Times New Roman" w:hAnsi="Aptos" w:cs="Segoe UI"/>
            <w:color w:val="000000"/>
            <w:bdr w:val="none" w:sz="0" w:space="0" w:color="auto" w:frame="1"/>
            <w:lang w:eastAsia="en-GB"/>
          </w:rPr>
          <w:delText>hrough</w:delText>
        </w:r>
        <w:r w:rsidDel="00147C1E">
          <w:rPr>
            <w:rFonts w:ascii="Aptos" w:eastAsia="Times New Roman" w:hAnsi="Aptos" w:cs="Segoe UI"/>
            <w:color w:val="000000"/>
            <w:bdr w:val="none" w:sz="0" w:space="0" w:color="auto" w:frame="1"/>
            <w:lang w:eastAsia="en-GB"/>
          </w:rPr>
          <w:delText>out</w:delText>
        </w:r>
        <w:r w:rsidRPr="0024503E" w:rsidDel="00147C1E">
          <w:rPr>
            <w:rFonts w:ascii="Aptos" w:eastAsia="Times New Roman" w:hAnsi="Aptos" w:cs="Segoe UI"/>
            <w:color w:val="000000"/>
            <w:bdr w:val="none" w:sz="0" w:space="0" w:color="auto" w:frame="1"/>
            <w:lang w:eastAsia="en-GB"/>
          </w:rPr>
          <w:delText xml:space="preserve"> the training received from my </w:delText>
        </w:r>
        <w:r w:rsidDel="00147C1E">
          <w:rPr>
            <w:rFonts w:ascii="Aptos" w:eastAsia="Times New Roman" w:hAnsi="Aptos" w:cs="Segoe UI"/>
            <w:color w:val="000000"/>
            <w:bdr w:val="none" w:sz="0" w:space="0" w:color="auto" w:frame="1"/>
            <w:lang w:eastAsia="en-GB"/>
          </w:rPr>
          <w:delText>PhD</w:delText>
        </w:r>
        <w:r w:rsidRPr="0024503E" w:rsidDel="00147C1E">
          <w:rPr>
            <w:rFonts w:ascii="Aptos" w:eastAsia="Times New Roman" w:hAnsi="Aptos" w:cs="Segoe UI"/>
            <w:color w:val="000000"/>
            <w:bdr w:val="none" w:sz="0" w:space="0" w:color="auto" w:frame="1"/>
            <w:lang w:eastAsia="en-GB"/>
          </w:rPr>
          <w:delText xml:space="preserve">, I have developed </w:delText>
        </w:r>
        <w:r w:rsidDel="00147C1E">
          <w:rPr>
            <w:rFonts w:ascii="Aptos" w:eastAsia="Times New Roman" w:hAnsi="Aptos" w:cs="Segoe UI"/>
            <w:color w:val="000000"/>
            <w:bdr w:val="none" w:sz="0" w:space="0" w:color="auto" w:frame="1"/>
            <w:lang w:eastAsia="en-GB"/>
          </w:rPr>
          <w:delText xml:space="preserve">knowledge and </w:delText>
        </w:r>
        <w:r w:rsidRPr="0024503E" w:rsidDel="00147C1E">
          <w:rPr>
            <w:rFonts w:ascii="Aptos" w:eastAsia="Times New Roman" w:hAnsi="Aptos" w:cs="Segoe UI"/>
            <w:color w:val="000000"/>
            <w:bdr w:val="none" w:sz="0" w:space="0" w:color="auto" w:frame="1"/>
            <w:lang w:eastAsia="en-GB"/>
          </w:rPr>
          <w:delText xml:space="preserve">skills in </w:delText>
        </w:r>
        <w:r w:rsidDel="00147C1E">
          <w:rPr>
            <w:rFonts w:ascii="Aptos" w:eastAsia="Times New Roman" w:hAnsi="Aptos" w:cs="Segoe UI"/>
            <w:color w:val="000000"/>
            <w:bdr w:val="none" w:sz="0" w:space="0" w:color="auto" w:frame="1"/>
            <w:lang w:eastAsia="en-GB"/>
          </w:rPr>
          <w:delText xml:space="preserve">qualitative and participatory methods, PPIE, coordinating and facilitating a team of co-researchers, and project and budget management. </w:delText>
        </w:r>
      </w:del>
    </w:p>
    <w:p w14:paraId="3D96BCC4" w14:textId="33540696" w:rsidR="003B62B4" w:rsidDel="00147C1E" w:rsidRDefault="003B62B4" w:rsidP="00B1461F">
      <w:pPr>
        <w:spacing w:line="276" w:lineRule="auto"/>
        <w:rPr>
          <w:del w:id="59" w:author="Georgia Black" w:date="2024-03-21T15:38:00Z"/>
          <w:rFonts w:ascii="Aptos" w:eastAsia="Times New Roman" w:hAnsi="Aptos" w:cs="Segoe UI"/>
          <w:color w:val="000000"/>
          <w:bdr w:val="none" w:sz="0" w:space="0" w:color="auto" w:frame="1"/>
          <w:lang w:eastAsia="en-GB"/>
        </w:rPr>
      </w:pPr>
      <w:del w:id="60" w:author="Georgia Black" w:date="2024-03-21T15:38:00Z">
        <w:r w:rsidDel="00147C1E">
          <w:rPr>
            <w:rFonts w:ascii="Aptos" w:eastAsia="Times New Roman" w:hAnsi="Aptos" w:cs="Segoe UI"/>
            <w:color w:val="000000"/>
            <w:bdr w:val="none" w:sz="0" w:space="0" w:color="auto" w:frame="1"/>
            <w:lang w:eastAsia="en-GB"/>
          </w:rPr>
          <w:delText>My training and development plan for this application is organised around 4 domains:</w:delText>
        </w:r>
      </w:del>
    </w:p>
    <w:p w14:paraId="5AD46D24" w14:textId="77777777" w:rsidR="003B62B4" w:rsidRPr="00555367" w:rsidRDefault="003B62B4" w:rsidP="00B1461F">
      <w:pPr>
        <w:pStyle w:val="ListParagraph"/>
        <w:numPr>
          <w:ilvl w:val="0"/>
          <w:numId w:val="13"/>
        </w:numPr>
        <w:spacing w:line="276" w:lineRule="auto"/>
        <w:rPr>
          <w:rFonts w:ascii="Aptos" w:eastAsia="Times New Roman" w:hAnsi="Aptos" w:cs="Segoe UI"/>
          <w:color w:val="000000"/>
          <w:bdr w:val="none" w:sz="0" w:space="0" w:color="auto" w:frame="1"/>
          <w:lang w:eastAsia="en-GB"/>
        </w:rPr>
      </w:pPr>
      <w:r w:rsidRPr="00555367">
        <w:rPr>
          <w:rFonts w:ascii="Aptos" w:eastAsia="Times New Roman" w:hAnsi="Aptos" w:cs="Segoe UI"/>
          <w:b/>
          <w:bCs/>
          <w:color w:val="000000"/>
          <w:bdr w:val="none" w:sz="0" w:space="0" w:color="auto" w:frame="1"/>
          <w:lang w:eastAsia="en-GB"/>
        </w:rPr>
        <w:t>Developing research literacy</w:t>
      </w:r>
      <w:r>
        <w:rPr>
          <w:rFonts w:ascii="Aptos" w:eastAsia="Times New Roman" w:hAnsi="Aptos" w:cs="Segoe UI"/>
          <w:b/>
          <w:bCs/>
          <w:color w:val="000000"/>
          <w:bdr w:val="none" w:sz="0" w:space="0" w:color="auto" w:frame="1"/>
          <w:lang w:eastAsia="en-GB"/>
        </w:rPr>
        <w:t>, where needed for this planned research</w:t>
      </w:r>
    </w:p>
    <w:p w14:paraId="226BD1ED"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1D612E64"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Quality of Life appraisal and instrument measurement [course being </w:t>
      </w:r>
      <w:commentRangeStart w:id="61"/>
      <w:commentRangeStart w:id="62"/>
      <w:commentRangeStart w:id="63"/>
      <w:r>
        <w:rPr>
          <w:rFonts w:ascii="Aptos" w:eastAsia="Times New Roman" w:hAnsi="Aptos" w:cs="Segoe UI"/>
          <w:color w:val="000000"/>
          <w:bdr w:val="none" w:sz="0" w:space="0" w:color="auto" w:frame="1"/>
          <w:lang w:eastAsia="en-GB"/>
        </w:rPr>
        <w:t>determined</w:t>
      </w:r>
      <w:commentRangeEnd w:id="61"/>
      <w:r w:rsidR="00B1461F">
        <w:rPr>
          <w:rStyle w:val="CommentReference"/>
        </w:rPr>
        <w:commentReference w:id="61"/>
      </w:r>
      <w:commentRangeEnd w:id="62"/>
      <w:r w:rsidR="008173E4">
        <w:rPr>
          <w:rStyle w:val="CommentReference"/>
        </w:rPr>
        <w:commentReference w:id="62"/>
      </w:r>
      <w:commentRangeEnd w:id="63"/>
      <w:r w:rsidR="008173E4">
        <w:rPr>
          <w:rStyle w:val="CommentReference"/>
        </w:rPr>
        <w:commentReference w:id="63"/>
      </w:r>
      <w:r>
        <w:rPr>
          <w:rFonts w:ascii="Aptos" w:eastAsia="Times New Roman" w:hAnsi="Aptos" w:cs="Segoe UI"/>
          <w:color w:val="000000"/>
          <w:bdr w:val="none" w:sz="0" w:space="0" w:color="auto" w:frame="1"/>
          <w:lang w:eastAsia="en-GB"/>
        </w:rPr>
        <w:t>]</w:t>
      </w:r>
    </w:p>
    <w:p w14:paraId="343D7C22"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35CFFAF8" w14:textId="77777777" w:rsidR="003B62B4" w:rsidRPr="005243D5"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The research that I have undertaken to date has been primarily qualitative. This 1-day </w:t>
      </w:r>
      <w:r w:rsidRPr="005243D5">
        <w:rPr>
          <w:rFonts w:ascii="Aptos" w:eastAsia="Times New Roman" w:hAnsi="Aptos" w:cs="Segoe UI"/>
          <w:color w:val="000000"/>
          <w:bdr w:val="none" w:sz="0" w:space="0" w:color="auto" w:frame="1"/>
          <w:lang w:eastAsia="en-GB"/>
        </w:rPr>
        <w:t xml:space="preserve">course </w:t>
      </w:r>
      <w:r>
        <w:rPr>
          <w:rFonts w:ascii="Aptos" w:eastAsia="Times New Roman" w:hAnsi="Aptos" w:cs="Segoe UI"/>
          <w:color w:val="000000"/>
          <w:bdr w:val="none" w:sz="0" w:space="0" w:color="auto" w:frame="1"/>
          <w:lang w:eastAsia="en-GB"/>
        </w:rPr>
        <w:t xml:space="preserve">would provide me with refresher training on </w:t>
      </w:r>
      <w:r w:rsidRPr="005243D5">
        <w:rPr>
          <w:rFonts w:ascii="Aptos" w:eastAsia="Times New Roman" w:hAnsi="Aptos" w:cs="Segoe UI"/>
          <w:color w:val="000000"/>
          <w:bdr w:val="none" w:sz="0" w:space="0" w:color="auto" w:frame="1"/>
          <w:lang w:eastAsia="en-GB"/>
        </w:rPr>
        <w:t>the principles, methods of assessment, and appropriateness of statistical analyses for different types of measurement validity and reliability</w:t>
      </w:r>
      <w:r>
        <w:rPr>
          <w:rFonts w:ascii="Aptos" w:eastAsia="Times New Roman" w:hAnsi="Aptos" w:cs="Segoe UI"/>
          <w:color w:val="000000"/>
          <w:bdr w:val="none" w:sz="0" w:space="0" w:color="auto" w:frame="1"/>
          <w:lang w:eastAsia="en-GB"/>
        </w:rPr>
        <w:t xml:space="preserve">: </w:t>
      </w:r>
      <w:hyperlink r:id="rId11" w:history="1">
        <w:r w:rsidRPr="005243D5">
          <w:rPr>
            <w:rStyle w:val="Hyperlink"/>
            <w:rFonts w:ascii="Aptos" w:eastAsia="Times New Roman" w:hAnsi="Aptos" w:cs="Segoe UI"/>
            <w:bdr w:val="none" w:sz="0" w:space="0" w:color="auto" w:frame="1"/>
            <w:lang w:eastAsia="en-GB"/>
          </w:rPr>
          <w:t>Assessing Measurement Reliability and Validity | Short courses - UCL – University College London</w:t>
        </w:r>
      </w:hyperlink>
    </w:p>
    <w:p w14:paraId="06DBD50A"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3A88850C"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Having most recently completed JBI scoping reviews, I would access the free modules on undertaking systematic reviews from: </w:t>
      </w:r>
      <w:hyperlink r:id="rId12" w:history="1">
        <w:r w:rsidRPr="008A7F0C">
          <w:rPr>
            <w:rStyle w:val="Hyperlink"/>
            <w:rFonts w:ascii="Aptos" w:eastAsia="Times New Roman" w:hAnsi="Aptos" w:cs="Segoe UI"/>
            <w:bdr w:val="none" w:sz="0" w:space="0" w:color="auto" w:frame="1"/>
            <w:lang w:eastAsia="en-GB"/>
          </w:rPr>
          <w:t>Cochrane Interactive Learning | Cochrane Training</w:t>
        </w:r>
      </w:hyperlink>
      <w:r>
        <w:rPr>
          <w:rFonts w:ascii="Aptos" w:eastAsia="Times New Roman" w:hAnsi="Aptos" w:cs="Segoe UI"/>
          <w:color w:val="000000"/>
          <w:bdr w:val="none" w:sz="0" w:space="0" w:color="auto" w:frame="1"/>
          <w:lang w:eastAsia="en-GB"/>
        </w:rPr>
        <w:t xml:space="preserve">. Once the research question has been refined, </w:t>
      </w:r>
      <w:commentRangeStart w:id="64"/>
      <w:r>
        <w:rPr>
          <w:rFonts w:ascii="Aptos" w:eastAsia="Times New Roman" w:hAnsi="Aptos" w:cs="Segoe UI"/>
          <w:color w:val="000000"/>
          <w:bdr w:val="none" w:sz="0" w:space="0" w:color="auto" w:frame="1"/>
          <w:lang w:eastAsia="en-GB"/>
        </w:rPr>
        <w:t>a systematic review will become the basis for the development of the study.</w:t>
      </w:r>
      <w:commentRangeEnd w:id="64"/>
      <w:r w:rsidR="00904B13">
        <w:rPr>
          <w:rStyle w:val="CommentReference"/>
        </w:rPr>
        <w:commentReference w:id="64"/>
      </w:r>
    </w:p>
    <w:p w14:paraId="226501D7"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18045ED6"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This short course, </w:t>
      </w:r>
      <w:hyperlink r:id="rId13" w:history="1">
        <w:r w:rsidRPr="007B576B">
          <w:rPr>
            <w:rStyle w:val="Hyperlink"/>
            <w:rFonts w:ascii="Aptos" w:eastAsia="Times New Roman" w:hAnsi="Aptos" w:cs="Segoe UI"/>
            <w:bdr w:val="none" w:sz="0" w:space="0" w:color="auto" w:frame="1"/>
            <w:lang w:eastAsia="en-GB"/>
          </w:rPr>
          <w:t>Building &amp; Using a Theory of Change (the-sra.org.uk)</w:t>
        </w:r>
      </w:hyperlink>
      <w:r>
        <w:rPr>
          <w:rFonts w:ascii="Aptos" w:eastAsia="Times New Roman" w:hAnsi="Aptos" w:cs="Segoe UI"/>
          <w:color w:val="000000"/>
          <w:bdr w:val="none" w:sz="0" w:space="0" w:color="auto" w:frame="1"/>
          <w:lang w:eastAsia="en-GB"/>
        </w:rPr>
        <w:t xml:space="preserve"> will enable me to appraise, at an early stage whether ‘theory building’ could be a constituent part of the planned research.</w:t>
      </w:r>
    </w:p>
    <w:p w14:paraId="7AB70763"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5AA36463" w14:textId="77777777" w:rsidR="003B62B4" w:rsidRDefault="003B62B4" w:rsidP="00B1461F">
      <w:pPr>
        <w:pStyle w:val="ListParagraph"/>
        <w:numPr>
          <w:ilvl w:val="0"/>
          <w:numId w:val="13"/>
        </w:numPr>
        <w:spacing w:line="276" w:lineRule="auto"/>
        <w:rPr>
          <w:rFonts w:ascii="Aptos" w:eastAsia="Times New Roman" w:hAnsi="Aptos" w:cs="Segoe UI"/>
          <w:b/>
          <w:bCs/>
          <w:color w:val="000000"/>
          <w:bdr w:val="none" w:sz="0" w:space="0" w:color="auto" w:frame="1"/>
          <w:lang w:eastAsia="en-GB"/>
        </w:rPr>
      </w:pPr>
      <w:r w:rsidRPr="00555367">
        <w:rPr>
          <w:rFonts w:ascii="Aptos" w:eastAsia="Times New Roman" w:hAnsi="Aptos" w:cs="Segoe UI"/>
          <w:b/>
          <w:bCs/>
          <w:color w:val="000000"/>
          <w:bdr w:val="none" w:sz="0" w:space="0" w:color="auto" w:frame="1"/>
          <w:lang w:eastAsia="en-GB"/>
        </w:rPr>
        <w:t>Developing research collaborations and networks</w:t>
      </w:r>
    </w:p>
    <w:p w14:paraId="494F1AE2" w14:textId="77777777" w:rsidR="003B62B4" w:rsidRDefault="003B62B4" w:rsidP="00B1461F">
      <w:pPr>
        <w:pStyle w:val="ListParagraph"/>
        <w:spacing w:line="276" w:lineRule="auto"/>
        <w:rPr>
          <w:rFonts w:ascii="Aptos" w:eastAsia="Times New Roman" w:hAnsi="Aptos" w:cs="Segoe UI"/>
          <w:b/>
          <w:bCs/>
          <w:color w:val="000000"/>
          <w:bdr w:val="none" w:sz="0" w:space="0" w:color="auto" w:frame="1"/>
          <w:lang w:eastAsia="en-GB"/>
        </w:rPr>
      </w:pPr>
    </w:p>
    <w:p w14:paraId="7AC71FAC"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In the first 4 months of the Fund, I would draw on the expertise of my research support mentors to help me identify senior participants for my ACAF application who provide the best possible fit for my project. </w:t>
      </w:r>
    </w:p>
    <w:p w14:paraId="441705F1" w14:textId="77777777" w:rsidR="003B62B4" w:rsidRPr="00555367"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424BBD27" w14:textId="43E9A990"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lastRenderedPageBreak/>
        <w:t xml:space="preserve">This application also includes travel and subsistence to enable me to </w:t>
      </w:r>
      <w:r w:rsidR="00B1461F">
        <w:rPr>
          <w:rFonts w:ascii="Aptos" w:eastAsia="Times New Roman" w:hAnsi="Aptos" w:cs="Segoe UI"/>
          <w:color w:val="000000"/>
          <w:bdr w:val="none" w:sz="0" w:space="0" w:color="auto" w:frame="1"/>
          <w:lang w:eastAsia="en-GB"/>
        </w:rPr>
        <w:t>participate</w:t>
      </w:r>
      <w:r>
        <w:rPr>
          <w:rFonts w:ascii="Aptos" w:eastAsia="Times New Roman" w:hAnsi="Aptos" w:cs="Segoe UI"/>
          <w:color w:val="000000"/>
          <w:bdr w:val="none" w:sz="0" w:space="0" w:color="auto" w:frame="1"/>
          <w:lang w:eastAsia="en-GB"/>
        </w:rPr>
        <w:t xml:space="preserve"> in the </w:t>
      </w:r>
      <w:hyperlink r:id="rId14" w:history="1">
        <w:r w:rsidRPr="00555367">
          <w:rPr>
            <w:rStyle w:val="Hyperlink"/>
            <w:rFonts w:ascii="Aptos" w:eastAsia="Times New Roman" w:hAnsi="Aptos" w:cs="Segoe UI"/>
            <w:bdr w:val="none" w:sz="0" w:space="0" w:color="auto" w:frame="1"/>
            <w:lang w:eastAsia="en-GB"/>
          </w:rPr>
          <w:t>6th Global Adolescent and Young Adult Cancer Congress (eventsair.com)</w:t>
        </w:r>
      </w:hyperlink>
      <w:r>
        <w:rPr>
          <w:rFonts w:ascii="Aptos" w:eastAsia="Times New Roman" w:hAnsi="Aptos" w:cs="Segoe UI"/>
          <w:color w:val="000000"/>
          <w:bdr w:val="none" w:sz="0" w:space="0" w:color="auto" w:frame="1"/>
          <w:lang w:eastAsia="en-GB"/>
        </w:rPr>
        <w:t>, in December 2024 in Melbourne. This is the only</w:t>
      </w:r>
      <w:r w:rsidRPr="00555367">
        <w:rPr>
          <w:rFonts w:ascii="Aptos" w:eastAsia="Times New Roman" w:hAnsi="Aptos" w:cs="Segoe UI"/>
          <w:color w:val="000000"/>
          <w:bdr w:val="none" w:sz="0" w:space="0" w:color="auto" w:frame="1"/>
          <w:lang w:eastAsia="en-GB"/>
        </w:rPr>
        <w:t> worldwide network that is focused on improving cancer care and outcomes for young people</w:t>
      </w:r>
      <w:r>
        <w:rPr>
          <w:rFonts w:ascii="Aptos" w:eastAsia="Times New Roman" w:hAnsi="Aptos" w:cs="Segoe UI"/>
          <w:color w:val="000000"/>
          <w:bdr w:val="none" w:sz="0" w:space="0" w:color="auto" w:frame="1"/>
          <w:lang w:eastAsia="en-GB"/>
        </w:rPr>
        <w:t>, and where international academics in the field convene.</w:t>
      </w:r>
    </w:p>
    <w:p w14:paraId="6EA44965"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2FA0ABCB" w14:textId="77777777" w:rsidR="003B62B4" w:rsidRDefault="003B62B4" w:rsidP="00B1461F">
      <w:pPr>
        <w:pStyle w:val="ListParagraph"/>
        <w:numPr>
          <w:ilvl w:val="0"/>
          <w:numId w:val="13"/>
        </w:numPr>
        <w:spacing w:line="276" w:lineRule="auto"/>
        <w:rPr>
          <w:rFonts w:ascii="Aptos" w:eastAsia="Times New Roman" w:hAnsi="Aptos" w:cs="Segoe UI"/>
          <w:b/>
          <w:bCs/>
          <w:color w:val="000000"/>
          <w:bdr w:val="none" w:sz="0" w:space="0" w:color="auto" w:frame="1"/>
          <w:lang w:eastAsia="en-GB"/>
        </w:rPr>
      </w:pPr>
      <w:r w:rsidRPr="00555367">
        <w:rPr>
          <w:rFonts w:ascii="Aptos" w:eastAsia="Times New Roman" w:hAnsi="Aptos" w:cs="Segoe UI"/>
          <w:b/>
          <w:bCs/>
          <w:color w:val="000000"/>
          <w:bdr w:val="none" w:sz="0" w:space="0" w:color="auto" w:frame="1"/>
          <w:lang w:eastAsia="en-GB"/>
        </w:rPr>
        <w:t>Communicating research</w:t>
      </w:r>
    </w:p>
    <w:p w14:paraId="41EB4737" w14:textId="77777777" w:rsidR="003B62B4" w:rsidRPr="00555367" w:rsidRDefault="003B62B4" w:rsidP="00B1461F">
      <w:pPr>
        <w:pStyle w:val="ListParagraph"/>
        <w:spacing w:line="276" w:lineRule="auto"/>
        <w:rPr>
          <w:rFonts w:ascii="Aptos" w:eastAsia="Times New Roman" w:hAnsi="Aptos" w:cs="Segoe UI"/>
          <w:b/>
          <w:bCs/>
          <w:color w:val="000000"/>
          <w:bdr w:val="none" w:sz="0" w:space="0" w:color="auto" w:frame="1"/>
          <w:lang w:eastAsia="en-GB"/>
        </w:rPr>
      </w:pPr>
    </w:p>
    <w:p w14:paraId="7A17D2DB" w14:textId="761ADDA3"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Participatory research by nature, promotes the communication of a project from its development, to maximise interest and subsequent impact. </w:t>
      </w:r>
      <w:r w:rsidRPr="00555367">
        <w:rPr>
          <w:rFonts w:ascii="Aptos" w:eastAsia="Times New Roman" w:hAnsi="Aptos" w:cs="Segoe UI"/>
          <w:color w:val="000000"/>
          <w:bdr w:val="none" w:sz="0" w:space="0" w:color="auto" w:frame="1"/>
          <w:lang w:eastAsia="en-GB"/>
        </w:rPr>
        <w:t xml:space="preserve">To </w:t>
      </w:r>
      <w:r>
        <w:rPr>
          <w:rFonts w:ascii="Aptos" w:eastAsia="Times New Roman" w:hAnsi="Aptos" w:cs="Segoe UI"/>
          <w:color w:val="000000"/>
          <w:bdr w:val="none" w:sz="0" w:space="0" w:color="auto" w:frame="1"/>
          <w:lang w:eastAsia="en-GB"/>
        </w:rPr>
        <w:t xml:space="preserve">further </w:t>
      </w:r>
      <w:r w:rsidRPr="00555367">
        <w:rPr>
          <w:rFonts w:ascii="Aptos" w:eastAsia="Times New Roman" w:hAnsi="Aptos" w:cs="Segoe UI"/>
          <w:color w:val="000000"/>
          <w:bdr w:val="none" w:sz="0" w:space="0" w:color="auto" w:frame="1"/>
          <w:lang w:eastAsia="en-GB"/>
        </w:rPr>
        <w:t>enhance the public engagement component of how I communicate research across different media, I have identified this short course: </w:t>
      </w:r>
      <w:hyperlink r:id="rId15" w:history="1">
        <w:r w:rsidRPr="00555367">
          <w:rPr>
            <w:rStyle w:val="Hyperlink"/>
            <w:rFonts w:ascii="Aptos" w:eastAsia="Times New Roman" w:hAnsi="Aptos" w:cs="Segoe UI"/>
            <w:bdr w:val="none" w:sz="0" w:space="0" w:color="auto" w:frame="1"/>
            <w:lang w:eastAsia="en-GB"/>
          </w:rPr>
          <w:t>Science Communication: Masterclass - Professional/Short course - UWE Bristol: Courses</w:t>
        </w:r>
      </w:hyperlink>
    </w:p>
    <w:p w14:paraId="7F011F81"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6922931E" w14:textId="77777777" w:rsidR="003B62B4" w:rsidRPr="005243D5" w:rsidRDefault="003B62B4" w:rsidP="00B1461F">
      <w:pPr>
        <w:pStyle w:val="ListParagraph"/>
        <w:numPr>
          <w:ilvl w:val="0"/>
          <w:numId w:val="13"/>
        </w:numPr>
        <w:spacing w:line="276" w:lineRule="auto"/>
        <w:rPr>
          <w:rFonts w:ascii="Aptos" w:eastAsia="Times New Roman" w:hAnsi="Aptos" w:cs="Segoe UI"/>
          <w:b/>
          <w:bCs/>
          <w:color w:val="000000"/>
          <w:bdr w:val="none" w:sz="0" w:space="0" w:color="auto" w:frame="1"/>
          <w:lang w:eastAsia="en-GB"/>
        </w:rPr>
      </w:pPr>
      <w:commentRangeStart w:id="65"/>
      <w:r w:rsidRPr="005243D5">
        <w:rPr>
          <w:rFonts w:ascii="Aptos" w:eastAsia="Times New Roman" w:hAnsi="Aptos" w:cs="Segoe UI"/>
          <w:b/>
          <w:bCs/>
          <w:color w:val="000000"/>
          <w:bdr w:val="none" w:sz="0" w:space="0" w:color="auto" w:frame="1"/>
          <w:lang w:eastAsia="en-GB"/>
        </w:rPr>
        <w:t>Research leadership</w:t>
      </w:r>
      <w:commentRangeEnd w:id="65"/>
      <w:r w:rsidR="00904B13">
        <w:rPr>
          <w:rStyle w:val="CommentReference"/>
        </w:rPr>
        <w:commentReference w:id="65"/>
      </w:r>
    </w:p>
    <w:p w14:paraId="6E72DE75"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47CD124F"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sidRPr="005243D5">
        <w:rPr>
          <w:rFonts w:ascii="Aptos" w:eastAsia="Times New Roman" w:hAnsi="Aptos" w:cs="Segoe UI"/>
          <w:color w:val="000000"/>
          <w:bdr w:val="none" w:sz="0" w:space="0" w:color="auto" w:frame="1"/>
          <w:lang w:eastAsia="en-GB"/>
        </w:rPr>
        <w:t xml:space="preserve">This aspect of my development would form part of my mentoring relationship with Professor Joanne McPeake. </w:t>
      </w:r>
      <w:r>
        <w:rPr>
          <w:rFonts w:ascii="Aptos" w:eastAsia="Times New Roman" w:hAnsi="Aptos" w:cs="Segoe UI"/>
          <w:color w:val="000000"/>
          <w:bdr w:val="none" w:sz="0" w:space="0" w:color="auto" w:frame="1"/>
          <w:lang w:eastAsia="en-GB"/>
        </w:rPr>
        <w:t xml:space="preserve">I would, in addition, like to apply for an NIHR executive leadership coaching session, knowing this opportunity has been well-evaluated among peers navigating clinical-academic careers within an NHS leadership role. </w:t>
      </w:r>
    </w:p>
    <w:p w14:paraId="21443871"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5136156D" w14:textId="77777777" w:rsidR="003B62B4" w:rsidRDefault="003B62B4" w:rsidP="00B1461F">
      <w:pPr>
        <w:pStyle w:val="ListParagraph"/>
        <w:spacing w:line="276" w:lineRule="auto"/>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I have costed an additional £300 into this grant, to enable me to access the expertise of a subject matter or methodological expert and research leader, should this developmental need be identified during the 12-months. </w:t>
      </w:r>
    </w:p>
    <w:p w14:paraId="22E0D04A" w14:textId="77777777" w:rsidR="003B62B4" w:rsidRPr="007B576B" w:rsidRDefault="003B62B4" w:rsidP="00B1461F">
      <w:pPr>
        <w:pStyle w:val="ListParagraph"/>
        <w:spacing w:line="276" w:lineRule="auto"/>
        <w:rPr>
          <w:rFonts w:ascii="Aptos" w:eastAsia="Times New Roman" w:hAnsi="Aptos" w:cs="Segoe UI"/>
          <w:color w:val="000000"/>
          <w:bdr w:val="none" w:sz="0" w:space="0" w:color="auto" w:frame="1"/>
          <w:lang w:eastAsia="en-GB"/>
        </w:rPr>
      </w:pPr>
    </w:p>
    <w:p w14:paraId="25A36A9F" w14:textId="7FB5BEBB" w:rsidR="003B62B4" w:rsidRPr="00F87A30" w:rsidRDefault="003B62B4" w:rsidP="00B1461F">
      <w:pPr>
        <w:spacing w:line="276" w:lineRule="auto"/>
        <w:rPr>
          <w:b/>
          <w:bCs/>
        </w:rPr>
      </w:pPr>
      <w:r w:rsidRPr="00F87A30">
        <w:rPr>
          <w:b/>
          <w:bCs/>
        </w:rPr>
        <w:t>How patient and public involvement will be incorporated into the application for funding</w:t>
      </w:r>
    </w:p>
    <w:p w14:paraId="093E1109" w14:textId="00BEF9CC" w:rsidR="003B62B4" w:rsidDel="00CE2564" w:rsidRDefault="003B62B4" w:rsidP="00CE2564">
      <w:pPr>
        <w:spacing w:line="276" w:lineRule="auto"/>
        <w:rPr>
          <w:del w:id="66" w:author="Georgia Black" w:date="2024-03-21T15:40:00Z"/>
        </w:rPr>
      </w:pPr>
      <w:r>
        <w:t>For my CDRF, through</w:t>
      </w:r>
      <w:r w:rsidRPr="00F87A30">
        <w:t xml:space="preserve"> a Community-Based Participatory Research approach, young people and</w:t>
      </w:r>
      <w:r>
        <w:t xml:space="preserve"> </w:t>
      </w:r>
      <w:r w:rsidRPr="00F87A30">
        <w:t>companions</w:t>
      </w:r>
      <w:r>
        <w:t xml:space="preserve"> </w:t>
      </w:r>
      <w:r w:rsidRPr="00F87A30">
        <w:t>from the TYA cancer community became co-researchers and contributed to every stage of the research process</w:t>
      </w:r>
      <w:r>
        <w:t xml:space="preserve">. </w:t>
      </w:r>
      <w:del w:id="67" w:author="Georgia Black" w:date="2024-03-21T15:40:00Z">
        <w:r w:rsidDel="00CE2564">
          <w:delText xml:space="preserve">I remain in regular contact with this research community, as we continue to disseminate the research findings and contribute to initiatives that support the young people’s cancer community and clinical practice. </w:delText>
        </w:r>
      </w:del>
    </w:p>
    <w:p w14:paraId="2D202D62" w14:textId="76083E0F" w:rsidR="003B62B4" w:rsidRPr="00E96EA5" w:rsidRDefault="003B62B4" w:rsidP="00CE2564">
      <w:pPr>
        <w:spacing w:line="276" w:lineRule="auto"/>
      </w:pPr>
      <w:del w:id="68" w:author="Georgia Black" w:date="2024-03-21T15:40:00Z">
        <w:r w:rsidDel="00CE2564">
          <w:delText xml:space="preserve">Given the success of this approach, </w:delText>
        </w:r>
      </w:del>
      <w:r>
        <w:t xml:space="preserve">I will reconvene </w:t>
      </w:r>
      <w:ins w:id="69" w:author="Georgia Black" w:date="2024-03-21T15:40:00Z">
        <w:r w:rsidR="00CE2564">
          <w:t>this</w:t>
        </w:r>
      </w:ins>
      <w:del w:id="70" w:author="Georgia Black" w:date="2024-03-21T15:40:00Z">
        <w:r w:rsidDel="00CE2564">
          <w:delText>a</w:delText>
        </w:r>
      </w:del>
      <w:r>
        <w:t xml:space="preserve"> Community-of-Inquiry to help prioritise the research questions and study design for the ACAF research. I will invite </w:t>
      </w:r>
      <w:r w:rsidR="00B1461F">
        <w:t xml:space="preserve">three </w:t>
      </w:r>
      <w:r>
        <w:t>co-researchers who were part of the CDRF research to continue their collaboration with me</w:t>
      </w:r>
      <w:del w:id="71" w:author="Georgia Black" w:date="2024-03-21T15:40:00Z">
        <w:r w:rsidDel="00D27EC3">
          <w:delText>. I will, in addition,</w:delText>
        </w:r>
      </w:del>
      <w:ins w:id="72" w:author="Georgia Black" w:date="2024-03-21T15:40:00Z">
        <w:r w:rsidR="00D27EC3">
          <w:t>, with an additional</w:t>
        </w:r>
      </w:ins>
      <w:r>
        <w:t xml:space="preserve"> </w:t>
      </w:r>
      <w:del w:id="73" w:author="Georgia Black" w:date="2024-03-21T15:40:00Z">
        <w:r w:rsidDel="00D27EC3">
          <w:delText xml:space="preserve">invite </w:delText>
        </w:r>
      </w:del>
      <w:r>
        <w:t>five new patients and family members</w:t>
      </w:r>
      <w:del w:id="74" w:author="Georgia Black" w:date="2024-03-21T15:40:00Z">
        <w:r w:rsidDel="00D27EC3">
          <w:delText xml:space="preserve"> to join the Community-of-Inquiry</w:delText>
        </w:r>
        <w:r w:rsidRPr="0044170B" w:rsidDel="00D27EC3">
          <w:delText xml:space="preserve"> and contribute their lived insight and expertise</w:delText>
        </w:r>
      </w:del>
      <w:r>
        <w:t xml:space="preserve">. </w:t>
      </w:r>
      <w:del w:id="75" w:author="Georgia Black" w:date="2024-03-21T15:41:00Z">
        <w:r w:rsidDel="00D27EC3">
          <w:delText>Together with the</w:delText>
        </w:r>
      </w:del>
      <w:ins w:id="76" w:author="Georgia Black" w:date="2024-03-21T15:41:00Z">
        <w:r w:rsidR="00D27EC3">
          <w:t>I will also draw on my</w:t>
        </w:r>
      </w:ins>
      <w:r>
        <w:t xml:space="preserve"> ongoing collaboration and commitment of charities Teenage Cancer Trust and Young Lives vs Cancer, alongside the Children’s Cancer Leukaemia Group and my research support team</w:t>
      </w:r>
      <w:del w:id="77" w:author="Georgia Black" w:date="2024-03-21T15:41:00Z">
        <w:r w:rsidDel="00D27EC3">
          <w:delText>, this will ensure that</w:delText>
        </w:r>
      </w:del>
      <w:ins w:id="78" w:author="Georgia Black" w:date="2024-03-21T15:41:00Z">
        <w:r w:rsidR="00D27EC3">
          <w:t>.</w:t>
        </w:r>
      </w:ins>
      <w:r>
        <w:t xml:space="preserve"> </w:t>
      </w:r>
      <w:ins w:id="79" w:author="Georgia Black" w:date="2024-03-21T15:41:00Z">
        <w:r w:rsidR="00D27EC3">
          <w:t>P</w:t>
        </w:r>
      </w:ins>
      <w:del w:id="80" w:author="Georgia Black" w:date="2024-03-21T15:41:00Z">
        <w:r w:rsidDel="00D27EC3">
          <w:delText>p</w:delText>
        </w:r>
      </w:del>
      <w:r>
        <w:t xml:space="preserve">atient and public involvement and diversity of inclusion </w:t>
      </w:r>
      <w:del w:id="81" w:author="Georgia Black" w:date="2024-03-21T15:41:00Z">
        <w:r w:rsidDel="00D27EC3">
          <w:delText xml:space="preserve">are </w:delText>
        </w:r>
      </w:del>
      <w:ins w:id="82" w:author="Georgia Black" w:date="2024-03-21T15:41:00Z">
        <w:r w:rsidR="00D27EC3">
          <w:t xml:space="preserve">will be </w:t>
        </w:r>
      </w:ins>
      <w:r>
        <w:t xml:space="preserve">incorporated into the developing ACAF research from the outset. </w:t>
      </w:r>
    </w:p>
    <w:p w14:paraId="4576065F" w14:textId="77777777" w:rsidR="000A1943" w:rsidRDefault="000A1943" w:rsidP="000A1943">
      <w:pPr>
        <w:spacing w:line="240" w:lineRule="auto"/>
        <w:jc w:val="both"/>
        <w:rPr>
          <w:sz w:val="24"/>
          <w:szCs w:val="24"/>
        </w:rPr>
      </w:pPr>
    </w:p>
    <w:p w14:paraId="2524E888" w14:textId="5165D147" w:rsidR="000A1943" w:rsidRPr="00835C3A" w:rsidRDefault="000A1943" w:rsidP="00835C3A">
      <w:pPr>
        <w:pStyle w:val="ListParagraph"/>
        <w:numPr>
          <w:ilvl w:val="0"/>
          <w:numId w:val="6"/>
        </w:numPr>
        <w:spacing w:line="240" w:lineRule="auto"/>
        <w:jc w:val="both"/>
        <w:rPr>
          <w:sz w:val="24"/>
          <w:szCs w:val="24"/>
        </w:rPr>
      </w:pPr>
      <w:r w:rsidRPr="00835C3A">
        <w:rPr>
          <w:b/>
          <w:bCs/>
          <w:sz w:val="24"/>
          <w:szCs w:val="24"/>
        </w:rPr>
        <w:lastRenderedPageBreak/>
        <w:t>Additional support provided through the Pre-Application Support Fund</w:t>
      </w:r>
      <w:r w:rsidRPr="00835C3A">
        <w:rPr>
          <w:sz w:val="24"/>
          <w:szCs w:val="24"/>
        </w:rPr>
        <w:t xml:space="preserve"> - </w:t>
      </w:r>
      <w:r w:rsidRPr="00835C3A">
        <w:rPr>
          <w:color w:val="FF0000"/>
          <w:sz w:val="24"/>
          <w:szCs w:val="24"/>
        </w:rPr>
        <w:t xml:space="preserve">800 Word </w:t>
      </w:r>
      <w:r w:rsidRPr="00835C3A">
        <w:rPr>
          <w:sz w:val="24"/>
          <w:szCs w:val="24"/>
        </w:rPr>
        <w:t>Limit</w:t>
      </w:r>
    </w:p>
    <w:p w14:paraId="13F97742" w14:textId="77777777" w:rsidR="000A1943" w:rsidRPr="00B1461F" w:rsidRDefault="000A1943" w:rsidP="000A1943">
      <w:pPr>
        <w:spacing w:line="240" w:lineRule="auto"/>
        <w:jc w:val="both"/>
        <w:rPr>
          <w:color w:val="767171" w:themeColor="background2" w:themeShade="80"/>
          <w:sz w:val="24"/>
          <w:szCs w:val="24"/>
        </w:rPr>
      </w:pPr>
      <w:r w:rsidRPr="00B1461F">
        <w:rPr>
          <w:color w:val="767171" w:themeColor="background2" w:themeShade="80"/>
          <w:sz w:val="24"/>
          <w:szCs w:val="24"/>
        </w:rPr>
        <w:t>Please outline how the additional support provided through the Pre-Application Support Fund will enable you to submit the planned application for an NIHR career development scheme.</w:t>
      </w:r>
    </w:p>
    <w:p w14:paraId="75A0EDD4" w14:textId="77777777" w:rsidR="000A1943" w:rsidRPr="00B1461F" w:rsidRDefault="000A1943" w:rsidP="000A1943">
      <w:pPr>
        <w:spacing w:line="240" w:lineRule="auto"/>
        <w:jc w:val="both"/>
        <w:rPr>
          <w:color w:val="767171" w:themeColor="background2" w:themeShade="80"/>
          <w:sz w:val="24"/>
          <w:szCs w:val="24"/>
        </w:rPr>
      </w:pPr>
      <w:r w:rsidRPr="00B1461F">
        <w:rPr>
          <w:color w:val="767171" w:themeColor="background2" w:themeShade="80"/>
          <w:sz w:val="24"/>
          <w:szCs w:val="24"/>
        </w:rPr>
        <w:t>Use this section to outline the following points:</w:t>
      </w:r>
    </w:p>
    <w:p w14:paraId="1DB03318" w14:textId="77777777" w:rsidR="000A1943" w:rsidRPr="00B1461F" w:rsidRDefault="000A1943" w:rsidP="000A1943">
      <w:pPr>
        <w:pStyle w:val="ListParagraph"/>
        <w:numPr>
          <w:ilvl w:val="0"/>
          <w:numId w:val="5"/>
        </w:numPr>
        <w:spacing w:line="240" w:lineRule="auto"/>
        <w:jc w:val="both"/>
        <w:rPr>
          <w:color w:val="767171" w:themeColor="background2" w:themeShade="80"/>
          <w:sz w:val="24"/>
          <w:szCs w:val="24"/>
        </w:rPr>
      </w:pPr>
      <w:r w:rsidRPr="00B1461F">
        <w:rPr>
          <w:color w:val="767171" w:themeColor="background2" w:themeShade="80"/>
          <w:sz w:val="24"/>
          <w:szCs w:val="24"/>
        </w:rPr>
        <w:t>why additional support is required to submit an application for NIHR career development funding</w:t>
      </w:r>
    </w:p>
    <w:p w14:paraId="0BA4E94D" w14:textId="77777777" w:rsidR="000A1943" w:rsidRPr="00B1461F" w:rsidRDefault="000A1943" w:rsidP="000A1943">
      <w:pPr>
        <w:pStyle w:val="ListParagraph"/>
        <w:numPr>
          <w:ilvl w:val="0"/>
          <w:numId w:val="5"/>
        </w:numPr>
        <w:spacing w:line="240" w:lineRule="auto"/>
        <w:jc w:val="both"/>
        <w:rPr>
          <w:color w:val="767171" w:themeColor="background2" w:themeShade="80"/>
          <w:sz w:val="24"/>
          <w:szCs w:val="24"/>
        </w:rPr>
      </w:pPr>
      <w:r w:rsidRPr="00B1461F">
        <w:rPr>
          <w:color w:val="767171" w:themeColor="background2" w:themeShade="80"/>
          <w:sz w:val="24"/>
          <w:szCs w:val="24"/>
        </w:rPr>
        <w:t>how the support requested will enable you to submit a competitive application for an NIHR career development scheme</w:t>
      </w:r>
    </w:p>
    <w:p w14:paraId="5096F0AF" w14:textId="77777777" w:rsidR="000A1943" w:rsidRPr="00B1461F" w:rsidRDefault="000A1943" w:rsidP="000A1943">
      <w:pPr>
        <w:pStyle w:val="ListParagraph"/>
        <w:numPr>
          <w:ilvl w:val="0"/>
          <w:numId w:val="5"/>
        </w:numPr>
        <w:spacing w:line="240" w:lineRule="auto"/>
        <w:jc w:val="both"/>
        <w:rPr>
          <w:color w:val="767171" w:themeColor="background2" w:themeShade="80"/>
          <w:sz w:val="24"/>
          <w:szCs w:val="24"/>
        </w:rPr>
      </w:pPr>
      <w:r w:rsidRPr="00B1461F">
        <w:rPr>
          <w:color w:val="767171" w:themeColor="background2" w:themeShade="80"/>
          <w:sz w:val="24"/>
          <w:szCs w:val="24"/>
        </w:rPr>
        <w:t>why now is the right time to prepare an application for the selected scheme</w:t>
      </w:r>
    </w:p>
    <w:p w14:paraId="66175EEE" w14:textId="499C4EE1" w:rsidR="000A1943" w:rsidRPr="00B1461F" w:rsidRDefault="000A1943" w:rsidP="000A1943">
      <w:pPr>
        <w:pStyle w:val="ListParagraph"/>
        <w:numPr>
          <w:ilvl w:val="0"/>
          <w:numId w:val="5"/>
        </w:numPr>
        <w:spacing w:line="240" w:lineRule="auto"/>
        <w:jc w:val="both"/>
        <w:rPr>
          <w:color w:val="767171" w:themeColor="background2" w:themeShade="80"/>
          <w:sz w:val="24"/>
          <w:szCs w:val="24"/>
        </w:rPr>
      </w:pPr>
      <w:r w:rsidRPr="00B1461F">
        <w:rPr>
          <w:color w:val="767171" w:themeColor="background2" w:themeShade="80"/>
          <w:sz w:val="24"/>
          <w:szCs w:val="24"/>
        </w:rPr>
        <w:t>why other NIHR funding opportunities available are not able to support this.</w:t>
      </w:r>
    </w:p>
    <w:p w14:paraId="1449D533" w14:textId="77777777" w:rsidR="00B1461F" w:rsidRDefault="00B1461F" w:rsidP="00462A84">
      <w:pPr>
        <w:spacing w:line="360" w:lineRule="auto"/>
        <w:jc w:val="both"/>
        <w:rPr>
          <w:i/>
          <w:iCs/>
          <w:sz w:val="24"/>
          <w:szCs w:val="24"/>
        </w:rPr>
      </w:pPr>
    </w:p>
    <w:p w14:paraId="0213EBBB" w14:textId="2200D075" w:rsidR="00AD0CA2" w:rsidRPr="00AD0CA2" w:rsidRDefault="00AD0CA2" w:rsidP="00462A84">
      <w:pPr>
        <w:spacing w:line="360" w:lineRule="auto"/>
        <w:jc w:val="both"/>
        <w:rPr>
          <w:i/>
          <w:iCs/>
          <w:sz w:val="24"/>
          <w:szCs w:val="24"/>
        </w:rPr>
      </w:pPr>
      <w:r w:rsidRPr="00AD0CA2">
        <w:rPr>
          <w:i/>
          <w:iCs/>
          <w:sz w:val="24"/>
          <w:szCs w:val="24"/>
        </w:rPr>
        <w:t xml:space="preserve">[currently around </w:t>
      </w:r>
      <w:r w:rsidR="007E2861">
        <w:rPr>
          <w:i/>
          <w:iCs/>
          <w:sz w:val="24"/>
          <w:szCs w:val="24"/>
        </w:rPr>
        <w:t>5</w:t>
      </w:r>
      <w:r w:rsidRPr="00AD0CA2">
        <w:rPr>
          <w:i/>
          <w:iCs/>
          <w:sz w:val="24"/>
          <w:szCs w:val="24"/>
        </w:rPr>
        <w:t>00 words]</w:t>
      </w:r>
    </w:p>
    <w:p w14:paraId="3632E71B" w14:textId="02C359B5" w:rsidR="00B31022" w:rsidRDefault="00DA56E5" w:rsidP="00462A84">
      <w:pPr>
        <w:spacing w:line="360" w:lineRule="auto"/>
        <w:jc w:val="both"/>
        <w:rPr>
          <w:sz w:val="24"/>
          <w:szCs w:val="24"/>
        </w:rPr>
      </w:pPr>
      <w:r>
        <w:rPr>
          <w:sz w:val="24"/>
          <w:szCs w:val="24"/>
        </w:rPr>
        <w:t xml:space="preserve">My substantive role as assistant chief nurse </w:t>
      </w:r>
      <w:r w:rsidR="009E33B4">
        <w:rPr>
          <w:sz w:val="24"/>
          <w:szCs w:val="24"/>
        </w:rPr>
        <w:t>i</w:t>
      </w:r>
      <w:r>
        <w:rPr>
          <w:sz w:val="24"/>
          <w:szCs w:val="24"/>
        </w:rPr>
        <w:t>n a large teaching Trust</w:t>
      </w:r>
      <w:r w:rsidR="009E33B4">
        <w:rPr>
          <w:sz w:val="24"/>
          <w:szCs w:val="24"/>
        </w:rPr>
        <w:t>, together with my SRL role,</w:t>
      </w:r>
      <w:r>
        <w:rPr>
          <w:sz w:val="24"/>
          <w:szCs w:val="24"/>
        </w:rPr>
        <w:t xml:space="preserve"> does not embed time in which I can</w:t>
      </w:r>
      <w:r w:rsidR="00BA5BCB">
        <w:rPr>
          <w:sz w:val="24"/>
          <w:szCs w:val="24"/>
        </w:rPr>
        <w:t xml:space="preserve"> </w:t>
      </w:r>
      <w:r w:rsidR="009E33B4">
        <w:rPr>
          <w:sz w:val="24"/>
          <w:szCs w:val="24"/>
        </w:rPr>
        <w:t>fully invest in my own research and associated training at present. A</w:t>
      </w:r>
      <w:r w:rsidR="00BA5BCB">
        <w:rPr>
          <w:sz w:val="24"/>
          <w:szCs w:val="24"/>
        </w:rPr>
        <w:t>s the first nurse to have received NIHR doctoral</w:t>
      </w:r>
      <w:r w:rsidR="00936B38">
        <w:rPr>
          <w:sz w:val="24"/>
          <w:szCs w:val="24"/>
        </w:rPr>
        <w:t xml:space="preserve"> fellowship</w:t>
      </w:r>
      <w:r w:rsidR="00BA5BCB">
        <w:rPr>
          <w:sz w:val="24"/>
          <w:szCs w:val="24"/>
        </w:rPr>
        <w:t xml:space="preserve"> funding</w:t>
      </w:r>
      <w:r w:rsidR="00B31022">
        <w:rPr>
          <w:sz w:val="24"/>
          <w:szCs w:val="24"/>
        </w:rPr>
        <w:t xml:space="preserve"> at UCLH</w:t>
      </w:r>
      <w:r w:rsidR="00BA5BCB">
        <w:rPr>
          <w:sz w:val="24"/>
          <w:szCs w:val="24"/>
        </w:rPr>
        <w:t>,</w:t>
      </w:r>
      <w:r w:rsidR="00936B38">
        <w:rPr>
          <w:sz w:val="24"/>
          <w:szCs w:val="24"/>
        </w:rPr>
        <w:t xml:space="preserve"> I want to </w:t>
      </w:r>
      <w:r w:rsidR="00936B38" w:rsidRPr="00936B38">
        <w:rPr>
          <w:sz w:val="24"/>
          <w:szCs w:val="24"/>
        </w:rPr>
        <w:t>develop as a clinical academic</w:t>
      </w:r>
      <w:r w:rsidR="00936B38">
        <w:rPr>
          <w:sz w:val="24"/>
          <w:szCs w:val="24"/>
        </w:rPr>
        <w:t xml:space="preserve"> and research leader </w:t>
      </w:r>
      <w:r w:rsidR="00936B38" w:rsidRPr="00936B38">
        <w:rPr>
          <w:sz w:val="24"/>
          <w:szCs w:val="24"/>
        </w:rPr>
        <w:t>in impactful ways within my current role</w:t>
      </w:r>
      <w:r w:rsidR="00936B38">
        <w:rPr>
          <w:sz w:val="24"/>
          <w:szCs w:val="24"/>
        </w:rPr>
        <w:t xml:space="preserve">, so that I </w:t>
      </w:r>
      <w:r w:rsidR="00936B38" w:rsidRPr="00936B38">
        <w:rPr>
          <w:sz w:val="24"/>
          <w:szCs w:val="24"/>
        </w:rPr>
        <w:t>bring my research development alive and visible to others in inspiring ways</w:t>
      </w:r>
      <w:r w:rsidR="00936B38">
        <w:rPr>
          <w:sz w:val="24"/>
          <w:szCs w:val="24"/>
        </w:rPr>
        <w:t>.</w:t>
      </w:r>
      <w:r w:rsidR="00BA5BCB">
        <w:rPr>
          <w:sz w:val="24"/>
          <w:szCs w:val="24"/>
        </w:rPr>
        <w:t xml:space="preserve"> </w:t>
      </w:r>
      <w:r w:rsidR="00936B38">
        <w:rPr>
          <w:sz w:val="24"/>
          <w:szCs w:val="24"/>
        </w:rPr>
        <w:t xml:space="preserve">As </w:t>
      </w:r>
      <w:r w:rsidR="00D40246">
        <w:rPr>
          <w:sz w:val="24"/>
          <w:szCs w:val="24"/>
        </w:rPr>
        <w:t>a member of an underrepresented profession, t</w:t>
      </w:r>
      <w:r w:rsidR="009E33B4">
        <w:rPr>
          <w:sz w:val="24"/>
          <w:szCs w:val="24"/>
        </w:rPr>
        <w:t xml:space="preserve">his </w:t>
      </w:r>
      <w:r w:rsidR="00D40246">
        <w:rPr>
          <w:sz w:val="24"/>
          <w:szCs w:val="24"/>
        </w:rPr>
        <w:t xml:space="preserve">also </w:t>
      </w:r>
      <w:r w:rsidR="009E33B4">
        <w:rPr>
          <w:sz w:val="24"/>
          <w:szCs w:val="24"/>
        </w:rPr>
        <w:t xml:space="preserve">enhances </w:t>
      </w:r>
      <w:r w:rsidR="00D40246">
        <w:rPr>
          <w:sz w:val="24"/>
          <w:szCs w:val="24"/>
        </w:rPr>
        <w:t>nursing’s contribution to the trust and ICS research agenda.</w:t>
      </w:r>
    </w:p>
    <w:p w14:paraId="14E53511" w14:textId="601826E8" w:rsidR="009C0301" w:rsidRPr="009C0301" w:rsidRDefault="00DA56E5" w:rsidP="009C0301">
      <w:pPr>
        <w:spacing w:line="360" w:lineRule="auto"/>
        <w:jc w:val="both"/>
        <w:rPr>
          <w:sz w:val="24"/>
          <w:szCs w:val="24"/>
        </w:rPr>
      </w:pPr>
      <w:r>
        <w:rPr>
          <w:sz w:val="24"/>
          <w:szCs w:val="24"/>
        </w:rPr>
        <w:t xml:space="preserve">The NIHR SRL </w:t>
      </w:r>
      <w:r w:rsidR="00B31022">
        <w:rPr>
          <w:sz w:val="24"/>
          <w:szCs w:val="24"/>
        </w:rPr>
        <w:t>programme</w:t>
      </w:r>
      <w:r>
        <w:rPr>
          <w:sz w:val="24"/>
          <w:szCs w:val="24"/>
        </w:rPr>
        <w:t xml:space="preserve"> places some emphasis on personal </w:t>
      </w:r>
      <w:r w:rsidR="009828C3">
        <w:rPr>
          <w:sz w:val="24"/>
          <w:szCs w:val="24"/>
        </w:rPr>
        <w:t xml:space="preserve">development, although </w:t>
      </w:r>
      <w:r>
        <w:rPr>
          <w:sz w:val="24"/>
          <w:szCs w:val="24"/>
        </w:rPr>
        <w:t xml:space="preserve">capacity building is </w:t>
      </w:r>
      <w:r w:rsidR="00B31022">
        <w:rPr>
          <w:sz w:val="24"/>
          <w:szCs w:val="24"/>
        </w:rPr>
        <w:t>its</w:t>
      </w:r>
      <w:r>
        <w:rPr>
          <w:sz w:val="24"/>
          <w:szCs w:val="24"/>
        </w:rPr>
        <w:t xml:space="preserve"> primary focus. </w:t>
      </w:r>
      <w:r w:rsidR="00462A84">
        <w:rPr>
          <w:sz w:val="24"/>
          <w:szCs w:val="24"/>
        </w:rPr>
        <w:t>To</w:t>
      </w:r>
      <w:r>
        <w:rPr>
          <w:sz w:val="24"/>
          <w:szCs w:val="24"/>
        </w:rPr>
        <w:t xml:space="preserve"> scope, and undertake the </w:t>
      </w:r>
      <w:r w:rsidR="0024525A">
        <w:rPr>
          <w:sz w:val="24"/>
          <w:szCs w:val="24"/>
        </w:rPr>
        <w:t>formative work</w:t>
      </w:r>
      <w:r>
        <w:rPr>
          <w:sz w:val="24"/>
          <w:szCs w:val="24"/>
        </w:rPr>
        <w:t xml:space="preserve"> required to develop</w:t>
      </w:r>
      <w:r w:rsidR="00B31022">
        <w:rPr>
          <w:sz w:val="24"/>
          <w:szCs w:val="24"/>
        </w:rPr>
        <w:t xml:space="preserve"> an </w:t>
      </w:r>
      <w:r>
        <w:rPr>
          <w:sz w:val="24"/>
          <w:szCs w:val="24"/>
        </w:rPr>
        <w:t xml:space="preserve">ACAF </w:t>
      </w:r>
      <w:r w:rsidR="00B31022">
        <w:rPr>
          <w:sz w:val="24"/>
          <w:szCs w:val="24"/>
        </w:rPr>
        <w:t>application</w:t>
      </w:r>
      <w:r w:rsidR="00895319">
        <w:rPr>
          <w:sz w:val="24"/>
          <w:szCs w:val="24"/>
        </w:rPr>
        <w:t>,</w:t>
      </w:r>
      <w:r>
        <w:rPr>
          <w:sz w:val="24"/>
          <w:szCs w:val="24"/>
        </w:rPr>
        <w:t xml:space="preserve"> I need to protect time for this in working hours</w:t>
      </w:r>
      <w:r w:rsidR="006F2CD1">
        <w:rPr>
          <w:sz w:val="24"/>
          <w:szCs w:val="24"/>
        </w:rPr>
        <w:t xml:space="preserve"> </w:t>
      </w:r>
      <w:r>
        <w:rPr>
          <w:sz w:val="24"/>
          <w:szCs w:val="24"/>
        </w:rPr>
        <w:t xml:space="preserve">when I function best and </w:t>
      </w:r>
      <w:r w:rsidR="00AD0CA2">
        <w:rPr>
          <w:sz w:val="24"/>
          <w:szCs w:val="24"/>
        </w:rPr>
        <w:t>can</w:t>
      </w:r>
      <w:r w:rsidR="00462A84">
        <w:rPr>
          <w:sz w:val="24"/>
          <w:szCs w:val="24"/>
        </w:rPr>
        <w:t xml:space="preserve"> network </w:t>
      </w:r>
      <w:r>
        <w:rPr>
          <w:sz w:val="24"/>
          <w:szCs w:val="24"/>
        </w:rPr>
        <w:t xml:space="preserve">with others. </w:t>
      </w:r>
      <w:r w:rsidR="00B31022" w:rsidRPr="00B31022">
        <w:rPr>
          <w:sz w:val="24"/>
          <w:szCs w:val="24"/>
        </w:rPr>
        <w:t xml:space="preserve">The </w:t>
      </w:r>
      <w:r w:rsidR="00B31022">
        <w:rPr>
          <w:sz w:val="24"/>
          <w:szCs w:val="24"/>
        </w:rPr>
        <w:t xml:space="preserve">primary focus of </w:t>
      </w:r>
      <w:r w:rsidR="00BA530F">
        <w:rPr>
          <w:sz w:val="24"/>
          <w:szCs w:val="24"/>
        </w:rPr>
        <w:t>this</w:t>
      </w:r>
      <w:r w:rsidR="00B31022">
        <w:rPr>
          <w:sz w:val="24"/>
          <w:szCs w:val="24"/>
        </w:rPr>
        <w:t xml:space="preserve"> </w:t>
      </w:r>
      <w:r w:rsidR="009828C3">
        <w:rPr>
          <w:sz w:val="24"/>
          <w:szCs w:val="24"/>
        </w:rPr>
        <w:t>P</w:t>
      </w:r>
      <w:r w:rsidR="00B31022">
        <w:rPr>
          <w:sz w:val="24"/>
          <w:szCs w:val="24"/>
        </w:rPr>
        <w:t xml:space="preserve">re-application </w:t>
      </w:r>
      <w:r w:rsidR="009828C3">
        <w:rPr>
          <w:sz w:val="24"/>
          <w:szCs w:val="24"/>
        </w:rPr>
        <w:t>F</w:t>
      </w:r>
      <w:r w:rsidR="00B31022">
        <w:rPr>
          <w:sz w:val="24"/>
          <w:szCs w:val="24"/>
        </w:rPr>
        <w:t>und submission is to</w:t>
      </w:r>
      <w:r w:rsidR="00BA530F">
        <w:rPr>
          <w:sz w:val="24"/>
          <w:szCs w:val="24"/>
        </w:rPr>
        <w:t>:</w:t>
      </w:r>
      <w:r w:rsidR="00B31022">
        <w:rPr>
          <w:sz w:val="24"/>
          <w:szCs w:val="24"/>
        </w:rPr>
        <w:t xml:space="preserve"> a) undertake PPIE activities to </w:t>
      </w:r>
      <w:r w:rsidR="00BA530F">
        <w:rPr>
          <w:sz w:val="24"/>
          <w:szCs w:val="24"/>
        </w:rPr>
        <w:t>inform and help direct</w:t>
      </w:r>
      <w:r w:rsidR="00B31022">
        <w:rPr>
          <w:sz w:val="24"/>
          <w:szCs w:val="24"/>
        </w:rPr>
        <w:t xml:space="preserve"> the research</w:t>
      </w:r>
      <w:r w:rsidR="00BA530F">
        <w:rPr>
          <w:sz w:val="24"/>
          <w:szCs w:val="24"/>
        </w:rPr>
        <w:t>’s</w:t>
      </w:r>
      <w:r w:rsidR="00D8185A">
        <w:rPr>
          <w:sz w:val="24"/>
          <w:szCs w:val="24"/>
        </w:rPr>
        <w:t xml:space="preserve"> focus</w:t>
      </w:r>
      <w:r w:rsidR="009828C3">
        <w:rPr>
          <w:sz w:val="24"/>
          <w:szCs w:val="24"/>
        </w:rPr>
        <w:t xml:space="preserve"> in line with the needs of patients</w:t>
      </w:r>
      <w:r w:rsidR="00D8185A">
        <w:rPr>
          <w:sz w:val="24"/>
          <w:szCs w:val="24"/>
        </w:rPr>
        <w:t>, b) augment my c</w:t>
      </w:r>
      <w:r w:rsidR="00BA530F">
        <w:rPr>
          <w:sz w:val="24"/>
          <w:szCs w:val="24"/>
        </w:rPr>
        <w:t xml:space="preserve">linical academic </w:t>
      </w:r>
      <w:r w:rsidR="00D8185A">
        <w:rPr>
          <w:sz w:val="24"/>
          <w:szCs w:val="24"/>
        </w:rPr>
        <w:t>research networks, c) develop methodological knowledge</w:t>
      </w:r>
      <w:r w:rsidR="00BA530F">
        <w:rPr>
          <w:sz w:val="24"/>
          <w:szCs w:val="24"/>
        </w:rPr>
        <w:t xml:space="preserve"> and d) complete </w:t>
      </w:r>
      <w:r w:rsidR="009828C3">
        <w:rPr>
          <w:sz w:val="24"/>
          <w:szCs w:val="24"/>
        </w:rPr>
        <w:t xml:space="preserve">further </w:t>
      </w:r>
      <w:r w:rsidR="00BA530F">
        <w:rPr>
          <w:sz w:val="24"/>
          <w:szCs w:val="24"/>
        </w:rPr>
        <w:t>publications that emanate from my PhD</w:t>
      </w:r>
      <w:r w:rsidR="009828C3">
        <w:rPr>
          <w:sz w:val="24"/>
          <w:szCs w:val="24"/>
        </w:rPr>
        <w:t>.</w:t>
      </w:r>
      <w:r w:rsidR="00BA530F">
        <w:rPr>
          <w:sz w:val="24"/>
          <w:szCs w:val="24"/>
        </w:rPr>
        <w:t xml:space="preserve"> </w:t>
      </w:r>
      <w:r w:rsidR="009828C3">
        <w:rPr>
          <w:sz w:val="24"/>
          <w:szCs w:val="24"/>
        </w:rPr>
        <w:t>These</w:t>
      </w:r>
      <w:r w:rsidR="00BA530F">
        <w:rPr>
          <w:sz w:val="24"/>
          <w:szCs w:val="24"/>
        </w:rPr>
        <w:t xml:space="preserve"> were challenging to prioritise during the </w:t>
      </w:r>
      <w:r w:rsidR="009828C3">
        <w:rPr>
          <w:sz w:val="24"/>
          <w:szCs w:val="24"/>
        </w:rPr>
        <w:t>pandemic and</w:t>
      </w:r>
      <w:r w:rsidR="00BA530F">
        <w:rPr>
          <w:sz w:val="24"/>
          <w:szCs w:val="24"/>
        </w:rPr>
        <w:t xml:space="preserve"> </w:t>
      </w:r>
      <w:r w:rsidR="009828C3">
        <w:rPr>
          <w:sz w:val="24"/>
          <w:szCs w:val="24"/>
        </w:rPr>
        <w:t xml:space="preserve">remain challenging </w:t>
      </w:r>
      <w:r w:rsidR="00BA530F">
        <w:rPr>
          <w:sz w:val="24"/>
          <w:szCs w:val="24"/>
        </w:rPr>
        <w:t xml:space="preserve">alongside my Trust and SRL role. </w:t>
      </w:r>
      <w:r w:rsidR="009C0301" w:rsidRPr="009C0301">
        <w:rPr>
          <w:sz w:val="24"/>
          <w:szCs w:val="24"/>
        </w:rPr>
        <w:t xml:space="preserve">While practical outputs have been realised, </w:t>
      </w:r>
      <w:r w:rsidR="00D40246">
        <w:rPr>
          <w:sz w:val="24"/>
          <w:szCs w:val="24"/>
        </w:rPr>
        <w:t xml:space="preserve">and I have manuscripts </w:t>
      </w:r>
      <w:r w:rsidR="00D20954">
        <w:rPr>
          <w:sz w:val="24"/>
          <w:szCs w:val="24"/>
        </w:rPr>
        <w:t xml:space="preserve">drafted pre-submission, </w:t>
      </w:r>
      <w:r w:rsidR="009C0301" w:rsidRPr="009C0301">
        <w:rPr>
          <w:sz w:val="24"/>
          <w:szCs w:val="24"/>
        </w:rPr>
        <w:t xml:space="preserve">publishing several </w:t>
      </w:r>
      <w:r w:rsidR="009C0301">
        <w:rPr>
          <w:sz w:val="24"/>
          <w:szCs w:val="24"/>
        </w:rPr>
        <w:t>papers</w:t>
      </w:r>
      <w:r w:rsidR="009C0301" w:rsidRPr="009C0301">
        <w:rPr>
          <w:sz w:val="24"/>
          <w:szCs w:val="24"/>
        </w:rPr>
        <w:t xml:space="preserve"> in the academic literature remains important, and would be expected for </w:t>
      </w:r>
      <w:r w:rsidR="009C0301">
        <w:rPr>
          <w:sz w:val="24"/>
          <w:szCs w:val="24"/>
        </w:rPr>
        <w:t>the</w:t>
      </w:r>
      <w:r w:rsidR="009C0301" w:rsidRPr="009C0301">
        <w:rPr>
          <w:sz w:val="24"/>
          <w:szCs w:val="24"/>
        </w:rPr>
        <w:t xml:space="preserve"> ACAF submission. </w:t>
      </w:r>
    </w:p>
    <w:p w14:paraId="5BC26EF3" w14:textId="74435377" w:rsidR="006F2CD1" w:rsidRPr="009828C3" w:rsidRDefault="00D20954" w:rsidP="00462A84">
      <w:pPr>
        <w:spacing w:line="360" w:lineRule="auto"/>
        <w:jc w:val="both"/>
        <w:rPr>
          <w:i/>
          <w:iCs/>
          <w:sz w:val="24"/>
          <w:szCs w:val="24"/>
        </w:rPr>
      </w:pPr>
      <w:r>
        <w:rPr>
          <w:sz w:val="24"/>
          <w:szCs w:val="24"/>
        </w:rPr>
        <w:lastRenderedPageBreak/>
        <w:t xml:space="preserve">I am fostering an </w:t>
      </w:r>
      <w:r w:rsidRPr="00D20954">
        <w:rPr>
          <w:sz w:val="24"/>
          <w:szCs w:val="24"/>
        </w:rPr>
        <w:t>environment and collaborations to develop high quality research and develop as a future research leader</w:t>
      </w:r>
      <w:r>
        <w:rPr>
          <w:sz w:val="24"/>
          <w:szCs w:val="24"/>
        </w:rPr>
        <w:t xml:space="preserve">. </w:t>
      </w:r>
      <w:r w:rsidR="009C0301" w:rsidRPr="00D20954">
        <w:rPr>
          <w:sz w:val="24"/>
          <w:szCs w:val="24"/>
        </w:rPr>
        <w:t xml:space="preserve">It is intended that the </w:t>
      </w:r>
      <w:r w:rsidR="00B31022" w:rsidRPr="00D20954">
        <w:rPr>
          <w:sz w:val="24"/>
          <w:szCs w:val="24"/>
        </w:rPr>
        <w:t xml:space="preserve">twelve-month </w:t>
      </w:r>
      <w:r w:rsidR="009C0301" w:rsidRPr="00D20954">
        <w:rPr>
          <w:sz w:val="24"/>
          <w:szCs w:val="24"/>
        </w:rPr>
        <w:t xml:space="preserve">award </w:t>
      </w:r>
      <w:r w:rsidR="00B31022" w:rsidRPr="00D20954">
        <w:rPr>
          <w:sz w:val="24"/>
          <w:szCs w:val="24"/>
        </w:rPr>
        <w:t xml:space="preserve">period would culminate in a credible, competitive research proposal and </w:t>
      </w:r>
      <w:r w:rsidR="009C0301" w:rsidRPr="00D20954">
        <w:rPr>
          <w:sz w:val="24"/>
          <w:szCs w:val="24"/>
        </w:rPr>
        <w:t xml:space="preserve">draft </w:t>
      </w:r>
      <w:r w:rsidR="00B31022" w:rsidRPr="00D20954">
        <w:rPr>
          <w:sz w:val="24"/>
          <w:szCs w:val="24"/>
        </w:rPr>
        <w:t>ACAF application that offers demonstrable public benefit</w:t>
      </w:r>
      <w:r w:rsidR="00B31022" w:rsidRPr="009828C3">
        <w:rPr>
          <w:i/>
          <w:iCs/>
          <w:sz w:val="24"/>
          <w:szCs w:val="24"/>
        </w:rPr>
        <w:t xml:space="preserve">. </w:t>
      </w:r>
    </w:p>
    <w:p w14:paraId="0A618099" w14:textId="77777777" w:rsidR="00D20954" w:rsidRPr="00D20954" w:rsidRDefault="00D20954" w:rsidP="00D20954">
      <w:pPr>
        <w:spacing w:line="360" w:lineRule="auto"/>
        <w:jc w:val="both"/>
        <w:rPr>
          <w:sz w:val="24"/>
          <w:szCs w:val="24"/>
        </w:rPr>
      </w:pPr>
      <w:r w:rsidRPr="00D20954">
        <w:rPr>
          <w:sz w:val="24"/>
          <w:szCs w:val="24"/>
        </w:rPr>
        <w:t xml:space="preserve">I have set out </w:t>
      </w:r>
      <w:r w:rsidRPr="00D20954">
        <w:rPr>
          <w:i/>
          <w:iCs/>
          <w:sz w:val="24"/>
          <w:szCs w:val="24"/>
        </w:rPr>
        <w:t>research support and mentorship</w:t>
      </w:r>
      <w:r w:rsidRPr="00D20954">
        <w:rPr>
          <w:sz w:val="24"/>
          <w:szCs w:val="24"/>
        </w:rPr>
        <w:t xml:space="preserve"> and how this will develop my critical thinking, enhance methodological rigour and build my networks and ACAF supervisory team.</w:t>
      </w:r>
    </w:p>
    <w:p w14:paraId="086BC688" w14:textId="5B746D0C" w:rsidR="00EA6C56" w:rsidRDefault="00E6458D" w:rsidP="00462A84">
      <w:pPr>
        <w:spacing w:line="360" w:lineRule="auto"/>
        <w:jc w:val="both"/>
        <w:rPr>
          <w:sz w:val="24"/>
          <w:szCs w:val="24"/>
        </w:rPr>
      </w:pPr>
      <w:r>
        <w:rPr>
          <w:sz w:val="24"/>
          <w:szCs w:val="24"/>
        </w:rPr>
        <w:t xml:space="preserve">I have outlined </w:t>
      </w:r>
      <w:r w:rsidRPr="009828C3">
        <w:rPr>
          <w:i/>
          <w:iCs/>
          <w:sz w:val="24"/>
          <w:szCs w:val="24"/>
        </w:rPr>
        <w:t xml:space="preserve">methodological </w:t>
      </w:r>
      <w:r w:rsidR="00AD0CA2" w:rsidRPr="009828C3">
        <w:rPr>
          <w:i/>
          <w:iCs/>
          <w:sz w:val="24"/>
          <w:szCs w:val="24"/>
        </w:rPr>
        <w:t>training and development</w:t>
      </w:r>
      <w:r w:rsidR="00AD0CA2">
        <w:rPr>
          <w:sz w:val="24"/>
          <w:szCs w:val="24"/>
        </w:rPr>
        <w:t xml:space="preserve">, for example in </w:t>
      </w:r>
      <w:r w:rsidR="007E2861">
        <w:rPr>
          <w:sz w:val="24"/>
          <w:szCs w:val="24"/>
        </w:rPr>
        <w:t xml:space="preserve">QoL </w:t>
      </w:r>
      <w:r w:rsidR="0024525A">
        <w:rPr>
          <w:sz w:val="24"/>
          <w:szCs w:val="24"/>
        </w:rPr>
        <w:t xml:space="preserve">measurement </w:t>
      </w:r>
      <w:r w:rsidR="007E2861">
        <w:rPr>
          <w:sz w:val="24"/>
          <w:szCs w:val="24"/>
        </w:rPr>
        <w:t>and foundational statistical analysis</w:t>
      </w:r>
      <w:r w:rsidR="00AD0CA2">
        <w:rPr>
          <w:sz w:val="24"/>
          <w:szCs w:val="24"/>
        </w:rPr>
        <w:t xml:space="preserve">. </w:t>
      </w:r>
      <w:r w:rsidR="009828C3">
        <w:rPr>
          <w:sz w:val="24"/>
          <w:szCs w:val="24"/>
        </w:rPr>
        <w:t>In considering the</w:t>
      </w:r>
      <w:r w:rsidR="00484C3E">
        <w:rPr>
          <w:sz w:val="24"/>
          <w:szCs w:val="24"/>
        </w:rPr>
        <w:t xml:space="preserve"> ACAF </w:t>
      </w:r>
      <w:r w:rsidR="001737FE">
        <w:rPr>
          <w:sz w:val="24"/>
          <w:szCs w:val="24"/>
        </w:rPr>
        <w:t xml:space="preserve">application, </w:t>
      </w:r>
      <w:r w:rsidR="00484C3E">
        <w:rPr>
          <w:sz w:val="24"/>
          <w:szCs w:val="24"/>
        </w:rPr>
        <w:t xml:space="preserve">but also </w:t>
      </w:r>
      <w:r w:rsidR="00AD0CA2">
        <w:rPr>
          <w:sz w:val="24"/>
          <w:szCs w:val="24"/>
        </w:rPr>
        <w:t xml:space="preserve">my wider research roles and future, </w:t>
      </w:r>
      <w:r w:rsidR="0051514F">
        <w:rPr>
          <w:sz w:val="24"/>
          <w:szCs w:val="24"/>
        </w:rPr>
        <w:t xml:space="preserve">I </w:t>
      </w:r>
      <w:r w:rsidR="00EA6C56">
        <w:rPr>
          <w:sz w:val="24"/>
          <w:szCs w:val="24"/>
        </w:rPr>
        <w:t>consider</w:t>
      </w:r>
      <w:r w:rsidR="0051514F">
        <w:rPr>
          <w:sz w:val="24"/>
          <w:szCs w:val="24"/>
        </w:rPr>
        <w:t xml:space="preserve"> it</w:t>
      </w:r>
      <w:r w:rsidR="00AD0CA2">
        <w:rPr>
          <w:sz w:val="24"/>
          <w:szCs w:val="24"/>
        </w:rPr>
        <w:t xml:space="preserve"> importan</w:t>
      </w:r>
      <w:r w:rsidR="0051514F">
        <w:rPr>
          <w:sz w:val="24"/>
          <w:szCs w:val="24"/>
        </w:rPr>
        <w:t>t</w:t>
      </w:r>
      <w:r w:rsidR="00AD0CA2">
        <w:rPr>
          <w:sz w:val="24"/>
          <w:szCs w:val="24"/>
        </w:rPr>
        <w:t xml:space="preserve"> t</w:t>
      </w:r>
      <w:r w:rsidR="0051514F">
        <w:rPr>
          <w:sz w:val="24"/>
          <w:szCs w:val="24"/>
        </w:rPr>
        <w:t>o be</w:t>
      </w:r>
      <w:r w:rsidR="00AD0CA2">
        <w:rPr>
          <w:sz w:val="24"/>
          <w:szCs w:val="24"/>
        </w:rPr>
        <w:t xml:space="preserve"> </w:t>
      </w:r>
      <w:r w:rsidR="00EA6C56">
        <w:rPr>
          <w:sz w:val="24"/>
          <w:szCs w:val="24"/>
        </w:rPr>
        <w:t>‘</w:t>
      </w:r>
      <w:r w:rsidR="00AD0CA2">
        <w:rPr>
          <w:sz w:val="24"/>
          <w:szCs w:val="24"/>
        </w:rPr>
        <w:t>research literate</w:t>
      </w:r>
      <w:r w:rsidR="00EA6C56">
        <w:rPr>
          <w:sz w:val="24"/>
          <w:szCs w:val="24"/>
        </w:rPr>
        <w:t>’</w:t>
      </w:r>
      <w:r w:rsidR="00AD0CA2">
        <w:rPr>
          <w:sz w:val="24"/>
          <w:szCs w:val="24"/>
        </w:rPr>
        <w:t xml:space="preserve"> </w:t>
      </w:r>
      <w:r w:rsidR="0051514F">
        <w:rPr>
          <w:sz w:val="24"/>
          <w:szCs w:val="24"/>
        </w:rPr>
        <w:t xml:space="preserve">beyond qualitative methods. </w:t>
      </w:r>
    </w:p>
    <w:p w14:paraId="5E6D6A75" w14:textId="7B755695" w:rsidR="00162F51" w:rsidRDefault="00162F51" w:rsidP="00462A84">
      <w:pPr>
        <w:spacing w:line="360" w:lineRule="auto"/>
        <w:jc w:val="both"/>
        <w:rPr>
          <w:sz w:val="24"/>
          <w:szCs w:val="24"/>
        </w:rPr>
      </w:pPr>
      <w:r>
        <w:rPr>
          <w:sz w:val="24"/>
          <w:szCs w:val="24"/>
        </w:rPr>
        <w:t xml:space="preserve">The </w:t>
      </w:r>
      <w:r w:rsidR="00AD0CA2">
        <w:rPr>
          <w:sz w:val="24"/>
          <w:szCs w:val="24"/>
        </w:rPr>
        <w:t>scope of the Fund, in addition, enables me to participate in this year’s Global Adolescent and Young Adult</w:t>
      </w:r>
      <w:r w:rsidR="007E2861">
        <w:rPr>
          <w:sz w:val="24"/>
          <w:szCs w:val="24"/>
        </w:rPr>
        <w:t xml:space="preserve"> </w:t>
      </w:r>
      <w:r w:rsidR="00AD0CA2">
        <w:rPr>
          <w:sz w:val="24"/>
          <w:szCs w:val="24"/>
        </w:rPr>
        <w:t xml:space="preserve">Congress, to build and develop my cancer networks and foster potential future research collaborations. </w:t>
      </w:r>
      <w:r w:rsidR="001737FE">
        <w:rPr>
          <w:sz w:val="24"/>
          <w:szCs w:val="24"/>
        </w:rPr>
        <w:t xml:space="preserve">It is </w:t>
      </w:r>
      <w:r w:rsidR="007E2861" w:rsidRPr="007E2861">
        <w:rPr>
          <w:sz w:val="24"/>
          <w:szCs w:val="24"/>
        </w:rPr>
        <w:t>the world’s most significant gathering of healthcare professionals in the field</w:t>
      </w:r>
      <w:r w:rsidR="007E2861">
        <w:rPr>
          <w:sz w:val="24"/>
          <w:szCs w:val="24"/>
        </w:rPr>
        <w:t xml:space="preserve">. </w:t>
      </w:r>
      <w:r w:rsidR="00AD0CA2">
        <w:rPr>
          <w:sz w:val="24"/>
          <w:szCs w:val="24"/>
        </w:rPr>
        <w:t xml:space="preserve">While some CPD </w:t>
      </w:r>
      <w:r w:rsidR="001737FE">
        <w:rPr>
          <w:sz w:val="24"/>
          <w:szCs w:val="24"/>
        </w:rPr>
        <w:t xml:space="preserve">funding </w:t>
      </w:r>
      <w:r w:rsidR="00AD0CA2">
        <w:rPr>
          <w:sz w:val="24"/>
          <w:szCs w:val="24"/>
        </w:rPr>
        <w:t xml:space="preserve">is available to me through my Trust for </w:t>
      </w:r>
      <w:r w:rsidR="001737FE">
        <w:rPr>
          <w:sz w:val="24"/>
          <w:szCs w:val="24"/>
        </w:rPr>
        <w:t>Congress</w:t>
      </w:r>
      <w:r w:rsidR="00AD0CA2">
        <w:rPr>
          <w:sz w:val="24"/>
          <w:szCs w:val="24"/>
        </w:rPr>
        <w:t xml:space="preserve"> registration, </w:t>
      </w:r>
      <w:r w:rsidR="006F2CD1">
        <w:rPr>
          <w:sz w:val="24"/>
          <w:szCs w:val="24"/>
        </w:rPr>
        <w:t xml:space="preserve">the required </w:t>
      </w:r>
      <w:r w:rsidR="00AD0CA2">
        <w:rPr>
          <w:sz w:val="24"/>
          <w:szCs w:val="24"/>
        </w:rPr>
        <w:t>travel</w:t>
      </w:r>
      <w:r w:rsidR="001737FE">
        <w:rPr>
          <w:sz w:val="24"/>
          <w:szCs w:val="24"/>
        </w:rPr>
        <w:t xml:space="preserve"> </w:t>
      </w:r>
      <w:r w:rsidR="00AD0CA2">
        <w:rPr>
          <w:sz w:val="24"/>
          <w:szCs w:val="24"/>
        </w:rPr>
        <w:t>and subsistence</w:t>
      </w:r>
      <w:r w:rsidR="001737FE">
        <w:rPr>
          <w:sz w:val="24"/>
          <w:szCs w:val="24"/>
        </w:rPr>
        <w:t xml:space="preserve"> </w:t>
      </w:r>
      <w:r w:rsidR="00AD0CA2">
        <w:rPr>
          <w:sz w:val="24"/>
          <w:szCs w:val="24"/>
        </w:rPr>
        <w:t xml:space="preserve">currently precludes me from participating. </w:t>
      </w:r>
    </w:p>
    <w:p w14:paraId="48C74BE2" w14:textId="19CE4603" w:rsidR="00462A84" w:rsidRPr="00462A84" w:rsidRDefault="007E2861" w:rsidP="00462A84">
      <w:pPr>
        <w:spacing w:line="360" w:lineRule="auto"/>
        <w:jc w:val="both"/>
        <w:rPr>
          <w:sz w:val="24"/>
          <w:szCs w:val="24"/>
        </w:rPr>
      </w:pPr>
      <w:r>
        <w:rPr>
          <w:sz w:val="24"/>
          <w:szCs w:val="24"/>
        </w:rPr>
        <w:t>I have considered o</w:t>
      </w:r>
      <w:r w:rsidR="00462A84" w:rsidRPr="00462A84">
        <w:rPr>
          <w:sz w:val="24"/>
          <w:szCs w:val="24"/>
        </w:rPr>
        <w:t xml:space="preserve">ther schemes, such as the Development and Skills </w:t>
      </w:r>
      <w:r w:rsidR="00D20954">
        <w:rPr>
          <w:sz w:val="24"/>
          <w:szCs w:val="24"/>
        </w:rPr>
        <w:t xml:space="preserve">Enhancement (DSE) </w:t>
      </w:r>
      <w:r w:rsidR="00462A84" w:rsidRPr="00462A84">
        <w:rPr>
          <w:sz w:val="24"/>
          <w:szCs w:val="24"/>
        </w:rPr>
        <w:t>award</w:t>
      </w:r>
      <w:r w:rsidR="00D20954">
        <w:rPr>
          <w:sz w:val="24"/>
          <w:szCs w:val="24"/>
        </w:rPr>
        <w:t xml:space="preserve">. </w:t>
      </w:r>
      <w:r w:rsidR="00D20954" w:rsidRPr="00D20954">
        <w:rPr>
          <w:sz w:val="24"/>
          <w:szCs w:val="24"/>
        </w:rPr>
        <w:t>DSE awards are</w:t>
      </w:r>
      <w:r w:rsidR="00D20954">
        <w:rPr>
          <w:sz w:val="24"/>
          <w:szCs w:val="24"/>
        </w:rPr>
        <w:t xml:space="preserve"> </w:t>
      </w:r>
      <w:r w:rsidR="00D20954" w:rsidRPr="00D20954">
        <w:rPr>
          <w:sz w:val="24"/>
          <w:szCs w:val="24"/>
        </w:rPr>
        <w:t>12 months WTE in duration and can be undertaken on a part time basis of between 50 and 100% WTE</w:t>
      </w:r>
      <w:r w:rsidR="00D20954">
        <w:rPr>
          <w:sz w:val="24"/>
          <w:szCs w:val="24"/>
        </w:rPr>
        <w:t>,</w:t>
      </w:r>
      <w:r w:rsidR="00462A84" w:rsidRPr="00462A84">
        <w:rPr>
          <w:sz w:val="24"/>
          <w:szCs w:val="24"/>
        </w:rPr>
        <w:t xml:space="preserve"> </w:t>
      </w:r>
      <w:r w:rsidR="0024525A">
        <w:rPr>
          <w:sz w:val="24"/>
          <w:szCs w:val="24"/>
        </w:rPr>
        <w:t xml:space="preserve">however, </w:t>
      </w:r>
      <w:r>
        <w:rPr>
          <w:sz w:val="24"/>
          <w:szCs w:val="24"/>
        </w:rPr>
        <w:t>th</w:t>
      </w:r>
      <w:r w:rsidR="00D20954">
        <w:rPr>
          <w:sz w:val="24"/>
          <w:szCs w:val="24"/>
        </w:rPr>
        <w:t>is</w:t>
      </w:r>
      <w:r>
        <w:rPr>
          <w:sz w:val="24"/>
          <w:szCs w:val="24"/>
        </w:rPr>
        <w:t xml:space="preserve"> time commitment is not </w:t>
      </w:r>
      <w:r w:rsidR="009C0301">
        <w:rPr>
          <w:sz w:val="24"/>
          <w:szCs w:val="24"/>
        </w:rPr>
        <w:t>compatible with my substantive and SRL role. Similarly,</w:t>
      </w:r>
      <w:r w:rsidR="00462A84" w:rsidRPr="00462A84">
        <w:rPr>
          <w:sz w:val="24"/>
          <w:szCs w:val="24"/>
        </w:rPr>
        <w:t xml:space="preserve"> the </w:t>
      </w:r>
      <w:r w:rsidR="009C40AC" w:rsidRPr="009C40AC">
        <w:rPr>
          <w:sz w:val="24"/>
          <w:szCs w:val="24"/>
        </w:rPr>
        <w:t>NIHR Senior Clinical and Practitioner Research Award (SCPRA)</w:t>
      </w:r>
      <w:r w:rsidR="009C40AC">
        <w:rPr>
          <w:sz w:val="24"/>
          <w:szCs w:val="24"/>
        </w:rPr>
        <w:t xml:space="preserve"> which can be undertaken over 2-5 years</w:t>
      </w:r>
      <w:r w:rsidR="00462A84" w:rsidRPr="00462A84">
        <w:rPr>
          <w:sz w:val="24"/>
          <w:szCs w:val="24"/>
        </w:rPr>
        <w:t xml:space="preserve">, </w:t>
      </w:r>
      <w:r w:rsidR="00D20954" w:rsidRPr="00D20954">
        <w:rPr>
          <w:sz w:val="24"/>
          <w:szCs w:val="24"/>
        </w:rPr>
        <w:t xml:space="preserve">between 20% and 50% </w:t>
      </w:r>
      <w:r w:rsidR="00D20954">
        <w:rPr>
          <w:sz w:val="24"/>
          <w:szCs w:val="24"/>
        </w:rPr>
        <w:t xml:space="preserve">WTE </w:t>
      </w:r>
      <w:r w:rsidR="00D20954" w:rsidRPr="00D20954">
        <w:rPr>
          <w:sz w:val="24"/>
          <w:szCs w:val="24"/>
        </w:rPr>
        <w:t>protected time</w:t>
      </w:r>
      <w:r w:rsidR="00D20954">
        <w:rPr>
          <w:sz w:val="24"/>
          <w:szCs w:val="24"/>
        </w:rPr>
        <w:t>, would</w:t>
      </w:r>
      <w:r w:rsidR="006F2CD1">
        <w:rPr>
          <w:sz w:val="24"/>
          <w:szCs w:val="24"/>
        </w:rPr>
        <w:t xml:space="preserve"> not</w:t>
      </w:r>
      <w:r w:rsidR="001737FE">
        <w:rPr>
          <w:sz w:val="24"/>
          <w:szCs w:val="24"/>
        </w:rPr>
        <w:t xml:space="preserve"> </w:t>
      </w:r>
      <w:r w:rsidR="00D20954">
        <w:rPr>
          <w:sz w:val="24"/>
          <w:szCs w:val="24"/>
        </w:rPr>
        <w:t xml:space="preserve">be </w:t>
      </w:r>
      <w:r w:rsidR="001737FE">
        <w:rPr>
          <w:sz w:val="24"/>
          <w:szCs w:val="24"/>
        </w:rPr>
        <w:t>feasible for the same reasons</w:t>
      </w:r>
      <w:r w:rsidR="009C0301">
        <w:rPr>
          <w:sz w:val="24"/>
          <w:szCs w:val="24"/>
        </w:rPr>
        <w:t xml:space="preserve"> until the SRL ends in 2026</w:t>
      </w:r>
      <w:r w:rsidR="00D20954">
        <w:rPr>
          <w:sz w:val="24"/>
          <w:szCs w:val="24"/>
        </w:rPr>
        <w:t>.</w:t>
      </w:r>
    </w:p>
    <w:p w14:paraId="2A27F0C2" w14:textId="64A41C1C" w:rsidR="00421099" w:rsidRPr="00DA56E5" w:rsidRDefault="00421099" w:rsidP="00462A84">
      <w:pPr>
        <w:spacing w:line="360" w:lineRule="auto"/>
        <w:jc w:val="both"/>
        <w:rPr>
          <w:sz w:val="24"/>
          <w:szCs w:val="24"/>
        </w:rPr>
      </w:pPr>
      <w:r>
        <w:rPr>
          <w:sz w:val="24"/>
          <w:szCs w:val="24"/>
        </w:rPr>
        <w:t>On the basis that it will take 12</w:t>
      </w:r>
      <w:r w:rsidR="009C0301">
        <w:rPr>
          <w:sz w:val="24"/>
          <w:szCs w:val="24"/>
        </w:rPr>
        <w:t>-18</w:t>
      </w:r>
      <w:r>
        <w:rPr>
          <w:sz w:val="24"/>
          <w:szCs w:val="24"/>
        </w:rPr>
        <w:t xml:space="preserve"> months to comprehensively develop a robust research plan for the ACAF scheme, round 2 of the Pre-application Support Fund </w:t>
      </w:r>
      <w:r w:rsidR="00484C3E">
        <w:rPr>
          <w:sz w:val="24"/>
          <w:szCs w:val="24"/>
        </w:rPr>
        <w:t>(</w:t>
      </w:r>
      <w:r>
        <w:rPr>
          <w:sz w:val="24"/>
          <w:szCs w:val="24"/>
        </w:rPr>
        <w:t xml:space="preserve">with a start date of </w:t>
      </w:r>
      <w:r w:rsidR="00462A84">
        <w:rPr>
          <w:sz w:val="24"/>
          <w:szCs w:val="24"/>
        </w:rPr>
        <w:t>October 202</w:t>
      </w:r>
      <w:ins w:id="83" w:author="Jill Russell" w:date="2024-03-22T12:55:00Z">
        <w:r w:rsidR="00904B13">
          <w:rPr>
            <w:sz w:val="24"/>
            <w:szCs w:val="24"/>
          </w:rPr>
          <w:t>4</w:t>
        </w:r>
      </w:ins>
      <w:del w:id="84" w:author="Jill Russell" w:date="2024-03-22T12:55:00Z">
        <w:r w:rsidR="00462A84" w:rsidDel="00904B13">
          <w:rPr>
            <w:sz w:val="24"/>
            <w:szCs w:val="24"/>
          </w:rPr>
          <w:delText>5</w:delText>
        </w:r>
      </w:del>
      <w:r w:rsidR="00462A84">
        <w:rPr>
          <w:sz w:val="24"/>
          <w:szCs w:val="24"/>
        </w:rPr>
        <w:t>, if successful</w:t>
      </w:r>
      <w:r w:rsidR="00484C3E">
        <w:rPr>
          <w:sz w:val="24"/>
          <w:szCs w:val="24"/>
        </w:rPr>
        <w:t>)</w:t>
      </w:r>
      <w:r w:rsidR="00462A84">
        <w:rPr>
          <w:sz w:val="24"/>
          <w:szCs w:val="24"/>
        </w:rPr>
        <w:t xml:space="preserve">, </w:t>
      </w:r>
      <w:r w:rsidR="0024525A">
        <w:rPr>
          <w:sz w:val="24"/>
          <w:szCs w:val="24"/>
        </w:rPr>
        <w:t>for which</w:t>
      </w:r>
      <w:r w:rsidR="0024525A" w:rsidRPr="0024525A">
        <w:rPr>
          <w:sz w:val="24"/>
          <w:szCs w:val="24"/>
        </w:rPr>
        <w:t xml:space="preserve"> I have my host organisation’s full support</w:t>
      </w:r>
      <w:r w:rsidR="0024525A">
        <w:rPr>
          <w:sz w:val="24"/>
          <w:szCs w:val="24"/>
        </w:rPr>
        <w:t xml:space="preserve">, </w:t>
      </w:r>
      <w:r w:rsidR="00462A84">
        <w:rPr>
          <w:sz w:val="24"/>
          <w:szCs w:val="24"/>
        </w:rPr>
        <w:t xml:space="preserve">aligns </w:t>
      </w:r>
      <w:r w:rsidR="0024525A">
        <w:rPr>
          <w:sz w:val="24"/>
          <w:szCs w:val="24"/>
        </w:rPr>
        <w:t xml:space="preserve">best </w:t>
      </w:r>
      <w:r w:rsidR="00462A84">
        <w:rPr>
          <w:sz w:val="24"/>
          <w:szCs w:val="24"/>
        </w:rPr>
        <w:t>with my career development plan</w:t>
      </w:r>
      <w:r w:rsidR="0051514F">
        <w:rPr>
          <w:sz w:val="24"/>
          <w:szCs w:val="24"/>
        </w:rPr>
        <w:t>s</w:t>
      </w:r>
      <w:r w:rsidR="0024525A">
        <w:rPr>
          <w:sz w:val="24"/>
          <w:szCs w:val="24"/>
        </w:rPr>
        <w:t>.</w:t>
      </w:r>
    </w:p>
    <w:p w14:paraId="2B5BDEAA" w14:textId="77777777" w:rsidR="00835C3A" w:rsidRPr="000A1943" w:rsidRDefault="00835C3A" w:rsidP="00835C3A">
      <w:pPr>
        <w:pStyle w:val="ListParagraph"/>
        <w:spacing w:line="240" w:lineRule="auto"/>
        <w:jc w:val="both"/>
        <w:rPr>
          <w:sz w:val="24"/>
          <w:szCs w:val="24"/>
        </w:rPr>
      </w:pPr>
    </w:p>
    <w:p w14:paraId="09A9B779" w14:textId="77777777" w:rsidR="000A1943" w:rsidRPr="00835C3A" w:rsidRDefault="000A1943" w:rsidP="00835C3A">
      <w:pPr>
        <w:pStyle w:val="ListParagraph"/>
        <w:numPr>
          <w:ilvl w:val="0"/>
          <w:numId w:val="6"/>
        </w:numPr>
        <w:spacing w:line="240" w:lineRule="auto"/>
        <w:jc w:val="both"/>
        <w:rPr>
          <w:b/>
          <w:bCs/>
          <w:sz w:val="24"/>
          <w:szCs w:val="24"/>
        </w:rPr>
      </w:pPr>
      <w:r w:rsidRPr="00835C3A">
        <w:rPr>
          <w:b/>
          <w:bCs/>
          <w:sz w:val="24"/>
          <w:szCs w:val="24"/>
        </w:rPr>
        <w:t>Research Support</w:t>
      </w:r>
    </w:p>
    <w:p w14:paraId="4EF04B90" w14:textId="77777777" w:rsidR="000A1943" w:rsidRPr="00835C3A" w:rsidRDefault="000A1943" w:rsidP="000A1943">
      <w:pPr>
        <w:spacing w:line="240" w:lineRule="auto"/>
        <w:jc w:val="both"/>
        <w:rPr>
          <w:i/>
          <w:iCs/>
          <w:sz w:val="24"/>
          <w:szCs w:val="24"/>
        </w:rPr>
      </w:pPr>
      <w:r w:rsidRPr="00835C3A">
        <w:rPr>
          <w:i/>
          <w:iCs/>
          <w:sz w:val="24"/>
          <w:szCs w:val="24"/>
        </w:rPr>
        <w:t>Please enter the details of up to 4 individuals who will have oversight and give direction to your proposed application (if applicable).</w:t>
      </w:r>
    </w:p>
    <w:p w14:paraId="69D5C421" w14:textId="77777777" w:rsidR="000A1943" w:rsidRPr="00835C3A" w:rsidRDefault="000A1943" w:rsidP="000A1943">
      <w:pPr>
        <w:spacing w:line="240" w:lineRule="auto"/>
        <w:jc w:val="both"/>
        <w:rPr>
          <w:i/>
          <w:iCs/>
          <w:sz w:val="24"/>
          <w:szCs w:val="24"/>
        </w:rPr>
      </w:pPr>
      <w:r w:rsidRPr="00835C3A">
        <w:rPr>
          <w:i/>
          <w:iCs/>
          <w:sz w:val="24"/>
          <w:szCs w:val="24"/>
        </w:rPr>
        <w:lastRenderedPageBreak/>
        <w:t>The individuals you list here must also be added in the Participants and Signatories section of the application form. Although we acknowledge that formal supervision may not be appropriate for applicants, we believe that the application will benefit from research support or mentorship. The individuals who provide research support may or may not be based in your host organisation.</w:t>
      </w:r>
    </w:p>
    <w:p w14:paraId="48AD3844" w14:textId="416BF356" w:rsidR="000A1943" w:rsidRDefault="000A1943" w:rsidP="000A1943">
      <w:pPr>
        <w:spacing w:line="240" w:lineRule="auto"/>
        <w:jc w:val="both"/>
        <w:rPr>
          <w:i/>
          <w:iCs/>
          <w:sz w:val="24"/>
          <w:szCs w:val="24"/>
        </w:rPr>
      </w:pPr>
      <w:r w:rsidRPr="00835C3A">
        <w:rPr>
          <w:i/>
          <w:iCs/>
          <w:sz w:val="24"/>
          <w:szCs w:val="24"/>
        </w:rPr>
        <w:t xml:space="preserve">Research support is referred to in the literature as mentorship and there are numerous models to be found that could be employed. </w:t>
      </w:r>
      <w:r w:rsidRPr="00835C3A">
        <w:rPr>
          <w:i/>
          <w:iCs/>
          <w:sz w:val="24"/>
          <w:szCs w:val="24"/>
          <w:u w:val="single"/>
        </w:rPr>
        <w:t>Clearly describe how the proposed arrangements will support your overall development and provide an initial assessment of the time that will be allocated to the research support process</w:t>
      </w:r>
      <w:r w:rsidRPr="00835C3A">
        <w:rPr>
          <w:i/>
          <w:iCs/>
          <w:sz w:val="24"/>
          <w:szCs w:val="24"/>
        </w:rPr>
        <w:t>.</w:t>
      </w:r>
    </w:p>
    <w:p w14:paraId="66E281FA" w14:textId="77777777" w:rsidR="00CA4147" w:rsidRDefault="00CA4147" w:rsidP="000A1943">
      <w:pPr>
        <w:spacing w:line="240" w:lineRule="auto"/>
        <w:jc w:val="both"/>
        <w:rPr>
          <w:i/>
          <w:iCs/>
          <w:sz w:val="24"/>
          <w:szCs w:val="24"/>
        </w:rPr>
      </w:pPr>
    </w:p>
    <w:p w14:paraId="16874CAD" w14:textId="005881B9" w:rsidR="005D49DE" w:rsidRDefault="008A2E32" w:rsidP="005D49DE">
      <w:pPr>
        <w:spacing w:line="360" w:lineRule="auto"/>
        <w:jc w:val="both"/>
        <w:rPr>
          <w:sz w:val="24"/>
          <w:szCs w:val="24"/>
        </w:rPr>
      </w:pPr>
      <w:r w:rsidRPr="008A2E32">
        <w:rPr>
          <w:sz w:val="24"/>
          <w:szCs w:val="24"/>
        </w:rPr>
        <w:t xml:space="preserve">With an emphasis on broadening my networks, and to provide a strong academic and clinical environment beyond my current institution, PhD supervisory panel and pre-existing support networks, </w:t>
      </w:r>
      <w:r w:rsidR="00CA4147">
        <w:rPr>
          <w:sz w:val="24"/>
          <w:szCs w:val="24"/>
        </w:rPr>
        <w:t xml:space="preserve"> </w:t>
      </w:r>
      <w:r>
        <w:rPr>
          <w:sz w:val="24"/>
          <w:szCs w:val="24"/>
        </w:rPr>
        <w:t xml:space="preserve">I </w:t>
      </w:r>
      <w:r w:rsidR="0024525A">
        <w:rPr>
          <w:sz w:val="24"/>
          <w:szCs w:val="24"/>
        </w:rPr>
        <w:t>will benefit from</w:t>
      </w:r>
      <w:r w:rsidR="00CA4147">
        <w:rPr>
          <w:sz w:val="24"/>
          <w:szCs w:val="24"/>
        </w:rPr>
        <w:t xml:space="preserve"> the support of four established </w:t>
      </w:r>
      <w:r w:rsidR="0024525A">
        <w:rPr>
          <w:sz w:val="24"/>
          <w:szCs w:val="24"/>
        </w:rPr>
        <w:t>academics</w:t>
      </w:r>
      <w:r w:rsidR="00CA4147">
        <w:rPr>
          <w:sz w:val="24"/>
          <w:szCs w:val="24"/>
        </w:rPr>
        <w:t xml:space="preserve">, whose expertise </w:t>
      </w:r>
      <w:r w:rsidR="007E2861">
        <w:rPr>
          <w:sz w:val="24"/>
          <w:szCs w:val="24"/>
        </w:rPr>
        <w:t xml:space="preserve">aligns </w:t>
      </w:r>
      <w:r w:rsidR="0024525A">
        <w:rPr>
          <w:sz w:val="24"/>
          <w:szCs w:val="24"/>
        </w:rPr>
        <w:t>in intersectional and complementary ways</w:t>
      </w:r>
      <w:r w:rsidR="00CA4147">
        <w:rPr>
          <w:sz w:val="24"/>
          <w:szCs w:val="24"/>
        </w:rPr>
        <w:t xml:space="preserve">. </w:t>
      </w:r>
      <w:r w:rsidR="005D49DE">
        <w:rPr>
          <w:sz w:val="24"/>
          <w:szCs w:val="24"/>
        </w:rPr>
        <w:t>Each mentor</w:t>
      </w:r>
      <w:r w:rsidR="00CA4147">
        <w:rPr>
          <w:sz w:val="24"/>
          <w:szCs w:val="24"/>
        </w:rPr>
        <w:t xml:space="preserve"> ha</w:t>
      </w:r>
      <w:r w:rsidR="005D49DE">
        <w:rPr>
          <w:sz w:val="24"/>
          <w:szCs w:val="24"/>
        </w:rPr>
        <w:t>s</w:t>
      </w:r>
      <w:r w:rsidR="00CA4147">
        <w:rPr>
          <w:sz w:val="24"/>
          <w:szCs w:val="24"/>
        </w:rPr>
        <w:t xml:space="preserve"> committed to a proposed arrangement </w:t>
      </w:r>
      <w:r w:rsidR="0024525A">
        <w:rPr>
          <w:sz w:val="24"/>
          <w:szCs w:val="24"/>
        </w:rPr>
        <w:t>whereby we will meet individually each quarter</w:t>
      </w:r>
      <w:r w:rsidR="00230182">
        <w:rPr>
          <w:sz w:val="24"/>
          <w:szCs w:val="24"/>
        </w:rPr>
        <w:t xml:space="preserve">, and on a whole-team basis on </w:t>
      </w:r>
      <w:r w:rsidR="0024525A">
        <w:rPr>
          <w:sz w:val="24"/>
          <w:szCs w:val="24"/>
        </w:rPr>
        <w:t xml:space="preserve">at least </w:t>
      </w:r>
      <w:r w:rsidR="00230182">
        <w:rPr>
          <w:sz w:val="24"/>
          <w:szCs w:val="24"/>
        </w:rPr>
        <w:t>t</w:t>
      </w:r>
      <w:r w:rsidR="0024525A">
        <w:rPr>
          <w:sz w:val="24"/>
          <w:szCs w:val="24"/>
        </w:rPr>
        <w:t>wo</w:t>
      </w:r>
      <w:r w:rsidR="00230182">
        <w:rPr>
          <w:sz w:val="24"/>
          <w:szCs w:val="24"/>
        </w:rPr>
        <w:t xml:space="preserve"> occasions during the 12-month period. </w:t>
      </w:r>
    </w:p>
    <w:p w14:paraId="3A313506" w14:textId="302C0F6B" w:rsidR="00230182" w:rsidRDefault="001A5D96" w:rsidP="005D49DE">
      <w:pPr>
        <w:spacing w:line="360" w:lineRule="auto"/>
        <w:jc w:val="both"/>
        <w:rPr>
          <w:sz w:val="24"/>
          <w:szCs w:val="24"/>
        </w:rPr>
      </w:pPr>
      <w:r>
        <w:rPr>
          <w:sz w:val="24"/>
          <w:szCs w:val="24"/>
        </w:rPr>
        <w:t>During this time</w:t>
      </w:r>
      <w:r w:rsidR="00230182">
        <w:rPr>
          <w:sz w:val="24"/>
          <w:szCs w:val="24"/>
        </w:rPr>
        <w:t xml:space="preserve">, I will </w:t>
      </w:r>
      <w:r w:rsidR="00D20954">
        <w:rPr>
          <w:sz w:val="24"/>
          <w:szCs w:val="24"/>
        </w:rPr>
        <w:t xml:space="preserve">be supported to </w:t>
      </w:r>
      <w:r w:rsidR="00230182">
        <w:rPr>
          <w:sz w:val="24"/>
          <w:szCs w:val="24"/>
        </w:rPr>
        <w:t>determine the most suitable academic partner</w:t>
      </w:r>
      <w:r w:rsidR="002F6145">
        <w:rPr>
          <w:sz w:val="24"/>
          <w:szCs w:val="24"/>
        </w:rPr>
        <w:t xml:space="preserve">, </w:t>
      </w:r>
      <w:r w:rsidR="0024525A">
        <w:rPr>
          <w:sz w:val="24"/>
          <w:szCs w:val="24"/>
        </w:rPr>
        <w:t xml:space="preserve">faculty </w:t>
      </w:r>
      <w:r w:rsidR="002F6145">
        <w:rPr>
          <w:sz w:val="24"/>
          <w:szCs w:val="24"/>
        </w:rPr>
        <w:t xml:space="preserve">and </w:t>
      </w:r>
      <w:r>
        <w:rPr>
          <w:sz w:val="24"/>
          <w:szCs w:val="24"/>
        </w:rPr>
        <w:t xml:space="preserve">department </w:t>
      </w:r>
      <w:r w:rsidR="00230182">
        <w:rPr>
          <w:sz w:val="24"/>
          <w:szCs w:val="24"/>
        </w:rPr>
        <w:t xml:space="preserve">for my </w:t>
      </w:r>
      <w:r w:rsidR="002F6145">
        <w:rPr>
          <w:sz w:val="24"/>
          <w:szCs w:val="24"/>
        </w:rPr>
        <w:t xml:space="preserve">proposed </w:t>
      </w:r>
      <w:r w:rsidR="00230182">
        <w:rPr>
          <w:sz w:val="24"/>
          <w:szCs w:val="24"/>
        </w:rPr>
        <w:t>ACAF research. More frequent meetings are envisaged fr</w:t>
      </w:r>
      <w:r w:rsidR="002F6145">
        <w:rPr>
          <w:sz w:val="24"/>
          <w:szCs w:val="24"/>
        </w:rPr>
        <w:t xml:space="preserve">om month 6 </w:t>
      </w:r>
      <w:r w:rsidR="00230182">
        <w:rPr>
          <w:sz w:val="24"/>
          <w:szCs w:val="24"/>
        </w:rPr>
        <w:t xml:space="preserve">among </w:t>
      </w:r>
      <w:r w:rsidR="002F6145">
        <w:rPr>
          <w:sz w:val="24"/>
          <w:szCs w:val="24"/>
        </w:rPr>
        <w:t>research support mentors</w:t>
      </w:r>
      <w:r w:rsidR="00484C3E">
        <w:rPr>
          <w:sz w:val="24"/>
          <w:szCs w:val="24"/>
        </w:rPr>
        <w:t xml:space="preserve"> wh</w:t>
      </w:r>
      <w:r w:rsidR="0024525A">
        <w:rPr>
          <w:sz w:val="24"/>
          <w:szCs w:val="24"/>
        </w:rPr>
        <w:t>o may be</w:t>
      </w:r>
      <w:r w:rsidR="00D20954">
        <w:rPr>
          <w:sz w:val="24"/>
          <w:szCs w:val="24"/>
        </w:rPr>
        <w:t>come</w:t>
      </w:r>
      <w:r w:rsidR="00484C3E">
        <w:rPr>
          <w:sz w:val="24"/>
          <w:szCs w:val="24"/>
        </w:rPr>
        <w:t xml:space="preserve"> </w:t>
      </w:r>
      <w:r w:rsidR="0024525A">
        <w:rPr>
          <w:sz w:val="24"/>
          <w:szCs w:val="24"/>
        </w:rPr>
        <w:t>s</w:t>
      </w:r>
      <w:r w:rsidR="005D49DE">
        <w:rPr>
          <w:sz w:val="24"/>
          <w:szCs w:val="24"/>
        </w:rPr>
        <w:t>upport participants</w:t>
      </w:r>
      <w:r w:rsidR="00230182">
        <w:rPr>
          <w:sz w:val="24"/>
          <w:szCs w:val="24"/>
        </w:rPr>
        <w:t xml:space="preserve"> </w:t>
      </w:r>
      <w:r w:rsidR="005D49DE">
        <w:rPr>
          <w:sz w:val="24"/>
          <w:szCs w:val="24"/>
        </w:rPr>
        <w:t xml:space="preserve">in </w:t>
      </w:r>
      <w:r w:rsidR="00230182">
        <w:rPr>
          <w:sz w:val="24"/>
          <w:szCs w:val="24"/>
        </w:rPr>
        <w:t xml:space="preserve">my ACAF application. </w:t>
      </w:r>
    </w:p>
    <w:p w14:paraId="60072404" w14:textId="2C69480C" w:rsidR="005D49DE" w:rsidRDefault="00835C3A" w:rsidP="000A1943">
      <w:pPr>
        <w:spacing w:line="240" w:lineRule="auto"/>
        <w:jc w:val="both"/>
        <w:rPr>
          <w:sz w:val="24"/>
          <w:szCs w:val="24"/>
        </w:rPr>
      </w:pPr>
      <w:r>
        <w:rPr>
          <w:sz w:val="24"/>
          <w:szCs w:val="24"/>
        </w:rPr>
        <w:t>Dr Georgia Black</w:t>
      </w:r>
      <w:r w:rsidR="008A2E32">
        <w:rPr>
          <w:sz w:val="24"/>
          <w:szCs w:val="24"/>
        </w:rPr>
        <w:t xml:space="preserve"> </w:t>
      </w:r>
      <w:hyperlink r:id="rId16" w:history="1">
        <w:r w:rsidR="008A2E32" w:rsidRPr="008A2E32">
          <w:rPr>
            <w:rStyle w:val="Hyperlink"/>
            <w:sz w:val="24"/>
            <w:szCs w:val="24"/>
          </w:rPr>
          <w:t>Georgia Black - Wolfson In</w:t>
        </w:r>
        <w:r w:rsidR="008A2E32" w:rsidRPr="008A2E32">
          <w:rPr>
            <w:rStyle w:val="Hyperlink"/>
            <w:sz w:val="24"/>
            <w:szCs w:val="24"/>
          </w:rPr>
          <w:t>s</w:t>
        </w:r>
        <w:r w:rsidR="008A2E32" w:rsidRPr="008A2E32">
          <w:rPr>
            <w:rStyle w:val="Hyperlink"/>
            <w:sz w:val="24"/>
            <w:szCs w:val="24"/>
          </w:rPr>
          <w:t>titute of Population Health (qmul.ac.uk)</w:t>
        </w:r>
      </w:hyperlink>
    </w:p>
    <w:p w14:paraId="125BE941" w14:textId="1D1D4CCF" w:rsidR="00230182" w:rsidRDefault="00230182" w:rsidP="000A1943">
      <w:pPr>
        <w:spacing w:line="240" w:lineRule="auto"/>
        <w:jc w:val="both"/>
        <w:rPr>
          <w:sz w:val="24"/>
          <w:szCs w:val="24"/>
        </w:rPr>
      </w:pPr>
      <w:r>
        <w:rPr>
          <w:sz w:val="24"/>
          <w:szCs w:val="24"/>
        </w:rPr>
        <w:t>Dr Helen Hatcher</w:t>
      </w:r>
      <w:r w:rsidR="005D49DE">
        <w:rPr>
          <w:sz w:val="24"/>
          <w:szCs w:val="24"/>
        </w:rPr>
        <w:t xml:space="preserve"> </w:t>
      </w:r>
      <w:hyperlink r:id="rId17" w:history="1">
        <w:r w:rsidR="008A2E32" w:rsidRPr="008A2E32">
          <w:rPr>
            <w:rStyle w:val="Hyperlink"/>
            <w:sz w:val="24"/>
            <w:szCs w:val="24"/>
          </w:rPr>
          <w:t>Dr Helen Hatcher (crukcambridgecentre.org.uk)</w:t>
        </w:r>
      </w:hyperlink>
      <w:r w:rsidR="008A2E32">
        <w:rPr>
          <w:sz w:val="24"/>
          <w:szCs w:val="24"/>
        </w:rPr>
        <w:t xml:space="preserve"> </w:t>
      </w:r>
      <w:hyperlink r:id="rId18" w:history="1">
        <w:r w:rsidR="008A2E32" w:rsidRPr="008A2E32">
          <w:rPr>
            <w:rStyle w:val="Hyperlink"/>
            <w:sz w:val="24"/>
            <w:szCs w:val="24"/>
          </w:rPr>
          <w:t>(8) Helen Hatcher (researchgate.net)</w:t>
        </w:r>
      </w:hyperlink>
    </w:p>
    <w:p w14:paraId="6B4F6B2A" w14:textId="5FCF3B36" w:rsidR="00230182" w:rsidRDefault="00230182" w:rsidP="000A1943">
      <w:pPr>
        <w:spacing w:line="240" w:lineRule="auto"/>
        <w:jc w:val="both"/>
        <w:rPr>
          <w:sz w:val="24"/>
          <w:szCs w:val="24"/>
        </w:rPr>
      </w:pPr>
      <w:r>
        <w:rPr>
          <w:sz w:val="24"/>
          <w:szCs w:val="24"/>
        </w:rPr>
        <w:t>Prof Jo</w:t>
      </w:r>
      <w:r w:rsidR="008A2E32">
        <w:rPr>
          <w:sz w:val="24"/>
          <w:szCs w:val="24"/>
        </w:rPr>
        <w:t>anne</w:t>
      </w:r>
      <w:r>
        <w:rPr>
          <w:sz w:val="24"/>
          <w:szCs w:val="24"/>
        </w:rPr>
        <w:t xml:space="preserve"> McPeake</w:t>
      </w:r>
      <w:r w:rsidR="005D49DE">
        <w:rPr>
          <w:sz w:val="24"/>
          <w:szCs w:val="24"/>
        </w:rPr>
        <w:t xml:space="preserve"> </w:t>
      </w:r>
      <w:hyperlink r:id="rId19" w:history="1">
        <w:r w:rsidR="008A2E32" w:rsidRPr="008A2E32">
          <w:rPr>
            <w:rStyle w:val="Hyperlink"/>
            <w:sz w:val="24"/>
            <w:szCs w:val="24"/>
          </w:rPr>
          <w:t>Professor Joanne McPeake - THIS Institute - The Healthcare Improvement Studies Institute (cam.ac.uk)</w:t>
        </w:r>
      </w:hyperlink>
    </w:p>
    <w:p w14:paraId="5A19A656" w14:textId="5A5E7D00" w:rsidR="005D49DE" w:rsidRDefault="005D49DE" w:rsidP="000A1943">
      <w:pPr>
        <w:spacing w:line="240" w:lineRule="auto"/>
        <w:jc w:val="both"/>
        <w:rPr>
          <w:sz w:val="24"/>
          <w:szCs w:val="24"/>
        </w:rPr>
      </w:pPr>
      <w:r>
        <w:rPr>
          <w:sz w:val="24"/>
          <w:szCs w:val="24"/>
        </w:rPr>
        <w:t xml:space="preserve">Dr Nicole Brown </w:t>
      </w:r>
      <w:hyperlink r:id="rId20" w:history="1">
        <w:r w:rsidR="008A2E32" w:rsidRPr="00A70D47">
          <w:rPr>
            <w:rStyle w:val="Hyperlink"/>
            <w:sz w:val="24"/>
            <w:szCs w:val="24"/>
          </w:rPr>
          <w:t>https://profiles.ucl.ac.uk/48702-nicole-brown</w:t>
        </w:r>
      </w:hyperlink>
      <w:r w:rsidR="008A2E32">
        <w:rPr>
          <w:sz w:val="24"/>
          <w:szCs w:val="24"/>
        </w:rPr>
        <w:t xml:space="preserve"> </w:t>
      </w:r>
    </w:p>
    <w:p w14:paraId="69261CB1" w14:textId="36D8786A" w:rsidR="00835C3A" w:rsidRPr="008C0F51" w:rsidRDefault="00835C3A" w:rsidP="008C0F51">
      <w:pPr>
        <w:pStyle w:val="ListParagraph"/>
        <w:numPr>
          <w:ilvl w:val="0"/>
          <w:numId w:val="6"/>
        </w:numPr>
        <w:spacing w:line="360" w:lineRule="auto"/>
        <w:jc w:val="both"/>
        <w:rPr>
          <w:b/>
          <w:bCs/>
          <w:sz w:val="24"/>
          <w:szCs w:val="24"/>
        </w:rPr>
      </w:pPr>
      <w:r w:rsidRPr="008C0F51">
        <w:rPr>
          <w:b/>
          <w:bCs/>
          <w:sz w:val="24"/>
          <w:szCs w:val="24"/>
        </w:rPr>
        <w:t xml:space="preserve">Collaborations - </w:t>
      </w:r>
      <w:r w:rsidRPr="008C0F51">
        <w:rPr>
          <w:b/>
          <w:bCs/>
          <w:color w:val="FF0000"/>
          <w:sz w:val="24"/>
          <w:szCs w:val="24"/>
        </w:rPr>
        <w:t xml:space="preserve">500 Word </w:t>
      </w:r>
      <w:r w:rsidRPr="008C0F51">
        <w:rPr>
          <w:b/>
          <w:bCs/>
          <w:sz w:val="24"/>
          <w:szCs w:val="24"/>
        </w:rPr>
        <w:t xml:space="preserve">Limit </w:t>
      </w:r>
    </w:p>
    <w:p w14:paraId="7627B1D3" w14:textId="77777777" w:rsidR="00835C3A" w:rsidRPr="008A2E32" w:rsidRDefault="00835C3A" w:rsidP="00835C3A">
      <w:pPr>
        <w:spacing w:line="240" w:lineRule="auto"/>
        <w:jc w:val="both"/>
        <w:rPr>
          <w:i/>
          <w:iCs/>
          <w:color w:val="767171" w:themeColor="background2" w:themeShade="80"/>
          <w:sz w:val="24"/>
          <w:szCs w:val="24"/>
        </w:rPr>
      </w:pPr>
      <w:r w:rsidRPr="008A2E32">
        <w:rPr>
          <w:i/>
          <w:iCs/>
          <w:color w:val="767171" w:themeColor="background2" w:themeShade="80"/>
          <w:sz w:val="24"/>
          <w:szCs w:val="24"/>
        </w:rPr>
        <w:t>Please outline any collaborations or support arrangements you will have in place, or intend to establish, to prepare an application for NIHR career development funding. This can include (but are not limited to) mentorship, supervisory arrangements, patient and public involvement, collaborations or relevant networks.</w:t>
      </w:r>
    </w:p>
    <w:p w14:paraId="6BDDF1B2" w14:textId="77777777" w:rsidR="00835C3A" w:rsidRPr="008A2E32" w:rsidRDefault="00835C3A" w:rsidP="00835C3A">
      <w:pPr>
        <w:spacing w:line="240" w:lineRule="auto"/>
        <w:jc w:val="both"/>
        <w:rPr>
          <w:i/>
          <w:iCs/>
          <w:color w:val="767171" w:themeColor="background2" w:themeShade="80"/>
          <w:sz w:val="24"/>
          <w:szCs w:val="24"/>
        </w:rPr>
      </w:pPr>
      <w:r w:rsidRPr="008A2E32">
        <w:rPr>
          <w:i/>
          <w:iCs/>
          <w:color w:val="767171" w:themeColor="background2" w:themeShade="80"/>
          <w:sz w:val="24"/>
          <w:szCs w:val="24"/>
        </w:rPr>
        <w:t>Details of collaborations or support arrangements can extend beyond research support participants included in the application.</w:t>
      </w:r>
    </w:p>
    <w:p w14:paraId="5C779353" w14:textId="35B14ACD" w:rsidR="00EA01DA" w:rsidRPr="008A2E32" w:rsidRDefault="00EA01DA" w:rsidP="00835C3A">
      <w:pPr>
        <w:spacing w:line="240" w:lineRule="auto"/>
        <w:jc w:val="both"/>
        <w:rPr>
          <w:i/>
          <w:iCs/>
          <w:color w:val="767171" w:themeColor="background2" w:themeShade="80"/>
          <w:sz w:val="24"/>
          <w:szCs w:val="24"/>
        </w:rPr>
      </w:pPr>
      <w:r w:rsidRPr="008A2E32">
        <w:rPr>
          <w:i/>
          <w:iCs/>
          <w:color w:val="767171" w:themeColor="background2" w:themeShade="80"/>
          <w:sz w:val="24"/>
          <w:szCs w:val="24"/>
        </w:rPr>
        <w:t>[</w:t>
      </w:r>
      <w:r w:rsidR="00BC7A36" w:rsidRPr="008A2E32">
        <w:rPr>
          <w:i/>
          <w:iCs/>
          <w:color w:val="767171" w:themeColor="background2" w:themeShade="80"/>
          <w:sz w:val="24"/>
          <w:szCs w:val="24"/>
        </w:rPr>
        <w:t>3</w:t>
      </w:r>
      <w:r w:rsidR="0012595F">
        <w:rPr>
          <w:i/>
          <w:iCs/>
          <w:color w:val="767171" w:themeColor="background2" w:themeShade="80"/>
          <w:sz w:val="24"/>
          <w:szCs w:val="24"/>
        </w:rPr>
        <w:t>7</w:t>
      </w:r>
      <w:r w:rsidR="00BC7A36" w:rsidRPr="008A2E32">
        <w:rPr>
          <w:i/>
          <w:iCs/>
          <w:color w:val="767171" w:themeColor="background2" w:themeShade="80"/>
          <w:sz w:val="24"/>
          <w:szCs w:val="24"/>
        </w:rPr>
        <w:t>9</w:t>
      </w:r>
      <w:r w:rsidRPr="008A2E32">
        <w:rPr>
          <w:i/>
          <w:iCs/>
          <w:color w:val="767171" w:themeColor="background2" w:themeShade="80"/>
          <w:sz w:val="24"/>
          <w:szCs w:val="24"/>
        </w:rPr>
        <w:t xml:space="preserve"> words at present]</w:t>
      </w:r>
    </w:p>
    <w:p w14:paraId="087BBDF6" w14:textId="2F168245" w:rsidR="00BC7A36" w:rsidRDefault="00BC7A36" w:rsidP="00835C3A">
      <w:pPr>
        <w:spacing w:line="240" w:lineRule="auto"/>
        <w:jc w:val="both"/>
        <w:rPr>
          <w:sz w:val="24"/>
          <w:szCs w:val="24"/>
        </w:rPr>
      </w:pPr>
    </w:p>
    <w:p w14:paraId="0D9051E2" w14:textId="1BD59438" w:rsidR="008A2E32" w:rsidRDefault="008A2E32" w:rsidP="00835C3A">
      <w:pPr>
        <w:spacing w:line="240" w:lineRule="auto"/>
        <w:jc w:val="both"/>
        <w:rPr>
          <w:sz w:val="24"/>
          <w:szCs w:val="24"/>
        </w:rPr>
      </w:pPr>
      <w:r>
        <w:rPr>
          <w:sz w:val="24"/>
          <w:szCs w:val="24"/>
        </w:rPr>
        <w:lastRenderedPageBreak/>
        <w:t>Add - CNMAR, UK Participatory Research Network</w:t>
      </w:r>
    </w:p>
    <w:p w14:paraId="1189CE58" w14:textId="77777777" w:rsidR="008A2E32" w:rsidRDefault="008A2E32" w:rsidP="00835C3A">
      <w:pPr>
        <w:spacing w:line="240" w:lineRule="auto"/>
        <w:jc w:val="both"/>
        <w:rPr>
          <w:sz w:val="24"/>
          <w:szCs w:val="24"/>
        </w:rPr>
      </w:pPr>
    </w:p>
    <w:p w14:paraId="19E51642" w14:textId="2D68336E" w:rsidR="00BC7A36" w:rsidRDefault="00BC7A36" w:rsidP="00835C3A">
      <w:pPr>
        <w:spacing w:line="240" w:lineRule="auto"/>
        <w:jc w:val="both"/>
        <w:rPr>
          <w:sz w:val="24"/>
          <w:szCs w:val="24"/>
        </w:rPr>
      </w:pPr>
      <w:r w:rsidRPr="00BC7A36">
        <w:rPr>
          <w:sz w:val="24"/>
          <w:szCs w:val="24"/>
        </w:rPr>
        <w:t xml:space="preserve">In addition to the mentors named in this application, I have </w:t>
      </w:r>
      <w:r w:rsidR="008A2E32" w:rsidRPr="00BC7A36">
        <w:rPr>
          <w:sz w:val="24"/>
          <w:szCs w:val="24"/>
        </w:rPr>
        <w:t>several</w:t>
      </w:r>
      <w:r w:rsidRPr="00BC7A36">
        <w:rPr>
          <w:sz w:val="24"/>
          <w:szCs w:val="24"/>
        </w:rPr>
        <w:t xml:space="preserve"> other collaborations</w:t>
      </w:r>
      <w:r>
        <w:rPr>
          <w:sz w:val="24"/>
          <w:szCs w:val="24"/>
        </w:rPr>
        <w:t>:</w:t>
      </w:r>
    </w:p>
    <w:p w14:paraId="5EE59DA3" w14:textId="77777777" w:rsidR="00BC7A36" w:rsidRPr="00BC7A36" w:rsidRDefault="00BC7A36" w:rsidP="00835C3A">
      <w:pPr>
        <w:spacing w:line="240" w:lineRule="auto"/>
        <w:jc w:val="both"/>
        <w:rPr>
          <w:sz w:val="24"/>
          <w:szCs w:val="24"/>
        </w:rPr>
      </w:pPr>
    </w:p>
    <w:p w14:paraId="33F5A448" w14:textId="4876B778" w:rsidR="005D49DE" w:rsidRDefault="005D49DE" w:rsidP="00EA01DA">
      <w:pPr>
        <w:spacing w:line="360" w:lineRule="auto"/>
        <w:jc w:val="both"/>
        <w:rPr>
          <w:sz w:val="24"/>
          <w:szCs w:val="24"/>
        </w:rPr>
      </w:pPr>
      <w:commentRangeStart w:id="85"/>
      <w:r>
        <w:rPr>
          <w:sz w:val="24"/>
          <w:szCs w:val="24"/>
        </w:rPr>
        <w:t>National</w:t>
      </w:r>
      <w:commentRangeEnd w:id="85"/>
      <w:r w:rsidR="00EB45B7">
        <w:rPr>
          <w:rStyle w:val="CommentReference"/>
        </w:rPr>
        <w:commentReference w:id="85"/>
      </w:r>
      <w:r>
        <w:rPr>
          <w:sz w:val="24"/>
          <w:szCs w:val="24"/>
        </w:rPr>
        <w:t xml:space="preserve"> charities Teenage Cancer Trust and Young Lives vs Cancer were collaborators in my CDRF research. This </w:t>
      </w:r>
      <w:r w:rsidR="00EA01DA">
        <w:rPr>
          <w:sz w:val="24"/>
          <w:szCs w:val="24"/>
        </w:rPr>
        <w:t xml:space="preserve">aligned my work </w:t>
      </w:r>
      <w:r w:rsidR="00CA7638">
        <w:rPr>
          <w:sz w:val="24"/>
          <w:szCs w:val="24"/>
        </w:rPr>
        <w:t>with national priorities, and our relationship helped fully realise the impacts of the PhD for young people living with cancer and their families. I intend to maintain and develop the collaborative relationships I have with these charities, and specifically with Dr Louise Soanes, Teenage Cancer Trust Chief Nurse</w:t>
      </w:r>
      <w:r w:rsidR="00A5229C">
        <w:rPr>
          <w:sz w:val="24"/>
          <w:szCs w:val="24"/>
        </w:rPr>
        <w:t xml:space="preserve">, as part of </w:t>
      </w:r>
      <w:r w:rsidR="00F46FCE">
        <w:rPr>
          <w:sz w:val="24"/>
          <w:szCs w:val="24"/>
        </w:rPr>
        <w:t>my</w:t>
      </w:r>
      <w:r w:rsidR="00EA01DA">
        <w:rPr>
          <w:sz w:val="24"/>
          <w:szCs w:val="24"/>
        </w:rPr>
        <w:t xml:space="preserve"> </w:t>
      </w:r>
      <w:r w:rsidR="00A5229C">
        <w:rPr>
          <w:sz w:val="24"/>
          <w:szCs w:val="24"/>
        </w:rPr>
        <w:t>patient and public involvement</w:t>
      </w:r>
      <w:r w:rsidR="00F46FCE">
        <w:rPr>
          <w:sz w:val="24"/>
          <w:szCs w:val="24"/>
        </w:rPr>
        <w:t xml:space="preserve"> strategy.</w:t>
      </w:r>
    </w:p>
    <w:p w14:paraId="3E5A8428" w14:textId="2E4F77FA" w:rsidR="008C0F51" w:rsidRPr="008C0F51" w:rsidRDefault="008C0F51" w:rsidP="008C0F51">
      <w:pPr>
        <w:spacing w:line="360" w:lineRule="auto"/>
        <w:jc w:val="both"/>
        <w:rPr>
          <w:sz w:val="24"/>
          <w:szCs w:val="24"/>
        </w:rPr>
      </w:pPr>
      <w:r w:rsidRPr="008C0F51">
        <w:rPr>
          <w:sz w:val="24"/>
          <w:szCs w:val="24"/>
        </w:rPr>
        <w:t>Young adults and parents who volunteered as co-researchers throughout my PhD research</w:t>
      </w:r>
      <w:r w:rsidR="00484C3E">
        <w:rPr>
          <w:sz w:val="24"/>
          <w:szCs w:val="24"/>
        </w:rPr>
        <w:t>,</w:t>
      </w:r>
      <w:r w:rsidRPr="008C0F51">
        <w:rPr>
          <w:sz w:val="24"/>
          <w:szCs w:val="24"/>
        </w:rPr>
        <w:t xml:space="preserve"> continue to express interest in future research collaborations. Given its success, I intend to embed an engaged, Community-of-Inquiry (</w:t>
      </w:r>
      <w:proofErr w:type="spellStart"/>
      <w:r w:rsidRPr="008C0F51">
        <w:rPr>
          <w:sz w:val="24"/>
          <w:szCs w:val="24"/>
        </w:rPr>
        <w:t>CoI</w:t>
      </w:r>
      <w:proofErr w:type="spellEnd"/>
      <w:r w:rsidRPr="008C0F51">
        <w:rPr>
          <w:sz w:val="24"/>
          <w:szCs w:val="24"/>
        </w:rPr>
        <w:t xml:space="preserve">) approach within my post-doctoral work and would seek to re-engage members of the </w:t>
      </w:r>
      <w:proofErr w:type="spellStart"/>
      <w:r w:rsidRPr="008C0F51">
        <w:rPr>
          <w:sz w:val="24"/>
          <w:szCs w:val="24"/>
        </w:rPr>
        <w:t>CoI</w:t>
      </w:r>
      <w:proofErr w:type="spellEnd"/>
      <w:r w:rsidRPr="008C0F51">
        <w:rPr>
          <w:sz w:val="24"/>
          <w:szCs w:val="24"/>
        </w:rPr>
        <w:t>, as well as invite new members to join</w:t>
      </w:r>
      <w:r w:rsidR="00F46FCE">
        <w:rPr>
          <w:sz w:val="24"/>
          <w:szCs w:val="24"/>
        </w:rPr>
        <w:t>,</w:t>
      </w:r>
      <w:r>
        <w:rPr>
          <w:sz w:val="24"/>
          <w:szCs w:val="24"/>
        </w:rPr>
        <w:t xml:space="preserve"> as part of the ACAF preparation</w:t>
      </w:r>
      <w:r w:rsidR="00143432">
        <w:rPr>
          <w:sz w:val="24"/>
          <w:szCs w:val="24"/>
        </w:rPr>
        <w:t>,</w:t>
      </w:r>
      <w:r w:rsidR="00484C3E">
        <w:rPr>
          <w:sz w:val="24"/>
          <w:szCs w:val="24"/>
        </w:rPr>
        <w:t xml:space="preserve"> to help refine the research questions and study design.</w:t>
      </w:r>
    </w:p>
    <w:p w14:paraId="417565BF" w14:textId="7AEA6DE1" w:rsidR="00CA7638" w:rsidRDefault="00CA7638" w:rsidP="00EA01DA">
      <w:pPr>
        <w:spacing w:line="360" w:lineRule="auto"/>
        <w:jc w:val="both"/>
        <w:rPr>
          <w:sz w:val="24"/>
          <w:szCs w:val="24"/>
        </w:rPr>
      </w:pPr>
      <w:r>
        <w:rPr>
          <w:sz w:val="24"/>
          <w:szCs w:val="24"/>
        </w:rPr>
        <w:t>I have, in addition, the support and commitment of Professor Rosalind Raine, head of UCL’s Centre for Applied Health Research</w:t>
      </w:r>
      <w:r w:rsidR="00DA56E5">
        <w:rPr>
          <w:sz w:val="24"/>
          <w:szCs w:val="24"/>
        </w:rPr>
        <w:t xml:space="preserve">, </w:t>
      </w:r>
      <w:r>
        <w:rPr>
          <w:sz w:val="24"/>
          <w:szCs w:val="24"/>
        </w:rPr>
        <w:t xml:space="preserve">Director of the NIHR ARC North Thames </w:t>
      </w:r>
      <w:r w:rsidR="00DA56E5">
        <w:rPr>
          <w:sz w:val="24"/>
          <w:szCs w:val="24"/>
        </w:rPr>
        <w:t xml:space="preserve">and NIHR Senior Investigator </w:t>
      </w:r>
      <w:r>
        <w:rPr>
          <w:sz w:val="24"/>
          <w:szCs w:val="24"/>
        </w:rPr>
        <w:t xml:space="preserve">in preparing an application for ACAF funding. With her expertise in the framing of </w:t>
      </w:r>
      <w:r w:rsidR="008C0F51">
        <w:rPr>
          <w:sz w:val="24"/>
          <w:szCs w:val="24"/>
        </w:rPr>
        <w:t xml:space="preserve">responsive and innovative </w:t>
      </w:r>
      <w:r>
        <w:rPr>
          <w:sz w:val="24"/>
          <w:szCs w:val="24"/>
        </w:rPr>
        <w:t>research for public benefit</w:t>
      </w:r>
      <w:r w:rsidR="00A5229C">
        <w:rPr>
          <w:sz w:val="24"/>
          <w:szCs w:val="24"/>
        </w:rPr>
        <w:t xml:space="preserve">, </w:t>
      </w:r>
      <w:r>
        <w:rPr>
          <w:sz w:val="24"/>
          <w:szCs w:val="24"/>
        </w:rPr>
        <w:t xml:space="preserve">facilitation of </w:t>
      </w:r>
      <w:r w:rsidR="00484C3E">
        <w:rPr>
          <w:sz w:val="24"/>
          <w:szCs w:val="24"/>
        </w:rPr>
        <w:t xml:space="preserve">my </w:t>
      </w:r>
      <w:r>
        <w:rPr>
          <w:sz w:val="24"/>
          <w:szCs w:val="24"/>
        </w:rPr>
        <w:t>access to the methodological expertise of other</w:t>
      </w:r>
      <w:r w:rsidR="00A5229C">
        <w:rPr>
          <w:sz w:val="24"/>
          <w:szCs w:val="24"/>
        </w:rPr>
        <w:t>s</w:t>
      </w:r>
      <w:r w:rsidR="002F6145">
        <w:rPr>
          <w:sz w:val="24"/>
          <w:szCs w:val="24"/>
        </w:rPr>
        <w:t>,</w:t>
      </w:r>
      <w:r w:rsidR="00A5229C">
        <w:rPr>
          <w:sz w:val="24"/>
          <w:szCs w:val="24"/>
        </w:rPr>
        <w:t xml:space="preserve"> and her </w:t>
      </w:r>
      <w:r w:rsidR="002F6145">
        <w:rPr>
          <w:sz w:val="24"/>
          <w:szCs w:val="24"/>
        </w:rPr>
        <w:t>in-depth</w:t>
      </w:r>
      <w:r w:rsidR="00A5229C">
        <w:rPr>
          <w:sz w:val="24"/>
          <w:szCs w:val="24"/>
        </w:rPr>
        <w:t xml:space="preserve"> understanding of my work and interests, I will gain from her knowledge and experience. Prof Raine was my primary PhD supervisor. </w:t>
      </w:r>
    </w:p>
    <w:p w14:paraId="57F0D5A6" w14:textId="2ED39F7A" w:rsidR="00A5229C" w:rsidRDefault="00A5229C" w:rsidP="008A2E32">
      <w:pPr>
        <w:spacing w:line="360" w:lineRule="auto"/>
        <w:jc w:val="both"/>
        <w:rPr>
          <w:sz w:val="24"/>
          <w:szCs w:val="24"/>
        </w:rPr>
      </w:pPr>
      <w:r>
        <w:rPr>
          <w:sz w:val="24"/>
          <w:szCs w:val="24"/>
        </w:rPr>
        <w:t xml:space="preserve">I will maintain </w:t>
      </w:r>
      <w:r w:rsidR="00EA01DA">
        <w:rPr>
          <w:sz w:val="24"/>
          <w:szCs w:val="24"/>
        </w:rPr>
        <w:t>regular contact</w:t>
      </w:r>
      <w:r>
        <w:rPr>
          <w:sz w:val="24"/>
          <w:szCs w:val="24"/>
        </w:rPr>
        <w:t xml:space="preserve"> with other members of my doctoral supervisory panel who continue to support my clinical academic development</w:t>
      </w:r>
      <w:r w:rsidR="00EA01DA">
        <w:rPr>
          <w:sz w:val="24"/>
          <w:szCs w:val="24"/>
        </w:rPr>
        <w:t xml:space="preserve"> and with whom I collaborate in smaller projects:</w:t>
      </w:r>
      <w:r>
        <w:rPr>
          <w:sz w:val="24"/>
          <w:szCs w:val="24"/>
        </w:rPr>
        <w:t xml:space="preserve"> Prof Faith Gibson, </w:t>
      </w:r>
      <w:r w:rsidR="008A2E32" w:rsidRPr="008A2E32">
        <w:rPr>
          <w:sz w:val="24"/>
          <w:szCs w:val="24"/>
        </w:rPr>
        <w:t>Professor of Child Health and Cancer Care, School of Health Sciences, University of Surrey</w:t>
      </w:r>
      <w:r w:rsidR="008A2E32">
        <w:rPr>
          <w:sz w:val="24"/>
          <w:szCs w:val="24"/>
        </w:rPr>
        <w:t xml:space="preserve"> &amp; </w:t>
      </w:r>
      <w:r w:rsidR="008A2E32" w:rsidRPr="008A2E32">
        <w:rPr>
          <w:sz w:val="24"/>
          <w:szCs w:val="24"/>
        </w:rPr>
        <w:t>Director of Research-Nursing and Allied Health, Lead of, Centre for Outcomes and Experience Research in Children’s Health, Illness and Disability (ORCHID), Great Ormond Street Hospital for Children NHS Foundation Trust</w:t>
      </w:r>
      <w:r>
        <w:rPr>
          <w:sz w:val="24"/>
          <w:szCs w:val="24"/>
        </w:rPr>
        <w:t xml:space="preserve">; Dr Silvie Cooper, </w:t>
      </w:r>
      <w:r w:rsidR="0012595F">
        <w:rPr>
          <w:sz w:val="24"/>
          <w:szCs w:val="24"/>
        </w:rPr>
        <w:t xml:space="preserve">Senior Lecturer, Department of Applied Health Research </w:t>
      </w:r>
      <w:r>
        <w:rPr>
          <w:sz w:val="24"/>
          <w:szCs w:val="24"/>
        </w:rPr>
        <w:t xml:space="preserve">UCL and Dr Rachel M Taylor, </w:t>
      </w:r>
      <w:r w:rsidR="0012595F">
        <w:rPr>
          <w:sz w:val="24"/>
          <w:szCs w:val="24"/>
        </w:rPr>
        <w:t>Director of the Centre for Nurse, Midwife, AHP and HCS Led Research and NIHR 70@70 Alumnus.</w:t>
      </w:r>
    </w:p>
    <w:p w14:paraId="31AA1A28" w14:textId="4E6A60AF" w:rsidR="00EA01DA" w:rsidRDefault="00EA01DA" w:rsidP="00EA01DA">
      <w:pPr>
        <w:spacing w:line="360" w:lineRule="auto"/>
        <w:jc w:val="both"/>
        <w:rPr>
          <w:sz w:val="24"/>
          <w:szCs w:val="24"/>
        </w:rPr>
      </w:pPr>
      <w:r>
        <w:rPr>
          <w:sz w:val="24"/>
          <w:szCs w:val="24"/>
        </w:rPr>
        <w:lastRenderedPageBreak/>
        <w:t xml:space="preserve">Furthermore, I have re-engaged with the NIHR RRS service so that I will benefit from independent review and critique of my developing ACAF </w:t>
      </w:r>
      <w:ins w:id="86" w:author="Jill Russell" w:date="2024-03-22T12:57:00Z">
        <w:r w:rsidR="00904B13">
          <w:rPr>
            <w:sz w:val="24"/>
            <w:szCs w:val="24"/>
          </w:rPr>
          <w:t>application</w:t>
        </w:r>
      </w:ins>
      <w:del w:id="87" w:author="Jill Russell" w:date="2024-03-22T12:57:00Z">
        <w:r w:rsidDel="00904B13">
          <w:rPr>
            <w:sz w:val="24"/>
            <w:szCs w:val="24"/>
          </w:rPr>
          <w:delText>research protocol</w:delText>
        </w:r>
      </w:del>
      <w:r>
        <w:rPr>
          <w:sz w:val="24"/>
          <w:szCs w:val="24"/>
        </w:rPr>
        <w:t>.</w:t>
      </w:r>
    </w:p>
    <w:p w14:paraId="2DCB4800" w14:textId="77777777" w:rsidR="00A5229C" w:rsidRPr="00835C3A" w:rsidRDefault="00A5229C" w:rsidP="00835C3A">
      <w:pPr>
        <w:spacing w:line="240" w:lineRule="auto"/>
        <w:jc w:val="both"/>
        <w:rPr>
          <w:sz w:val="24"/>
          <w:szCs w:val="24"/>
        </w:rPr>
      </w:pPr>
    </w:p>
    <w:p w14:paraId="730EED5B" w14:textId="75572F9D" w:rsidR="00835C3A" w:rsidRPr="008C0F51" w:rsidRDefault="00835C3A" w:rsidP="008C0F51">
      <w:pPr>
        <w:pStyle w:val="ListParagraph"/>
        <w:numPr>
          <w:ilvl w:val="0"/>
          <w:numId w:val="6"/>
        </w:numPr>
        <w:spacing w:line="360" w:lineRule="auto"/>
        <w:jc w:val="both"/>
        <w:rPr>
          <w:b/>
          <w:bCs/>
          <w:sz w:val="24"/>
          <w:szCs w:val="24"/>
        </w:rPr>
      </w:pPr>
      <w:r w:rsidRPr="008C0F51">
        <w:rPr>
          <w:b/>
          <w:bCs/>
          <w:sz w:val="24"/>
          <w:szCs w:val="24"/>
        </w:rPr>
        <w:t xml:space="preserve">Host Organisation Support Statement – </w:t>
      </w:r>
      <w:r w:rsidRPr="008C0F51">
        <w:rPr>
          <w:b/>
          <w:bCs/>
          <w:color w:val="FF0000"/>
          <w:sz w:val="24"/>
          <w:szCs w:val="24"/>
        </w:rPr>
        <w:t>RM Taylor</w:t>
      </w:r>
    </w:p>
    <w:p w14:paraId="1EB4B36C" w14:textId="47786ADA" w:rsidR="00835C3A" w:rsidRDefault="00835C3A" w:rsidP="00835C3A">
      <w:pPr>
        <w:spacing w:line="240" w:lineRule="auto"/>
        <w:jc w:val="both"/>
        <w:rPr>
          <w:i/>
          <w:iCs/>
          <w:sz w:val="24"/>
          <w:szCs w:val="24"/>
        </w:rPr>
      </w:pPr>
      <w:r w:rsidRPr="00835C3A">
        <w:rPr>
          <w:i/>
          <w:iCs/>
          <w:sz w:val="24"/>
          <w:szCs w:val="24"/>
        </w:rPr>
        <w:t>The statement is completed by the host organisation Head of Department and should detail how the organisation is going to support the applicant to prepare their application for NIHR career development funding.</w:t>
      </w:r>
    </w:p>
    <w:p w14:paraId="54F4D8B3" w14:textId="502EF8BB" w:rsidR="00143432" w:rsidRPr="00143432" w:rsidRDefault="00143432" w:rsidP="00143432">
      <w:pPr>
        <w:spacing w:line="240" w:lineRule="auto"/>
        <w:jc w:val="both"/>
        <w:rPr>
          <w:sz w:val="24"/>
          <w:szCs w:val="24"/>
        </w:rPr>
      </w:pPr>
      <w:r w:rsidRPr="00143432">
        <w:rPr>
          <w:sz w:val="24"/>
          <w:szCs w:val="24"/>
        </w:rPr>
        <w:t>Demonstrate track record of the host department in training and supporting people who have gone on to develop successful academic careers.</w:t>
      </w:r>
    </w:p>
    <w:p w14:paraId="71A8108C" w14:textId="77777777" w:rsidR="00143432" w:rsidRPr="00835C3A" w:rsidRDefault="00143432" w:rsidP="00835C3A">
      <w:pPr>
        <w:spacing w:line="240" w:lineRule="auto"/>
        <w:jc w:val="both"/>
        <w:rPr>
          <w:i/>
          <w:iCs/>
          <w:sz w:val="24"/>
          <w:szCs w:val="24"/>
        </w:rPr>
      </w:pPr>
    </w:p>
    <w:p w14:paraId="38E87A54" w14:textId="77777777" w:rsidR="008C0F51" w:rsidRPr="008C0F51" w:rsidRDefault="008C0F51" w:rsidP="008C0F51">
      <w:pPr>
        <w:pStyle w:val="ListParagraph"/>
        <w:numPr>
          <w:ilvl w:val="0"/>
          <w:numId w:val="6"/>
        </w:numPr>
        <w:shd w:val="clear" w:color="auto" w:fill="FFFFFF"/>
        <w:spacing w:before="100" w:beforeAutospacing="1" w:after="100" w:afterAutospacing="1" w:line="240" w:lineRule="auto"/>
        <w:textAlignment w:val="baseline"/>
        <w:outlineLvl w:val="2"/>
        <w:rPr>
          <w:rFonts w:eastAsia="Times New Roman" w:cstheme="minorHAnsi"/>
          <w:b/>
          <w:bCs/>
          <w:sz w:val="24"/>
          <w:szCs w:val="24"/>
          <w:lang w:eastAsia="en-GB"/>
        </w:rPr>
      </w:pPr>
      <w:r w:rsidRPr="008C0F51">
        <w:rPr>
          <w:rFonts w:eastAsia="Times New Roman" w:cstheme="minorHAnsi"/>
          <w:b/>
          <w:bCs/>
          <w:sz w:val="24"/>
          <w:szCs w:val="24"/>
          <w:lang w:eastAsia="en-GB"/>
        </w:rPr>
        <w:t>Detailed Budget</w:t>
      </w:r>
    </w:p>
    <w:p w14:paraId="49A9C1E8"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The finance section should provide a breakdown of costs associated with undertaking the award as described in the proposal.</w:t>
      </w:r>
    </w:p>
    <w:p w14:paraId="1080AF82"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This section must be completed by the Applicant in conjunction with the Research Support Office or Finance Office at the host organisation.</w:t>
      </w:r>
    </w:p>
    <w:p w14:paraId="33D9D9FB"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General Information</w:t>
      </w:r>
    </w:p>
    <w:p w14:paraId="478C3E29"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The information entered in this section should provide an analysis of the total funds requested to prepare the planned application for NIHR career development funding and should be based on current prices. These costs will be used to assess value for money.</w:t>
      </w:r>
    </w:p>
    <w:p w14:paraId="6A398BC6"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It is in the best interest to undertake a thorough, realistic and accurate costing. You must provide a clear and full justification for all costs.</w:t>
      </w:r>
    </w:p>
    <w:p w14:paraId="3CB425D0"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Costs must be provided at current prices. An adjustment for inflation will be made annually thereafter at rates set by DHSC. Whilst allowances for incremental increases should be included on the form, nationally or locally agreed pay increases should be excluded.</w:t>
      </w:r>
    </w:p>
    <w:p w14:paraId="661B7234"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Years should be calculated starting from the anticipated start date of the proposed award.</w:t>
      </w:r>
    </w:p>
    <w:p w14:paraId="45F92655"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Further itemisation of costs and methods of calculation may be requested to support the application at a later date.</w:t>
      </w:r>
    </w:p>
    <w:p w14:paraId="024064DF"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Payments will be made to the contracted organisation only and the contracted organisation will be responsible for passing on any money due to their partner organisation/s.</w:t>
      </w:r>
    </w:p>
    <w:p w14:paraId="7B6A7841"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Appropriate sub-contracts must be put in place for any element of the award which is to be paid to another organisation.</w:t>
      </w:r>
    </w:p>
    <w:p w14:paraId="3E944D20"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All applications are expected to have appropriate NHS, HEI, commercial and other partner organisation input into the finance section of the application form.</w:t>
      </w:r>
    </w:p>
    <w:p w14:paraId="5A5FAA9A" w14:textId="77777777" w:rsidR="008C0F51" w:rsidRPr="00143432" w:rsidRDefault="008C0F51" w:rsidP="008C0F51">
      <w:pPr>
        <w:numPr>
          <w:ilvl w:val="0"/>
          <w:numId w:val="8"/>
        </w:num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There is no need to individually itemise costs where the total is below £1,000.</w:t>
      </w:r>
    </w:p>
    <w:p w14:paraId="2320B7F4"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lastRenderedPageBreak/>
        <w:t>Information on different types of organisation</w:t>
      </w:r>
    </w:p>
    <w:p w14:paraId="393DD598"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This award does not cover Full Economic Costs therefore all prices should be entered at, and will be paid at, 100% regardless of the type of organisation (NHS, HEI or Other).</w:t>
      </w:r>
    </w:p>
    <w:p w14:paraId="14380CC7"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color w:val="808080" w:themeColor="background1" w:themeShade="80"/>
          <w:sz w:val="24"/>
          <w:szCs w:val="24"/>
          <w:lang w:eastAsia="en-GB"/>
        </w:rPr>
      </w:pPr>
      <w:r w:rsidRPr="00143432">
        <w:rPr>
          <w:rFonts w:eastAsia="Times New Roman" w:cstheme="minorHAnsi"/>
          <w:color w:val="808080" w:themeColor="background1" w:themeShade="80"/>
          <w:sz w:val="24"/>
          <w:szCs w:val="24"/>
          <w:lang w:eastAsia="en-GB"/>
        </w:rPr>
        <w:t>If the Employing host organisation is a Higher Education Institution, please select the Other option when entering the Type of Cost to prevent costs being submitted at 80%.</w:t>
      </w:r>
    </w:p>
    <w:p w14:paraId="454ED8A1" w14:textId="77777777" w:rsidR="008C0F51" w:rsidRPr="008C0F51" w:rsidRDefault="008C0F51" w:rsidP="008C0F51">
      <w:pPr>
        <w:pStyle w:val="ListParagraph"/>
        <w:numPr>
          <w:ilvl w:val="0"/>
          <w:numId w:val="6"/>
        </w:numPr>
        <w:shd w:val="clear" w:color="auto" w:fill="FFFFFF"/>
        <w:spacing w:before="100" w:beforeAutospacing="1" w:after="100" w:afterAutospacing="1" w:line="240" w:lineRule="auto"/>
        <w:textAlignment w:val="baseline"/>
        <w:outlineLvl w:val="2"/>
        <w:rPr>
          <w:rFonts w:eastAsia="Times New Roman" w:cstheme="minorHAnsi"/>
          <w:b/>
          <w:bCs/>
          <w:sz w:val="24"/>
          <w:szCs w:val="24"/>
          <w:lang w:eastAsia="en-GB"/>
        </w:rPr>
      </w:pPr>
      <w:r w:rsidRPr="008C0F51">
        <w:rPr>
          <w:rFonts w:eastAsia="Times New Roman" w:cstheme="minorHAnsi"/>
          <w:b/>
          <w:bCs/>
          <w:sz w:val="24"/>
          <w:szCs w:val="24"/>
          <w:lang w:eastAsia="en-GB"/>
        </w:rPr>
        <w:t>Direct Costs</w:t>
      </w:r>
    </w:p>
    <w:p w14:paraId="7CD96403"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These are the costs that are specific to the Pre-Application Support Fund, which will be charged as the amount actually spent and can be supported by an audit record.</w:t>
      </w:r>
    </w:p>
    <w:p w14:paraId="3ADECAE4"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They can comprise:</w:t>
      </w:r>
    </w:p>
    <w:p w14:paraId="101A53CA"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I) Salary Costs. This section includes any contribution to salary costs for the applicant to buy out the necessary time to prepare an application. Salary figures should be calculated using the current annual costs, %WTE and number of months funding is requested for. These should all be clearly outlined within the justification section.</w:t>
      </w:r>
    </w:p>
    <w:p w14:paraId="5D0D2062" w14:textId="33E7947B"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II) Travel, Subsistence and Dissemination costs. This section includes journey costs, subsistence and dissemination costs, including conference fees. Where applicable, you may include the travel and subsistence costs relating to meetings with supervisors.</w:t>
      </w:r>
    </w:p>
    <w:p w14:paraId="17C2B8E5"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There is a £1,000 limit on the amount that can be spent on conference related costs (including all related travel and subsistence as well as conference fees).</w:t>
      </w:r>
    </w:p>
    <w:p w14:paraId="243BD806"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III) Training and Development. Please itemise and describe fully the costs associated with training and development. Please provide estimates if exact costs are not available at the time of application. Any travel and subsistence associated with training and development should not be included here and should be included in the travel section of the form.</w:t>
      </w:r>
    </w:p>
    <w:p w14:paraId="26DB25D0"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Details of mentorship/supervision or PPI costs up to £3,000 should be included here under Other.</w:t>
      </w:r>
    </w:p>
    <w:p w14:paraId="404668EA" w14:textId="77777777" w:rsidR="008C0F51" w:rsidRPr="00143432"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IV) Other Costs. Additional support required to submit an application that extends beyond the other cost</w:t>
      </w:r>
      <w:r w:rsidRPr="00143432">
        <w:rPr>
          <w:rFonts w:eastAsia="Times New Roman" w:cstheme="minorHAnsi"/>
          <w:i/>
          <w:iCs/>
          <w:color w:val="808080" w:themeColor="background1" w:themeShade="80"/>
          <w:sz w:val="24"/>
          <w:szCs w:val="24"/>
          <w:lang w:eastAsia="en-GB"/>
        </w:rPr>
        <w:br/>
        <w:t>headings available can be requested here. A clear justification and breakdown for how costs have been calculated should be provided. Costs must be provided at current prices.</w:t>
      </w:r>
    </w:p>
    <w:p w14:paraId="031698A2" w14:textId="6D8F67CC" w:rsidR="00773D5F" w:rsidRPr="0012595F" w:rsidRDefault="008C0F51" w:rsidP="008C0F51">
      <w:pPr>
        <w:shd w:val="clear" w:color="auto" w:fill="FFFFFF"/>
        <w:spacing w:before="100" w:beforeAutospacing="1" w:after="100" w:afterAutospacing="1" w:line="240" w:lineRule="auto"/>
        <w:textAlignment w:val="baseline"/>
        <w:outlineLvl w:val="2"/>
        <w:rPr>
          <w:rFonts w:eastAsia="Times New Roman" w:cstheme="minorHAnsi"/>
          <w:i/>
          <w:iCs/>
          <w:color w:val="808080" w:themeColor="background1" w:themeShade="80"/>
          <w:sz w:val="24"/>
          <w:szCs w:val="24"/>
          <w:lang w:eastAsia="en-GB"/>
        </w:rPr>
      </w:pPr>
      <w:r w:rsidRPr="00143432">
        <w:rPr>
          <w:rFonts w:eastAsia="Times New Roman" w:cstheme="minorHAnsi"/>
          <w:i/>
          <w:iCs/>
          <w:color w:val="808080" w:themeColor="background1" w:themeShade="80"/>
          <w:sz w:val="24"/>
          <w:szCs w:val="24"/>
          <w:lang w:eastAsia="en-GB"/>
        </w:rPr>
        <w:t>It is expected the total value of other costs requested will not exceed £20,000. All support requested will need to be additional costs directly associated with preparing an application for an NIHR career development scheme.</w:t>
      </w:r>
    </w:p>
    <w:sectPr w:rsidR="00773D5F" w:rsidRPr="0012595F">
      <w:footerReference w:type="default" r:id="rId2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Jill Russell" w:date="2024-03-22T12:00:00Z" w:initials="JR">
    <w:p w14:paraId="4594CD0F" w14:textId="77777777" w:rsidR="00904B13" w:rsidRDefault="00904B13" w:rsidP="007F1A20">
      <w:r>
        <w:rPr>
          <w:rStyle w:val="CommentReference"/>
        </w:rPr>
        <w:annotationRef/>
      </w:r>
      <w:r>
        <w:rPr>
          <w:color w:val="000000"/>
          <w:sz w:val="20"/>
          <w:szCs w:val="20"/>
        </w:rPr>
        <w:t>specify what this was?</w:t>
      </w:r>
    </w:p>
  </w:comment>
  <w:comment w:id="8" w:author="Jill Russell" w:date="2024-03-22T12:02:00Z" w:initials="JR">
    <w:p w14:paraId="23621249" w14:textId="77777777" w:rsidR="00904B13" w:rsidRDefault="00904B13" w:rsidP="00330A57">
      <w:r>
        <w:rPr>
          <w:rStyle w:val="CommentReference"/>
        </w:rPr>
        <w:annotationRef/>
      </w:r>
      <w:r>
        <w:rPr>
          <w:color w:val="000000"/>
          <w:sz w:val="20"/>
          <w:szCs w:val="20"/>
        </w:rPr>
        <w:t>spell out first time you use this</w:t>
      </w:r>
    </w:p>
  </w:comment>
  <w:comment w:id="9" w:author="Jill Russell" w:date="2024-03-22T12:03:00Z" w:initials="JR">
    <w:p w14:paraId="702AF129" w14:textId="77777777" w:rsidR="00904B13" w:rsidRDefault="00904B13" w:rsidP="00220C23">
      <w:r>
        <w:rPr>
          <w:rStyle w:val="CommentReference"/>
        </w:rPr>
        <w:annotationRef/>
      </w:r>
      <w:r>
        <w:rPr>
          <w:color w:val="000000"/>
          <w:sz w:val="20"/>
          <w:szCs w:val="20"/>
        </w:rPr>
        <w:t>This is a bit confusing as it’s not clear from the previous sentence that this was an evaluation..?  Or was there an evaluation of the implementation project?</w:t>
      </w:r>
    </w:p>
  </w:comment>
  <w:comment w:id="6" w:author="Jill Russell" w:date="2024-03-22T12:24:00Z" w:initials="JR">
    <w:p w14:paraId="1535F32A" w14:textId="77777777" w:rsidR="00904B13" w:rsidRDefault="00904B13" w:rsidP="009266C3">
      <w:r>
        <w:rPr>
          <w:rStyle w:val="CommentReference"/>
        </w:rPr>
        <w:annotationRef/>
      </w:r>
      <w:r>
        <w:rPr>
          <w:color w:val="000000"/>
          <w:sz w:val="20"/>
          <w:szCs w:val="20"/>
        </w:rPr>
        <w:t>If you need to lose more words you could perhaps condense these paragraphs into one about developing your research skills in participatory inquiry through various service evaluation/development projects between 2011-18.</w:t>
      </w:r>
    </w:p>
  </w:comment>
  <w:comment w:id="15" w:author="Jill Russell" w:date="2024-03-22T12:30:00Z" w:initials="JR">
    <w:p w14:paraId="7B07D0D1" w14:textId="77777777" w:rsidR="00904B13" w:rsidRDefault="00904B13" w:rsidP="00770CB5">
      <w:r>
        <w:rPr>
          <w:rStyle w:val="CommentReference"/>
        </w:rPr>
        <w:annotationRef/>
      </w:r>
      <w:r>
        <w:rPr>
          <w:color w:val="000000"/>
          <w:sz w:val="20"/>
          <w:szCs w:val="20"/>
        </w:rPr>
        <w:t>could omit if trying to lose words…?</w:t>
      </w:r>
    </w:p>
  </w:comment>
  <w:comment w:id="18" w:author="Jill Russell" w:date="2024-03-22T13:17:00Z" w:initials="JR">
    <w:p w14:paraId="70FC1A6D" w14:textId="77777777" w:rsidR="00904B13" w:rsidRDefault="00904B13" w:rsidP="00E619C5">
      <w:r>
        <w:rPr>
          <w:rStyle w:val="CommentReference"/>
        </w:rPr>
        <w:annotationRef/>
      </w:r>
      <w:r>
        <w:rPr>
          <w:sz w:val="20"/>
          <w:szCs w:val="20"/>
        </w:rPr>
        <w:t xml:space="preserve">I’m wondering whether you can do more here to ‘big up’ just how innovative your PhD work was in terms of demonstrating in practice a more egalitarian research practice, and how important it is for pioneers like you to develop the possibilities for democratising research further (and NIHR’s interest in this sort of direction of travel, on paper at least!).  </w:t>
      </w:r>
    </w:p>
    <w:p w14:paraId="128EA9E8" w14:textId="77777777" w:rsidR="00904B13" w:rsidRDefault="00904B13" w:rsidP="00E619C5"/>
    <w:p w14:paraId="18EDA674" w14:textId="77777777" w:rsidR="00904B13" w:rsidRDefault="00904B13" w:rsidP="00E619C5">
      <w:r>
        <w:rPr>
          <w:sz w:val="20"/>
          <w:szCs w:val="20"/>
        </w:rPr>
        <w:t>Another thought that occurs to me is that it might be good to somewhere, somehow mention a focus on EDI as part of how you want to develop your ACAF application…? And even perhaps includes some training on this.  Just thinking about NIHR priorities here.</w:t>
      </w:r>
    </w:p>
  </w:comment>
  <w:comment w:id="29" w:author="Georgia Black" w:date="2024-03-21T15:30:00Z" w:initials="GB">
    <w:p w14:paraId="4BD249BF" w14:textId="04A5BB76" w:rsidR="0016232F" w:rsidRDefault="0016232F" w:rsidP="0016232F">
      <w:pPr>
        <w:pStyle w:val="CommentText"/>
      </w:pPr>
      <w:r>
        <w:rPr>
          <w:rStyle w:val="CommentReference"/>
        </w:rPr>
        <w:annotationRef/>
      </w:r>
      <w:r>
        <w:t>Maybe say what they are?</w:t>
      </w:r>
    </w:p>
  </w:comment>
  <w:comment w:id="35" w:author="Georgia Black" w:date="2024-03-21T15:34:00Z" w:initials="GB">
    <w:p w14:paraId="189E5B88" w14:textId="77777777" w:rsidR="00101365" w:rsidRDefault="00425795" w:rsidP="00101365">
      <w:pPr>
        <w:pStyle w:val="CommentText"/>
      </w:pPr>
      <w:r>
        <w:rPr>
          <w:rStyle w:val="CommentReference"/>
        </w:rPr>
        <w:annotationRef/>
      </w:r>
      <w:r w:rsidR="00101365">
        <w:t>Cut this bit and/or move bits to your ‘Research Career’ section</w:t>
      </w:r>
    </w:p>
  </w:comment>
  <w:comment w:id="36" w:author="A Finch" w:date="2024-03-22T09:50:00Z" w:initials="AF">
    <w:p w14:paraId="185A26D0" w14:textId="77777777" w:rsidR="008173E4" w:rsidRDefault="008173E4" w:rsidP="008173E4">
      <w:pPr>
        <w:pStyle w:val="CommentText"/>
      </w:pPr>
      <w:r>
        <w:rPr>
          <w:rStyle w:val="CommentReference"/>
        </w:rPr>
        <w:annotationRef/>
      </w:r>
      <w:r>
        <w:t>I don’t have the word count to!</w:t>
      </w:r>
    </w:p>
  </w:comment>
  <w:comment w:id="37" w:author="Jill Russell" w:date="2024-03-22T13:26:00Z" w:initials="JR">
    <w:p w14:paraId="772E0C43" w14:textId="77777777" w:rsidR="00AE7AB5" w:rsidRDefault="00AE7AB5" w:rsidP="007F2610">
      <w:r>
        <w:rPr>
          <w:rStyle w:val="CommentReference"/>
        </w:rPr>
        <w:annotationRef/>
      </w:r>
      <w:r>
        <w:rPr>
          <w:color w:val="000000"/>
          <w:sz w:val="20"/>
          <w:szCs w:val="20"/>
        </w:rPr>
        <w:t>I think Georgia’s suggestion of cutting this bit is fine, and will help with losing words! You don’t need to put it in the research career section.</w:t>
      </w:r>
    </w:p>
  </w:comment>
  <w:comment w:id="45" w:author="Georgia Black" w:date="2024-03-21T15:30:00Z" w:initials="GB">
    <w:p w14:paraId="62C77B8E" w14:textId="6AFF4BF3" w:rsidR="008571BB" w:rsidRDefault="008571BB" w:rsidP="008571BB">
      <w:pPr>
        <w:pStyle w:val="CommentText"/>
      </w:pPr>
      <w:r>
        <w:rPr>
          <w:rStyle w:val="CommentReference"/>
        </w:rPr>
        <w:annotationRef/>
      </w:r>
      <w:r>
        <w:t>Maybe say what they are?</w:t>
      </w:r>
    </w:p>
  </w:comment>
  <w:comment w:id="50" w:author="Georgia Black" w:date="2024-03-21T15:38:00Z" w:initials="GB">
    <w:p w14:paraId="275EDA9A" w14:textId="77777777" w:rsidR="003F4887" w:rsidRDefault="003F4887" w:rsidP="003F4887">
      <w:pPr>
        <w:pStyle w:val="CommentText"/>
      </w:pPr>
      <w:r>
        <w:rPr>
          <w:rStyle w:val="CommentReference"/>
        </w:rPr>
        <w:annotationRef/>
      </w:r>
      <w:r>
        <w:t>You could add detail here e.g. you will host xx discussion groups, 1:1s etc… also say whether you are drawing on existing contacts/collaborators so it’s clear how feasibly you can do it.</w:t>
      </w:r>
    </w:p>
  </w:comment>
  <w:comment w:id="56" w:author="Jill Russell" w:date="2024-03-22T12:30:00Z" w:initials="JR">
    <w:p w14:paraId="20A0B61E" w14:textId="77777777" w:rsidR="00904B13" w:rsidRDefault="00904B13" w:rsidP="00EA625A">
      <w:r>
        <w:rPr>
          <w:rStyle w:val="CommentReference"/>
        </w:rPr>
        <w:annotationRef/>
      </w:r>
      <w:r>
        <w:rPr>
          <w:color w:val="000000"/>
          <w:sz w:val="20"/>
          <w:szCs w:val="20"/>
        </w:rPr>
        <w:t>Spell out the first time you use the acronym.</w:t>
      </w:r>
    </w:p>
  </w:comment>
  <w:comment w:id="61" w:author="FINCH, Alison (UNIVERSITY COLLEGE LONDON HOSPITALS NHS FOUNDATION TRUST)" w:date="2024-03-21T08:47:00Z" w:initials="FA(CLHNFT">
    <w:p w14:paraId="09E2AE83" w14:textId="48060D41" w:rsidR="00B1461F" w:rsidRDefault="00B1461F" w:rsidP="001D6338">
      <w:pPr>
        <w:pStyle w:val="CommentText"/>
      </w:pPr>
      <w:r>
        <w:rPr>
          <w:rStyle w:val="CommentReference"/>
        </w:rPr>
        <w:annotationRef/>
      </w:r>
      <w:r>
        <w:t>Any recommendations?</w:t>
      </w:r>
    </w:p>
  </w:comment>
  <w:comment w:id="62" w:author="A Finch" w:date="2024-03-22T09:51:00Z" w:initials="AF">
    <w:p w14:paraId="18E92CC1" w14:textId="77777777" w:rsidR="008173E4" w:rsidRDefault="008173E4" w:rsidP="008173E4">
      <w:pPr>
        <w:pStyle w:val="CommentText"/>
      </w:pPr>
      <w:r>
        <w:rPr>
          <w:rStyle w:val="CommentReference"/>
        </w:rPr>
        <w:annotationRef/>
      </w:r>
      <w:r>
        <w:t>These are my current choices</w:t>
      </w:r>
    </w:p>
    <w:p w14:paraId="4466AEB2" w14:textId="77777777" w:rsidR="008173E4" w:rsidRDefault="008173E4" w:rsidP="008173E4">
      <w:pPr>
        <w:pStyle w:val="CommentText"/>
      </w:pPr>
    </w:p>
    <w:p w14:paraId="1B99955E" w14:textId="77777777" w:rsidR="008173E4" w:rsidRDefault="00000000" w:rsidP="008173E4">
      <w:pPr>
        <w:pStyle w:val="CommentText"/>
      </w:pPr>
      <w:hyperlink r:id="rId1" w:anchor="overview" w:history="1">
        <w:r w:rsidR="008173E4" w:rsidRPr="007C0BA0">
          <w:rPr>
            <w:rStyle w:val="Hyperlink"/>
          </w:rPr>
          <w:t>How to Achieve Robust Measurement of Health Outcomes | LSHTM</w:t>
        </w:r>
      </w:hyperlink>
      <w:r w:rsidR="008173E4">
        <w:t xml:space="preserve"> </w:t>
      </w:r>
    </w:p>
  </w:comment>
  <w:comment w:id="63" w:author="A Finch" w:date="2024-03-22T09:51:00Z" w:initials="AF">
    <w:p w14:paraId="0D044E21" w14:textId="77777777" w:rsidR="008173E4" w:rsidRDefault="008173E4" w:rsidP="008173E4">
      <w:pPr>
        <w:pStyle w:val="CommentText"/>
      </w:pPr>
      <w:r>
        <w:rPr>
          <w:rStyle w:val="CommentReference"/>
        </w:rPr>
        <w:annotationRef/>
      </w:r>
      <w:r>
        <w:t xml:space="preserve">And </w:t>
      </w:r>
      <w:hyperlink r:id="rId2" w:anchor="CourseDetailsTab" w:history="1">
        <w:r w:rsidRPr="009A24F7">
          <w:rPr>
            <w:rStyle w:val="Hyperlink"/>
          </w:rPr>
          <w:t>Successfully incorporating patient-reported outcomes (PROs) in clinical trials - Short Course - Medical and Dental Sciences - University of Birmingham</w:t>
        </w:r>
      </w:hyperlink>
      <w:r>
        <w:t xml:space="preserve"> </w:t>
      </w:r>
    </w:p>
  </w:comment>
  <w:comment w:id="64" w:author="Jill Russell" w:date="2024-03-22T12:44:00Z" w:initials="JR">
    <w:p w14:paraId="614C23F6" w14:textId="77777777" w:rsidR="00904B13" w:rsidRDefault="00904B13" w:rsidP="001A2F96">
      <w:r>
        <w:rPr>
          <w:rStyle w:val="CommentReference"/>
        </w:rPr>
        <w:annotationRef/>
      </w:r>
      <w:r>
        <w:rPr>
          <w:color w:val="000000"/>
          <w:sz w:val="20"/>
          <w:szCs w:val="20"/>
        </w:rPr>
        <w:t>Would it necessarily be a systematic review?  Might it not take the form of a qualitative evidence synthesis? e.g. a meta-ethnography or realist review.. in which case you could get some training in these methods…?</w:t>
      </w:r>
    </w:p>
  </w:comment>
  <w:comment w:id="65" w:author="Jill Russell" w:date="2024-03-22T12:50:00Z" w:initials="JR">
    <w:p w14:paraId="36E29DC7" w14:textId="77777777" w:rsidR="00904B13" w:rsidRDefault="00904B13" w:rsidP="00EE6539">
      <w:r>
        <w:rPr>
          <w:rStyle w:val="CommentReference"/>
        </w:rPr>
        <w:annotationRef/>
      </w:r>
      <w:r>
        <w:rPr>
          <w:sz w:val="20"/>
          <w:szCs w:val="20"/>
        </w:rPr>
        <w:t xml:space="preserve">Two colleagues of mine at QMUL have undertaken this course as part of their NIHR and THIS fellowships, in case of any interest to you (and run by a friend of mine!) But perhaps might be something more for the ACAF </w:t>
      </w:r>
      <w:hyperlink r:id="rId3" w:history="1">
        <w:r w:rsidRPr="00EE6539">
          <w:rPr>
            <w:rStyle w:val="Hyperlink"/>
            <w:sz w:val="20"/>
            <w:szCs w:val="20"/>
          </w:rPr>
          <w:t>https://www.systemicdevelopment.eu/the-diploma-in-systemic-leadership-and-consulting-practice-2025/#:~:text=The%20training%20comprises%20four%20modules,total%20of%2016%20training%20days.</w:t>
        </w:r>
      </w:hyperlink>
    </w:p>
  </w:comment>
  <w:comment w:id="85" w:author="Georgia Black" w:date="2024-03-15T11:32:00Z" w:initials="GB">
    <w:p w14:paraId="3F765EAF" w14:textId="55DEB3B8" w:rsidR="00EB45B7" w:rsidRDefault="00EB45B7" w:rsidP="00EB45B7">
      <w:pPr>
        <w:pStyle w:val="CommentText"/>
      </w:pPr>
      <w:r>
        <w:rPr>
          <w:rStyle w:val="CommentReference"/>
        </w:rPr>
        <w:annotationRef/>
      </w:r>
      <w:r>
        <w:t>When you’ve had chats with Helen/Jo, it would be good to talk about how your work fits into UoCambridge. Can also write something similar for you at QM if helpful. E.g. you could attend our centre meetings, have contact with other postdocs and so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94CD0F" w15:done="0"/>
  <w15:commentEx w15:paraId="23621249" w15:done="0"/>
  <w15:commentEx w15:paraId="702AF129" w15:done="0"/>
  <w15:commentEx w15:paraId="1535F32A" w15:done="0"/>
  <w15:commentEx w15:paraId="7B07D0D1" w15:done="0"/>
  <w15:commentEx w15:paraId="18EDA674" w15:done="0"/>
  <w15:commentEx w15:paraId="4BD249BF" w15:done="0"/>
  <w15:commentEx w15:paraId="189E5B88" w15:done="0"/>
  <w15:commentEx w15:paraId="185A26D0" w15:paraIdParent="189E5B88" w15:done="0"/>
  <w15:commentEx w15:paraId="772E0C43" w15:paraIdParent="189E5B88" w15:done="0"/>
  <w15:commentEx w15:paraId="62C77B8E" w15:done="0"/>
  <w15:commentEx w15:paraId="275EDA9A" w15:done="0"/>
  <w15:commentEx w15:paraId="20A0B61E" w15:done="0"/>
  <w15:commentEx w15:paraId="09E2AE83" w15:done="0"/>
  <w15:commentEx w15:paraId="1B99955E" w15:paraIdParent="09E2AE83" w15:done="0"/>
  <w15:commentEx w15:paraId="0D044E21" w15:paraIdParent="09E2AE83" w15:done="0"/>
  <w15:commentEx w15:paraId="614C23F6" w15:done="0"/>
  <w15:commentEx w15:paraId="36E29DC7" w15:done="0"/>
  <w15:commentEx w15:paraId="3F765E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6621098" w16cex:dateUtc="2024-03-22T12:00:00Z"/>
  <w16cex:commentExtensible w16cex:durableId="1DD8A54A" w16cex:dateUtc="2024-03-22T12:02:00Z"/>
  <w16cex:commentExtensible w16cex:durableId="29A7F9DE" w16cex:dateUtc="2024-03-22T12:03:00Z"/>
  <w16cex:commentExtensible w16cex:durableId="6D7FCE34" w16cex:dateUtc="2024-03-22T12:24:00Z"/>
  <w16cex:commentExtensible w16cex:durableId="1603438B" w16cex:dateUtc="2024-03-22T12:30:00Z"/>
  <w16cex:commentExtensible w16cex:durableId="57A21073" w16cex:dateUtc="2024-03-22T13:17:00Z"/>
  <w16cex:commentExtensible w16cex:durableId="649207EF" w16cex:dateUtc="2024-03-21T15:30:00Z"/>
  <w16cex:commentExtensible w16cex:durableId="400753A4" w16cex:dateUtc="2024-03-21T15:34:00Z"/>
  <w16cex:commentExtensible w16cex:durableId="510CCD78" w16cex:dateUtc="2024-03-22T09:50:00Z"/>
  <w16cex:commentExtensible w16cex:durableId="26E54DFF" w16cex:dateUtc="2024-03-22T13:26:00Z"/>
  <w16cex:commentExtensible w16cex:durableId="22A4A72E" w16cex:dateUtc="2024-03-21T15:30:00Z"/>
  <w16cex:commentExtensible w16cex:durableId="05B0008A" w16cex:dateUtc="2024-03-21T15:38:00Z"/>
  <w16cex:commentExtensible w16cex:durableId="64642BDC" w16cex:dateUtc="2024-03-22T12:30:00Z"/>
  <w16cex:commentExtensible w16cex:durableId="29A672A7" w16cex:dateUtc="2024-03-21T08:47:00Z"/>
  <w16cex:commentExtensible w16cex:durableId="22F7A999" w16cex:dateUtc="2024-03-22T09:51:00Z"/>
  <w16cex:commentExtensible w16cex:durableId="441AF94C" w16cex:dateUtc="2024-03-22T09:51:00Z"/>
  <w16cex:commentExtensible w16cex:durableId="3888A6BF" w16cex:dateUtc="2024-03-22T12:44:00Z"/>
  <w16cex:commentExtensible w16cex:durableId="2B422025" w16cex:dateUtc="2024-03-22T12:50:00Z"/>
  <w16cex:commentExtensible w16cex:durableId="12C84D1C" w16cex:dateUtc="2024-03-15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94CD0F" w16cid:durableId="66621098"/>
  <w16cid:commentId w16cid:paraId="23621249" w16cid:durableId="1DD8A54A"/>
  <w16cid:commentId w16cid:paraId="702AF129" w16cid:durableId="29A7F9DE"/>
  <w16cid:commentId w16cid:paraId="1535F32A" w16cid:durableId="6D7FCE34"/>
  <w16cid:commentId w16cid:paraId="7B07D0D1" w16cid:durableId="1603438B"/>
  <w16cid:commentId w16cid:paraId="18EDA674" w16cid:durableId="57A21073"/>
  <w16cid:commentId w16cid:paraId="4BD249BF" w16cid:durableId="649207EF"/>
  <w16cid:commentId w16cid:paraId="189E5B88" w16cid:durableId="400753A4"/>
  <w16cid:commentId w16cid:paraId="185A26D0" w16cid:durableId="510CCD78"/>
  <w16cid:commentId w16cid:paraId="772E0C43" w16cid:durableId="26E54DFF"/>
  <w16cid:commentId w16cid:paraId="62C77B8E" w16cid:durableId="22A4A72E"/>
  <w16cid:commentId w16cid:paraId="275EDA9A" w16cid:durableId="05B0008A"/>
  <w16cid:commentId w16cid:paraId="20A0B61E" w16cid:durableId="64642BDC"/>
  <w16cid:commentId w16cid:paraId="09E2AE83" w16cid:durableId="29A672A7"/>
  <w16cid:commentId w16cid:paraId="1B99955E" w16cid:durableId="22F7A999"/>
  <w16cid:commentId w16cid:paraId="0D044E21" w16cid:durableId="441AF94C"/>
  <w16cid:commentId w16cid:paraId="614C23F6" w16cid:durableId="3888A6BF"/>
  <w16cid:commentId w16cid:paraId="36E29DC7" w16cid:durableId="2B422025"/>
  <w16cid:commentId w16cid:paraId="3F765EAF" w16cid:durableId="12C84D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B69AC" w14:textId="77777777" w:rsidR="00A523E6" w:rsidRDefault="00A523E6" w:rsidP="00D15A13">
      <w:pPr>
        <w:spacing w:after="0" w:line="240" w:lineRule="auto"/>
      </w:pPr>
      <w:r>
        <w:separator/>
      </w:r>
    </w:p>
  </w:endnote>
  <w:endnote w:type="continuationSeparator" w:id="0">
    <w:p w14:paraId="7B89EFF6" w14:textId="77777777" w:rsidR="00A523E6" w:rsidRDefault="00A523E6" w:rsidP="00D1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090836"/>
      <w:docPartObj>
        <w:docPartGallery w:val="Page Numbers (Bottom of Page)"/>
        <w:docPartUnique/>
      </w:docPartObj>
    </w:sdtPr>
    <w:sdtContent>
      <w:p w14:paraId="1BEE7DAA" w14:textId="3E8CDBF7" w:rsidR="00D15A13" w:rsidRDefault="00D15A13">
        <w:pPr>
          <w:pStyle w:val="Footer"/>
          <w:jc w:val="center"/>
        </w:pPr>
        <w:r>
          <w:fldChar w:fldCharType="begin"/>
        </w:r>
        <w:r>
          <w:instrText>PAGE   \* MERGEFORMAT</w:instrText>
        </w:r>
        <w:r>
          <w:fldChar w:fldCharType="separate"/>
        </w:r>
        <w:r>
          <w:t>2</w:t>
        </w:r>
        <w:r>
          <w:fldChar w:fldCharType="end"/>
        </w:r>
      </w:p>
    </w:sdtContent>
  </w:sdt>
  <w:p w14:paraId="716D58FF" w14:textId="77777777" w:rsidR="00D15A13" w:rsidRDefault="00D15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37EFB" w14:textId="77777777" w:rsidR="00A523E6" w:rsidRDefault="00A523E6" w:rsidP="00D15A13">
      <w:pPr>
        <w:spacing w:after="0" w:line="240" w:lineRule="auto"/>
      </w:pPr>
      <w:r>
        <w:separator/>
      </w:r>
    </w:p>
  </w:footnote>
  <w:footnote w:type="continuationSeparator" w:id="0">
    <w:p w14:paraId="64E5C2CA" w14:textId="77777777" w:rsidR="00A523E6" w:rsidRDefault="00A523E6" w:rsidP="00D15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670E"/>
    <w:multiLevelType w:val="multilevel"/>
    <w:tmpl w:val="AAC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14B73"/>
    <w:multiLevelType w:val="hybridMultilevel"/>
    <w:tmpl w:val="225A26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196FA4"/>
    <w:multiLevelType w:val="multilevel"/>
    <w:tmpl w:val="6B6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5BC7"/>
    <w:multiLevelType w:val="multilevel"/>
    <w:tmpl w:val="73307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2550D"/>
    <w:multiLevelType w:val="multilevel"/>
    <w:tmpl w:val="269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814A3"/>
    <w:multiLevelType w:val="multilevel"/>
    <w:tmpl w:val="E0A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97558"/>
    <w:multiLevelType w:val="multilevel"/>
    <w:tmpl w:val="1C4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13D43"/>
    <w:multiLevelType w:val="multilevel"/>
    <w:tmpl w:val="FB768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B416B5"/>
    <w:multiLevelType w:val="multilevel"/>
    <w:tmpl w:val="9F9ED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F050F"/>
    <w:multiLevelType w:val="multilevel"/>
    <w:tmpl w:val="913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BB73C1"/>
    <w:multiLevelType w:val="multilevel"/>
    <w:tmpl w:val="25B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2F53F1"/>
    <w:multiLevelType w:val="hybridMultilevel"/>
    <w:tmpl w:val="AF9C7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CB5A9D"/>
    <w:multiLevelType w:val="multilevel"/>
    <w:tmpl w:val="E94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2924"/>
    <w:multiLevelType w:val="multilevel"/>
    <w:tmpl w:val="E698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6089B"/>
    <w:multiLevelType w:val="hybridMultilevel"/>
    <w:tmpl w:val="59F6C3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1332090">
    <w:abstractNumId w:val="12"/>
  </w:num>
  <w:num w:numId="2" w16cid:durableId="136843030">
    <w:abstractNumId w:val="6"/>
  </w:num>
  <w:num w:numId="3" w16cid:durableId="1101686582">
    <w:abstractNumId w:val="0"/>
  </w:num>
  <w:num w:numId="4" w16cid:durableId="1291326037">
    <w:abstractNumId w:val="13"/>
  </w:num>
  <w:num w:numId="5" w16cid:durableId="335155770">
    <w:abstractNumId w:val="11"/>
  </w:num>
  <w:num w:numId="6" w16cid:durableId="1534270755">
    <w:abstractNumId w:val="14"/>
  </w:num>
  <w:num w:numId="7" w16cid:durableId="844396833">
    <w:abstractNumId w:val="2"/>
  </w:num>
  <w:num w:numId="8" w16cid:durableId="2051784">
    <w:abstractNumId w:val="4"/>
  </w:num>
  <w:num w:numId="9" w16cid:durableId="1248996688">
    <w:abstractNumId w:val="8"/>
  </w:num>
  <w:num w:numId="10" w16cid:durableId="848524807">
    <w:abstractNumId w:val="5"/>
  </w:num>
  <w:num w:numId="11" w16cid:durableId="1063064333">
    <w:abstractNumId w:val="3"/>
  </w:num>
  <w:num w:numId="12" w16cid:durableId="1662808266">
    <w:abstractNumId w:val="7"/>
  </w:num>
  <w:num w:numId="13" w16cid:durableId="1545755783">
    <w:abstractNumId w:val="1"/>
  </w:num>
  <w:num w:numId="14" w16cid:durableId="1588879314">
    <w:abstractNumId w:val="10"/>
  </w:num>
  <w:num w:numId="15" w16cid:durableId="18938113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ill Russell">
    <w15:presenceInfo w15:providerId="AD" w15:userId="S::wew420@qmul.ac.uk::ff02a2c2-2eaf-4b6a-b392-d6f27117c7f3"/>
  </w15:person>
  <w15:person w15:author="Georgia Black">
    <w15:presenceInfo w15:providerId="AD" w15:userId="S::hfy146@qmul.ac.uk::a322d9bf-cf79-4c92-8ea4-6261250cec21"/>
  </w15:person>
  <w15:person w15:author="A Finch">
    <w15:presenceInfo w15:providerId="None" w15:userId="A Finch"/>
  </w15:person>
  <w15:person w15:author="FINCH, Alison (UNIVERSITY COLLEGE LONDON HOSPITALS NHS FOUNDATION TRUST)">
    <w15:presenceInfo w15:providerId="AD" w15:userId="S::alison.finch1@nhs.net::11dd395d-19ef-4746-83b3-e03f877104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5E"/>
    <w:rsid w:val="000234E1"/>
    <w:rsid w:val="0004667C"/>
    <w:rsid w:val="00050114"/>
    <w:rsid w:val="0005049A"/>
    <w:rsid w:val="000A088C"/>
    <w:rsid w:val="000A1943"/>
    <w:rsid w:val="000C730A"/>
    <w:rsid w:val="000D4DC6"/>
    <w:rsid w:val="000E05A5"/>
    <w:rsid w:val="000E561D"/>
    <w:rsid w:val="000F5A28"/>
    <w:rsid w:val="00101365"/>
    <w:rsid w:val="0012595F"/>
    <w:rsid w:val="00143432"/>
    <w:rsid w:val="00147C1E"/>
    <w:rsid w:val="0016232F"/>
    <w:rsid w:val="00162F51"/>
    <w:rsid w:val="001737FE"/>
    <w:rsid w:val="00186B69"/>
    <w:rsid w:val="001A5D96"/>
    <w:rsid w:val="001C1EF1"/>
    <w:rsid w:val="001C4689"/>
    <w:rsid w:val="00230182"/>
    <w:rsid w:val="002338C8"/>
    <w:rsid w:val="0024525A"/>
    <w:rsid w:val="0025411A"/>
    <w:rsid w:val="00263CB7"/>
    <w:rsid w:val="0026576E"/>
    <w:rsid w:val="0027411A"/>
    <w:rsid w:val="002905DC"/>
    <w:rsid w:val="002B2A2C"/>
    <w:rsid w:val="002F6145"/>
    <w:rsid w:val="002F6C01"/>
    <w:rsid w:val="0030528A"/>
    <w:rsid w:val="0032487E"/>
    <w:rsid w:val="00364781"/>
    <w:rsid w:val="00371B1E"/>
    <w:rsid w:val="003733C3"/>
    <w:rsid w:val="00390E5E"/>
    <w:rsid w:val="003B62B4"/>
    <w:rsid w:val="003D7FD0"/>
    <w:rsid w:val="003F10FD"/>
    <w:rsid w:val="003F4887"/>
    <w:rsid w:val="003F5DFD"/>
    <w:rsid w:val="004159E5"/>
    <w:rsid w:val="00421099"/>
    <w:rsid w:val="00425795"/>
    <w:rsid w:val="00453DB6"/>
    <w:rsid w:val="00462A84"/>
    <w:rsid w:val="00484C3E"/>
    <w:rsid w:val="004A1453"/>
    <w:rsid w:val="004A31D1"/>
    <w:rsid w:val="004B1F5A"/>
    <w:rsid w:val="004D24B9"/>
    <w:rsid w:val="004F48AE"/>
    <w:rsid w:val="0051514F"/>
    <w:rsid w:val="00564ADA"/>
    <w:rsid w:val="00564EFE"/>
    <w:rsid w:val="0057166E"/>
    <w:rsid w:val="0057317C"/>
    <w:rsid w:val="0057456A"/>
    <w:rsid w:val="0058475E"/>
    <w:rsid w:val="005871E6"/>
    <w:rsid w:val="005A1F69"/>
    <w:rsid w:val="005A35C0"/>
    <w:rsid w:val="005A50C1"/>
    <w:rsid w:val="005A56EC"/>
    <w:rsid w:val="005B2BC9"/>
    <w:rsid w:val="005D49DE"/>
    <w:rsid w:val="005E23E7"/>
    <w:rsid w:val="005F588D"/>
    <w:rsid w:val="006007B7"/>
    <w:rsid w:val="00626395"/>
    <w:rsid w:val="006348EE"/>
    <w:rsid w:val="0065763F"/>
    <w:rsid w:val="00661A8E"/>
    <w:rsid w:val="006732A7"/>
    <w:rsid w:val="006756C3"/>
    <w:rsid w:val="00691495"/>
    <w:rsid w:val="006B101D"/>
    <w:rsid w:val="006D0034"/>
    <w:rsid w:val="006F2CD1"/>
    <w:rsid w:val="006F50CD"/>
    <w:rsid w:val="00745CC2"/>
    <w:rsid w:val="00753FE7"/>
    <w:rsid w:val="00773D5F"/>
    <w:rsid w:val="007765B2"/>
    <w:rsid w:val="00793362"/>
    <w:rsid w:val="00793B61"/>
    <w:rsid w:val="007C24BB"/>
    <w:rsid w:val="007E0DEE"/>
    <w:rsid w:val="007E2861"/>
    <w:rsid w:val="007F6495"/>
    <w:rsid w:val="00812B7A"/>
    <w:rsid w:val="008173E4"/>
    <w:rsid w:val="00835C3A"/>
    <w:rsid w:val="008571BB"/>
    <w:rsid w:val="00882C48"/>
    <w:rsid w:val="00895319"/>
    <w:rsid w:val="008A2E32"/>
    <w:rsid w:val="008C0F51"/>
    <w:rsid w:val="008D2317"/>
    <w:rsid w:val="008D62BF"/>
    <w:rsid w:val="008E4609"/>
    <w:rsid w:val="00904B13"/>
    <w:rsid w:val="00936B38"/>
    <w:rsid w:val="009828C3"/>
    <w:rsid w:val="009B683C"/>
    <w:rsid w:val="009C0301"/>
    <w:rsid w:val="009C40AC"/>
    <w:rsid w:val="009D584A"/>
    <w:rsid w:val="009E22C0"/>
    <w:rsid w:val="009E33B4"/>
    <w:rsid w:val="009F2A0F"/>
    <w:rsid w:val="00A42CBC"/>
    <w:rsid w:val="00A5229C"/>
    <w:rsid w:val="00A523E6"/>
    <w:rsid w:val="00A6741F"/>
    <w:rsid w:val="00A8292C"/>
    <w:rsid w:val="00AD0CA2"/>
    <w:rsid w:val="00AE025C"/>
    <w:rsid w:val="00AE7AB5"/>
    <w:rsid w:val="00B007F5"/>
    <w:rsid w:val="00B1461F"/>
    <w:rsid w:val="00B276A4"/>
    <w:rsid w:val="00B31022"/>
    <w:rsid w:val="00B346C5"/>
    <w:rsid w:val="00B43436"/>
    <w:rsid w:val="00B51779"/>
    <w:rsid w:val="00B567AE"/>
    <w:rsid w:val="00B921C9"/>
    <w:rsid w:val="00BA530F"/>
    <w:rsid w:val="00BA5BCB"/>
    <w:rsid w:val="00BC7A36"/>
    <w:rsid w:val="00BD0BA2"/>
    <w:rsid w:val="00BE5CA8"/>
    <w:rsid w:val="00C00CB1"/>
    <w:rsid w:val="00C031BC"/>
    <w:rsid w:val="00C214E8"/>
    <w:rsid w:val="00C2366A"/>
    <w:rsid w:val="00C43022"/>
    <w:rsid w:val="00C5318B"/>
    <w:rsid w:val="00C5378E"/>
    <w:rsid w:val="00C5445A"/>
    <w:rsid w:val="00C900CF"/>
    <w:rsid w:val="00C95E2C"/>
    <w:rsid w:val="00CA4147"/>
    <w:rsid w:val="00CA544E"/>
    <w:rsid w:val="00CA7638"/>
    <w:rsid w:val="00CB19DC"/>
    <w:rsid w:val="00CD0EC1"/>
    <w:rsid w:val="00CD2DD9"/>
    <w:rsid w:val="00CD590F"/>
    <w:rsid w:val="00CE2564"/>
    <w:rsid w:val="00CE7DB6"/>
    <w:rsid w:val="00D12906"/>
    <w:rsid w:val="00D15A13"/>
    <w:rsid w:val="00D20954"/>
    <w:rsid w:val="00D27C3C"/>
    <w:rsid w:val="00D27EC3"/>
    <w:rsid w:val="00D40246"/>
    <w:rsid w:val="00D8185A"/>
    <w:rsid w:val="00D81963"/>
    <w:rsid w:val="00DA2D57"/>
    <w:rsid w:val="00DA56E5"/>
    <w:rsid w:val="00DB5F86"/>
    <w:rsid w:val="00DC184C"/>
    <w:rsid w:val="00E0163F"/>
    <w:rsid w:val="00E01716"/>
    <w:rsid w:val="00E23353"/>
    <w:rsid w:val="00E41F03"/>
    <w:rsid w:val="00E53EBD"/>
    <w:rsid w:val="00E6458D"/>
    <w:rsid w:val="00E8678B"/>
    <w:rsid w:val="00EA01DA"/>
    <w:rsid w:val="00EA6C56"/>
    <w:rsid w:val="00EB45B7"/>
    <w:rsid w:val="00ED777B"/>
    <w:rsid w:val="00F31125"/>
    <w:rsid w:val="00F4532B"/>
    <w:rsid w:val="00F46FCE"/>
    <w:rsid w:val="00F52816"/>
    <w:rsid w:val="00F941C4"/>
    <w:rsid w:val="00FA70A2"/>
    <w:rsid w:val="00FB6546"/>
    <w:rsid w:val="00FE7E05"/>
    <w:rsid w:val="00FF0E13"/>
    <w:rsid w:val="067012B0"/>
    <w:rsid w:val="0AE62ED0"/>
    <w:rsid w:val="0C44C2F7"/>
    <w:rsid w:val="0F7C63B9"/>
    <w:rsid w:val="12999E3A"/>
    <w:rsid w:val="1426B709"/>
    <w:rsid w:val="208687C6"/>
    <w:rsid w:val="2376BCC0"/>
    <w:rsid w:val="2679C322"/>
    <w:rsid w:val="28A66C44"/>
    <w:rsid w:val="31698452"/>
    <w:rsid w:val="31C33845"/>
    <w:rsid w:val="3A6F51E9"/>
    <w:rsid w:val="3AB37E8F"/>
    <w:rsid w:val="3C4F4EF0"/>
    <w:rsid w:val="46F7705A"/>
    <w:rsid w:val="4CDA1936"/>
    <w:rsid w:val="4E1254C6"/>
    <w:rsid w:val="52137E73"/>
    <w:rsid w:val="5270C5AC"/>
    <w:rsid w:val="559CF451"/>
    <w:rsid w:val="60307CD9"/>
    <w:rsid w:val="67A288C5"/>
    <w:rsid w:val="6A018712"/>
    <w:rsid w:val="6B1762D4"/>
    <w:rsid w:val="6BD87209"/>
    <w:rsid w:val="6F1012CB"/>
    <w:rsid w:val="76DDC11F"/>
    <w:rsid w:val="7A54D365"/>
    <w:rsid w:val="7F674D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FFF3F"/>
  <w15:chartTrackingRefBased/>
  <w15:docId w15:val="{7E82D32E-0DA3-43D3-9E97-92CECA06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2366A"/>
    <w:rPr>
      <w:sz w:val="16"/>
      <w:szCs w:val="16"/>
    </w:rPr>
  </w:style>
  <w:style w:type="paragraph" w:styleId="CommentText">
    <w:name w:val="annotation text"/>
    <w:basedOn w:val="Normal"/>
    <w:link w:val="CommentTextChar"/>
    <w:uiPriority w:val="99"/>
    <w:unhideWhenUsed/>
    <w:rsid w:val="00C2366A"/>
    <w:pPr>
      <w:spacing w:line="240" w:lineRule="auto"/>
    </w:pPr>
    <w:rPr>
      <w:sz w:val="20"/>
      <w:szCs w:val="20"/>
    </w:rPr>
  </w:style>
  <w:style w:type="character" w:customStyle="1" w:styleId="CommentTextChar">
    <w:name w:val="Comment Text Char"/>
    <w:basedOn w:val="DefaultParagraphFont"/>
    <w:link w:val="CommentText"/>
    <w:uiPriority w:val="99"/>
    <w:rsid w:val="00C2366A"/>
    <w:rPr>
      <w:sz w:val="20"/>
      <w:szCs w:val="20"/>
    </w:rPr>
  </w:style>
  <w:style w:type="paragraph" w:styleId="CommentSubject">
    <w:name w:val="annotation subject"/>
    <w:basedOn w:val="CommentText"/>
    <w:next w:val="CommentText"/>
    <w:link w:val="CommentSubjectChar"/>
    <w:uiPriority w:val="99"/>
    <w:semiHidden/>
    <w:unhideWhenUsed/>
    <w:rsid w:val="00C2366A"/>
    <w:rPr>
      <w:b/>
      <w:bCs/>
    </w:rPr>
  </w:style>
  <w:style w:type="character" w:customStyle="1" w:styleId="CommentSubjectChar">
    <w:name w:val="Comment Subject Char"/>
    <w:basedOn w:val="CommentTextChar"/>
    <w:link w:val="CommentSubject"/>
    <w:uiPriority w:val="99"/>
    <w:semiHidden/>
    <w:rsid w:val="00C2366A"/>
    <w:rPr>
      <w:b/>
      <w:bCs/>
      <w:sz w:val="20"/>
      <w:szCs w:val="20"/>
    </w:rPr>
  </w:style>
  <w:style w:type="paragraph" w:styleId="Revision">
    <w:name w:val="Revision"/>
    <w:hidden/>
    <w:uiPriority w:val="99"/>
    <w:semiHidden/>
    <w:rsid w:val="00C214E8"/>
    <w:pPr>
      <w:spacing w:after="0" w:line="240" w:lineRule="auto"/>
    </w:pPr>
  </w:style>
  <w:style w:type="paragraph" w:styleId="ListParagraph">
    <w:name w:val="List Paragraph"/>
    <w:basedOn w:val="Normal"/>
    <w:uiPriority w:val="34"/>
    <w:qFormat/>
    <w:rsid w:val="000A1943"/>
    <w:pPr>
      <w:ind w:left="720"/>
      <w:contextualSpacing/>
    </w:pPr>
  </w:style>
  <w:style w:type="character" w:styleId="Hyperlink">
    <w:name w:val="Hyperlink"/>
    <w:basedOn w:val="DefaultParagraphFont"/>
    <w:uiPriority w:val="99"/>
    <w:unhideWhenUsed/>
    <w:rsid w:val="005D49DE"/>
    <w:rPr>
      <w:color w:val="0563C1" w:themeColor="hyperlink"/>
      <w:u w:val="single"/>
    </w:rPr>
  </w:style>
  <w:style w:type="character" w:styleId="UnresolvedMention">
    <w:name w:val="Unresolved Mention"/>
    <w:basedOn w:val="DefaultParagraphFont"/>
    <w:uiPriority w:val="99"/>
    <w:semiHidden/>
    <w:unhideWhenUsed/>
    <w:rsid w:val="005D49DE"/>
    <w:rPr>
      <w:color w:val="605E5C"/>
      <w:shd w:val="clear" w:color="auto" w:fill="E1DFDD"/>
    </w:rPr>
  </w:style>
  <w:style w:type="paragraph" w:styleId="NormalWeb">
    <w:name w:val="Normal (Web)"/>
    <w:basedOn w:val="Normal"/>
    <w:uiPriority w:val="99"/>
    <w:semiHidden/>
    <w:unhideWhenUsed/>
    <w:rsid w:val="0005049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5049A"/>
    <w:rPr>
      <w:b/>
      <w:bCs/>
    </w:rPr>
  </w:style>
  <w:style w:type="paragraph" w:styleId="Header">
    <w:name w:val="header"/>
    <w:basedOn w:val="Normal"/>
    <w:link w:val="HeaderChar"/>
    <w:uiPriority w:val="99"/>
    <w:unhideWhenUsed/>
    <w:rsid w:val="00D15A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A13"/>
  </w:style>
  <w:style w:type="paragraph" w:styleId="Footer">
    <w:name w:val="footer"/>
    <w:basedOn w:val="Normal"/>
    <w:link w:val="FooterChar"/>
    <w:uiPriority w:val="99"/>
    <w:unhideWhenUsed/>
    <w:rsid w:val="00D15A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A13"/>
  </w:style>
  <w:style w:type="character" w:styleId="FollowedHyperlink">
    <w:name w:val="FollowedHyperlink"/>
    <w:basedOn w:val="DefaultParagraphFont"/>
    <w:uiPriority w:val="99"/>
    <w:semiHidden/>
    <w:unhideWhenUsed/>
    <w:rsid w:val="008571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63023">
      <w:bodyDiv w:val="1"/>
      <w:marLeft w:val="0"/>
      <w:marRight w:val="0"/>
      <w:marTop w:val="0"/>
      <w:marBottom w:val="0"/>
      <w:divBdr>
        <w:top w:val="none" w:sz="0" w:space="0" w:color="auto"/>
        <w:left w:val="none" w:sz="0" w:space="0" w:color="auto"/>
        <w:bottom w:val="none" w:sz="0" w:space="0" w:color="auto"/>
        <w:right w:val="none" w:sz="0" w:space="0" w:color="auto"/>
      </w:divBdr>
    </w:div>
    <w:div w:id="414741930">
      <w:bodyDiv w:val="1"/>
      <w:marLeft w:val="0"/>
      <w:marRight w:val="0"/>
      <w:marTop w:val="0"/>
      <w:marBottom w:val="0"/>
      <w:divBdr>
        <w:top w:val="none" w:sz="0" w:space="0" w:color="auto"/>
        <w:left w:val="none" w:sz="0" w:space="0" w:color="auto"/>
        <w:bottom w:val="none" w:sz="0" w:space="0" w:color="auto"/>
        <w:right w:val="none" w:sz="0" w:space="0" w:color="auto"/>
      </w:divBdr>
    </w:div>
    <w:div w:id="438451297">
      <w:bodyDiv w:val="1"/>
      <w:marLeft w:val="0"/>
      <w:marRight w:val="0"/>
      <w:marTop w:val="0"/>
      <w:marBottom w:val="0"/>
      <w:divBdr>
        <w:top w:val="none" w:sz="0" w:space="0" w:color="auto"/>
        <w:left w:val="none" w:sz="0" w:space="0" w:color="auto"/>
        <w:bottom w:val="none" w:sz="0" w:space="0" w:color="auto"/>
        <w:right w:val="none" w:sz="0" w:space="0" w:color="auto"/>
      </w:divBdr>
      <w:divsChild>
        <w:div w:id="451680178">
          <w:marLeft w:val="0"/>
          <w:marRight w:val="0"/>
          <w:marTop w:val="0"/>
          <w:marBottom w:val="0"/>
          <w:divBdr>
            <w:top w:val="none" w:sz="0" w:space="0" w:color="auto"/>
            <w:left w:val="none" w:sz="0" w:space="0" w:color="auto"/>
            <w:bottom w:val="none" w:sz="0" w:space="0" w:color="auto"/>
            <w:right w:val="none" w:sz="0" w:space="0" w:color="auto"/>
          </w:divBdr>
        </w:div>
      </w:divsChild>
    </w:div>
    <w:div w:id="452943738">
      <w:bodyDiv w:val="1"/>
      <w:marLeft w:val="0"/>
      <w:marRight w:val="0"/>
      <w:marTop w:val="0"/>
      <w:marBottom w:val="0"/>
      <w:divBdr>
        <w:top w:val="none" w:sz="0" w:space="0" w:color="auto"/>
        <w:left w:val="none" w:sz="0" w:space="0" w:color="auto"/>
        <w:bottom w:val="none" w:sz="0" w:space="0" w:color="auto"/>
        <w:right w:val="none" w:sz="0" w:space="0" w:color="auto"/>
      </w:divBdr>
    </w:div>
    <w:div w:id="579102386">
      <w:bodyDiv w:val="1"/>
      <w:marLeft w:val="0"/>
      <w:marRight w:val="0"/>
      <w:marTop w:val="0"/>
      <w:marBottom w:val="0"/>
      <w:divBdr>
        <w:top w:val="none" w:sz="0" w:space="0" w:color="auto"/>
        <w:left w:val="none" w:sz="0" w:space="0" w:color="auto"/>
        <w:bottom w:val="none" w:sz="0" w:space="0" w:color="auto"/>
        <w:right w:val="none" w:sz="0" w:space="0" w:color="auto"/>
      </w:divBdr>
      <w:divsChild>
        <w:div w:id="1423181799">
          <w:marLeft w:val="0"/>
          <w:marRight w:val="0"/>
          <w:marTop w:val="0"/>
          <w:marBottom w:val="0"/>
          <w:divBdr>
            <w:top w:val="none" w:sz="0" w:space="0" w:color="auto"/>
            <w:left w:val="none" w:sz="0" w:space="0" w:color="auto"/>
            <w:bottom w:val="none" w:sz="0" w:space="0" w:color="auto"/>
            <w:right w:val="none" w:sz="0" w:space="0" w:color="auto"/>
          </w:divBdr>
          <w:divsChild>
            <w:div w:id="1770662450">
              <w:marLeft w:val="0"/>
              <w:marRight w:val="0"/>
              <w:marTop w:val="0"/>
              <w:marBottom w:val="0"/>
              <w:divBdr>
                <w:top w:val="none" w:sz="0" w:space="0" w:color="auto"/>
                <w:left w:val="none" w:sz="0" w:space="0" w:color="auto"/>
                <w:bottom w:val="none" w:sz="0" w:space="0" w:color="auto"/>
                <w:right w:val="none" w:sz="0" w:space="0" w:color="auto"/>
              </w:divBdr>
              <w:divsChild>
                <w:div w:id="3222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969964">
      <w:bodyDiv w:val="1"/>
      <w:marLeft w:val="0"/>
      <w:marRight w:val="0"/>
      <w:marTop w:val="0"/>
      <w:marBottom w:val="0"/>
      <w:divBdr>
        <w:top w:val="none" w:sz="0" w:space="0" w:color="auto"/>
        <w:left w:val="none" w:sz="0" w:space="0" w:color="auto"/>
        <w:bottom w:val="none" w:sz="0" w:space="0" w:color="auto"/>
        <w:right w:val="none" w:sz="0" w:space="0" w:color="auto"/>
      </w:divBdr>
    </w:div>
    <w:div w:id="791174114">
      <w:bodyDiv w:val="1"/>
      <w:marLeft w:val="0"/>
      <w:marRight w:val="0"/>
      <w:marTop w:val="0"/>
      <w:marBottom w:val="0"/>
      <w:divBdr>
        <w:top w:val="none" w:sz="0" w:space="0" w:color="auto"/>
        <w:left w:val="none" w:sz="0" w:space="0" w:color="auto"/>
        <w:bottom w:val="none" w:sz="0" w:space="0" w:color="auto"/>
        <w:right w:val="none" w:sz="0" w:space="0" w:color="auto"/>
      </w:divBdr>
      <w:divsChild>
        <w:div w:id="351690543">
          <w:marLeft w:val="0"/>
          <w:marRight w:val="0"/>
          <w:marTop w:val="0"/>
          <w:marBottom w:val="0"/>
          <w:divBdr>
            <w:top w:val="none" w:sz="0" w:space="0" w:color="auto"/>
            <w:left w:val="none" w:sz="0" w:space="0" w:color="auto"/>
            <w:bottom w:val="none" w:sz="0" w:space="0" w:color="auto"/>
            <w:right w:val="none" w:sz="0" w:space="0" w:color="auto"/>
          </w:divBdr>
          <w:divsChild>
            <w:div w:id="439763252">
              <w:marLeft w:val="0"/>
              <w:marRight w:val="0"/>
              <w:marTop w:val="0"/>
              <w:marBottom w:val="0"/>
              <w:divBdr>
                <w:top w:val="none" w:sz="0" w:space="0" w:color="auto"/>
                <w:left w:val="none" w:sz="0" w:space="0" w:color="auto"/>
                <w:bottom w:val="none" w:sz="0" w:space="0" w:color="auto"/>
                <w:right w:val="none" w:sz="0" w:space="0" w:color="auto"/>
              </w:divBdr>
              <w:divsChild>
                <w:div w:id="9825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19183">
      <w:bodyDiv w:val="1"/>
      <w:marLeft w:val="0"/>
      <w:marRight w:val="0"/>
      <w:marTop w:val="0"/>
      <w:marBottom w:val="0"/>
      <w:divBdr>
        <w:top w:val="none" w:sz="0" w:space="0" w:color="auto"/>
        <w:left w:val="none" w:sz="0" w:space="0" w:color="auto"/>
        <w:bottom w:val="none" w:sz="0" w:space="0" w:color="auto"/>
        <w:right w:val="none" w:sz="0" w:space="0" w:color="auto"/>
      </w:divBdr>
    </w:div>
    <w:div w:id="1214079045">
      <w:bodyDiv w:val="1"/>
      <w:marLeft w:val="0"/>
      <w:marRight w:val="0"/>
      <w:marTop w:val="0"/>
      <w:marBottom w:val="0"/>
      <w:divBdr>
        <w:top w:val="none" w:sz="0" w:space="0" w:color="auto"/>
        <w:left w:val="none" w:sz="0" w:space="0" w:color="auto"/>
        <w:bottom w:val="none" w:sz="0" w:space="0" w:color="auto"/>
        <w:right w:val="none" w:sz="0" w:space="0" w:color="auto"/>
      </w:divBdr>
      <w:divsChild>
        <w:div w:id="566036406">
          <w:marLeft w:val="0"/>
          <w:marRight w:val="0"/>
          <w:marTop w:val="0"/>
          <w:marBottom w:val="0"/>
          <w:divBdr>
            <w:top w:val="none" w:sz="0" w:space="0" w:color="auto"/>
            <w:left w:val="none" w:sz="0" w:space="0" w:color="auto"/>
            <w:bottom w:val="none" w:sz="0" w:space="0" w:color="auto"/>
            <w:right w:val="none" w:sz="0" w:space="0" w:color="auto"/>
          </w:divBdr>
          <w:divsChild>
            <w:div w:id="558131315">
              <w:marLeft w:val="0"/>
              <w:marRight w:val="0"/>
              <w:marTop w:val="0"/>
              <w:marBottom w:val="0"/>
              <w:divBdr>
                <w:top w:val="none" w:sz="0" w:space="0" w:color="auto"/>
                <w:left w:val="none" w:sz="0" w:space="0" w:color="auto"/>
                <w:bottom w:val="none" w:sz="0" w:space="0" w:color="auto"/>
                <w:right w:val="none" w:sz="0" w:space="0" w:color="auto"/>
              </w:divBdr>
              <w:divsChild>
                <w:div w:id="10945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2793">
      <w:bodyDiv w:val="1"/>
      <w:marLeft w:val="0"/>
      <w:marRight w:val="0"/>
      <w:marTop w:val="0"/>
      <w:marBottom w:val="0"/>
      <w:divBdr>
        <w:top w:val="none" w:sz="0" w:space="0" w:color="auto"/>
        <w:left w:val="none" w:sz="0" w:space="0" w:color="auto"/>
        <w:bottom w:val="none" w:sz="0" w:space="0" w:color="auto"/>
        <w:right w:val="none" w:sz="0" w:space="0" w:color="auto"/>
      </w:divBdr>
      <w:divsChild>
        <w:div w:id="45031318">
          <w:marLeft w:val="0"/>
          <w:marRight w:val="0"/>
          <w:marTop w:val="0"/>
          <w:marBottom w:val="0"/>
          <w:divBdr>
            <w:top w:val="none" w:sz="0" w:space="0" w:color="auto"/>
            <w:left w:val="none" w:sz="0" w:space="0" w:color="auto"/>
            <w:bottom w:val="none" w:sz="0" w:space="0" w:color="auto"/>
            <w:right w:val="none" w:sz="0" w:space="0" w:color="auto"/>
          </w:divBdr>
        </w:div>
      </w:divsChild>
    </w:div>
    <w:div w:id="1283995187">
      <w:bodyDiv w:val="1"/>
      <w:marLeft w:val="0"/>
      <w:marRight w:val="0"/>
      <w:marTop w:val="0"/>
      <w:marBottom w:val="0"/>
      <w:divBdr>
        <w:top w:val="none" w:sz="0" w:space="0" w:color="auto"/>
        <w:left w:val="none" w:sz="0" w:space="0" w:color="auto"/>
        <w:bottom w:val="none" w:sz="0" w:space="0" w:color="auto"/>
        <w:right w:val="none" w:sz="0" w:space="0" w:color="auto"/>
      </w:divBdr>
    </w:div>
    <w:div w:id="1496535219">
      <w:bodyDiv w:val="1"/>
      <w:marLeft w:val="0"/>
      <w:marRight w:val="0"/>
      <w:marTop w:val="0"/>
      <w:marBottom w:val="0"/>
      <w:divBdr>
        <w:top w:val="none" w:sz="0" w:space="0" w:color="auto"/>
        <w:left w:val="none" w:sz="0" w:space="0" w:color="auto"/>
        <w:bottom w:val="none" w:sz="0" w:space="0" w:color="auto"/>
        <w:right w:val="none" w:sz="0" w:space="0" w:color="auto"/>
      </w:divBdr>
    </w:div>
    <w:div w:id="1931348837">
      <w:bodyDiv w:val="1"/>
      <w:marLeft w:val="0"/>
      <w:marRight w:val="0"/>
      <w:marTop w:val="0"/>
      <w:marBottom w:val="0"/>
      <w:divBdr>
        <w:top w:val="none" w:sz="0" w:space="0" w:color="auto"/>
        <w:left w:val="none" w:sz="0" w:space="0" w:color="auto"/>
        <w:bottom w:val="none" w:sz="0" w:space="0" w:color="auto"/>
        <w:right w:val="none" w:sz="0" w:space="0" w:color="auto"/>
      </w:divBdr>
    </w:div>
    <w:div w:id="2066946298">
      <w:bodyDiv w:val="1"/>
      <w:marLeft w:val="0"/>
      <w:marRight w:val="0"/>
      <w:marTop w:val="0"/>
      <w:marBottom w:val="0"/>
      <w:divBdr>
        <w:top w:val="none" w:sz="0" w:space="0" w:color="auto"/>
        <w:left w:val="none" w:sz="0" w:space="0" w:color="auto"/>
        <w:bottom w:val="none" w:sz="0" w:space="0" w:color="auto"/>
        <w:right w:val="none" w:sz="0" w:space="0" w:color="auto"/>
      </w:divBdr>
    </w:div>
    <w:div w:id="207608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ystemicdevelopment.eu/the-diploma-in-systemic-leadership-and-consulting-practice-2025/#:~:text=The%20training%20comprises%20four%20modules,total%20of%2016%20training%20days." TargetMode="External"/><Relationship Id="rId2" Type="http://schemas.openxmlformats.org/officeDocument/2006/relationships/hyperlink" Target="https://www.birmingham.ac.uk/postgraduate/courses/cpd/med/successfully-incorporating-patient-reported-outcomes-pros-in-clinical-trials" TargetMode="External"/><Relationship Id="rId1" Type="http://schemas.openxmlformats.org/officeDocument/2006/relationships/hyperlink" Target="https://www.lshtm.ac.uk/study/courses/short-courses/robust-measurement-health-outcome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the-sra.org.uk/Shared_Content/Events/Event_display.aspx?EventKey=TOC200324&amp;WebsiteKey=9ee5e454-9da1-4bfc-a5a5-f01fecfb3dbb" TargetMode="External"/><Relationship Id="rId18" Type="http://schemas.openxmlformats.org/officeDocument/2006/relationships/hyperlink" Target="https://www.researchgate.net/profile/Helen-Hatcher"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hyperlink" Target="https://training.cochrane.org/interactivelearning" TargetMode="External"/><Relationship Id="rId17" Type="http://schemas.openxmlformats.org/officeDocument/2006/relationships/hyperlink" Target="https://crukcambridgecentre.org.uk/users/helenhatcher" TargetMode="External"/><Relationship Id="rId2" Type="http://schemas.openxmlformats.org/officeDocument/2006/relationships/styles" Target="styles.xml"/><Relationship Id="rId16" Type="http://schemas.openxmlformats.org/officeDocument/2006/relationships/hyperlink" Target="https://www.qmul.ac.uk/wiph/people/profiles/black-georgia.html" TargetMode="External"/><Relationship Id="rId20" Type="http://schemas.openxmlformats.org/officeDocument/2006/relationships/hyperlink" Target="https://profiles.ucl.ac.uk/48702-nicole-brow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cl.ac.uk/short-courses/search-courses/assessing-measurement-reliability-and-validity"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ourses.uwe.ac.uk/Z51000095/science-communication-masterclass"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www.thisinstitute.cam.ac.uk/about/people/dr-joanne-mcpeake/"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ems.eventsair.com/ayaga202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4464</Words>
  <Characters>25449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Finch, Alison</dc:creator>
  <cp:keywords/>
  <dc:description/>
  <cp:lastModifiedBy>Jill Russell</cp:lastModifiedBy>
  <cp:revision>4</cp:revision>
  <dcterms:created xsi:type="dcterms:W3CDTF">2024-03-22T11:55:00Z</dcterms:created>
  <dcterms:modified xsi:type="dcterms:W3CDTF">2024-03-22T13:26:00Z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bd8b9e4904b719875266507c57850ef6b0c6d2fb6a5f24a9f61c42cee7630425</vt:lpwstr>
  </property>
</Properties>
</file>