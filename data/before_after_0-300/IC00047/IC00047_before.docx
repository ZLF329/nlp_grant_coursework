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19FC07" w14:textId="77777777" w:rsidR="003E6880" w:rsidRDefault="003E6880">
      <w:pPr>
        <w:pStyle w:val="BodyText"/>
        <w:rPr>
          <w:rFonts w:ascii="Times New Roman"/>
        </w:rPr>
      </w:pPr>
    </w:p>
    <w:p w14:paraId="0DE68FD5" w14:textId="77777777" w:rsidR="003E6880" w:rsidRDefault="003E6880">
      <w:pPr>
        <w:pStyle w:val="BodyText"/>
        <w:spacing w:before="83"/>
        <w:rPr>
          <w:rFonts w:ascii="Times New Roman"/>
        </w:rPr>
      </w:pPr>
    </w:p>
    <w:p w14:paraId="61289872" w14:textId="77777777" w:rsidR="003E6880" w:rsidRDefault="003E6880">
      <w:pPr>
        <w:pStyle w:val="BodyText"/>
        <w:ind w:left="219"/>
        <w:rPr>
          <w:rFonts w:ascii="Times New Roman"/>
        </w:rPr>
      </w:pPr>
      <w:r>
        <w:rPr>
          <w:rFonts w:ascii="Times New Roman"/>
          <w:noProof/>
        </w:rPr>
        <w:drawing>
          <wp:inline distT="0" distB="0" distL="0" distR="0" wp14:anchorId="0D3774E7" wp14:editId="238C6BF4">
            <wp:extent cx="3014491" cy="305943"/>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3014491" cy="305943"/>
                    </a:xfrm>
                    <a:prstGeom prst="rect">
                      <a:avLst/>
                    </a:prstGeom>
                  </pic:spPr>
                </pic:pic>
              </a:graphicData>
            </a:graphic>
          </wp:inline>
        </w:drawing>
      </w:r>
    </w:p>
    <w:p w14:paraId="6D6D44D9" w14:textId="77777777" w:rsidR="003E6880" w:rsidRDefault="003E6880">
      <w:pPr>
        <w:pStyle w:val="BodyText"/>
        <w:spacing w:before="273"/>
        <w:rPr>
          <w:rFonts w:ascii="Times New Roman"/>
          <w:sz w:val="28"/>
        </w:rPr>
      </w:pPr>
    </w:p>
    <w:p w14:paraId="13F72734" w14:textId="312BBF92" w:rsidR="003E6880" w:rsidRDefault="003E6880">
      <w:pPr>
        <w:pStyle w:val="Heading1"/>
        <w:ind w:left="219"/>
      </w:pPr>
      <w:r>
        <w:rPr>
          <w:spacing w:val="-2"/>
          <w:u w:val="single"/>
        </w:rPr>
        <w:t>Summary</w:t>
      </w:r>
    </w:p>
    <w:p w14:paraId="0BA7BECD" w14:textId="77777777" w:rsidR="003E6880" w:rsidRDefault="003E6880">
      <w:pPr>
        <w:pStyle w:val="BodyText"/>
        <w:spacing w:before="92"/>
        <w:rPr>
          <w:b/>
        </w:rPr>
      </w:pPr>
    </w:p>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27"/>
        <w:gridCol w:w="7137"/>
      </w:tblGrid>
      <w:tr w:rsidR="003E6880" w14:paraId="3C80946E" w14:textId="77777777" w:rsidTr="001942FE">
        <w:trPr>
          <w:trHeight w:val="275"/>
        </w:trPr>
        <w:tc>
          <w:tcPr>
            <w:tcW w:w="3227" w:type="dxa"/>
          </w:tcPr>
          <w:p w14:paraId="3D4F67D5" w14:textId="77777777" w:rsidR="003E6880" w:rsidRDefault="003E6880">
            <w:pPr>
              <w:pStyle w:val="TableParagraph"/>
              <w:spacing w:before="0" w:line="256" w:lineRule="exact"/>
              <w:ind w:left="108"/>
              <w:rPr>
                <w:b/>
                <w:sz w:val="24"/>
              </w:rPr>
            </w:pPr>
            <w:r>
              <w:rPr>
                <w:b/>
                <w:sz w:val="24"/>
              </w:rPr>
              <w:t>Reference</w:t>
            </w:r>
            <w:r>
              <w:rPr>
                <w:b/>
                <w:spacing w:val="-7"/>
                <w:sz w:val="24"/>
              </w:rPr>
              <w:t xml:space="preserve"> </w:t>
            </w:r>
            <w:r>
              <w:rPr>
                <w:b/>
                <w:spacing w:val="-2"/>
                <w:sz w:val="24"/>
              </w:rPr>
              <w:t>Number</w:t>
            </w:r>
          </w:p>
        </w:tc>
        <w:tc>
          <w:tcPr>
            <w:tcW w:w="7137" w:type="dxa"/>
          </w:tcPr>
          <w:p w14:paraId="2A4F3A69" w14:textId="77777777" w:rsidR="003E6880" w:rsidRDefault="003E6880">
            <w:pPr>
              <w:pStyle w:val="TableParagraph"/>
              <w:spacing w:before="0"/>
              <w:ind w:left="108"/>
              <w:rPr>
                <w:sz w:val="18"/>
              </w:rPr>
            </w:pPr>
            <w:r>
              <w:rPr>
                <w:spacing w:val="-2"/>
                <w:sz w:val="18"/>
              </w:rPr>
              <w:t>33095</w:t>
            </w:r>
          </w:p>
        </w:tc>
      </w:tr>
      <w:tr w:rsidR="003E6880" w14:paraId="6FD39E99" w14:textId="77777777" w:rsidTr="001942FE">
        <w:trPr>
          <w:trHeight w:val="275"/>
        </w:trPr>
        <w:tc>
          <w:tcPr>
            <w:tcW w:w="3227" w:type="dxa"/>
          </w:tcPr>
          <w:p w14:paraId="2BCB01F9" w14:textId="77777777" w:rsidR="003E6880" w:rsidRDefault="003E6880">
            <w:pPr>
              <w:pStyle w:val="TableParagraph"/>
              <w:spacing w:before="0" w:line="256" w:lineRule="exact"/>
              <w:ind w:left="108"/>
              <w:rPr>
                <w:b/>
                <w:sz w:val="24"/>
              </w:rPr>
            </w:pPr>
            <w:r>
              <w:rPr>
                <w:b/>
                <w:sz w:val="24"/>
              </w:rPr>
              <w:t xml:space="preserve">Lead </w:t>
            </w:r>
            <w:r>
              <w:rPr>
                <w:b/>
                <w:spacing w:val="-2"/>
                <w:sz w:val="24"/>
              </w:rPr>
              <w:t>Applicant</w:t>
            </w:r>
          </w:p>
        </w:tc>
        <w:tc>
          <w:tcPr>
            <w:tcW w:w="7137" w:type="dxa"/>
          </w:tcPr>
          <w:p w14:paraId="26178846" w14:textId="77777777" w:rsidR="003E6880" w:rsidRDefault="003E6880">
            <w:pPr>
              <w:pStyle w:val="TableParagraph"/>
              <w:spacing w:before="0"/>
              <w:ind w:left="108"/>
              <w:rPr>
                <w:sz w:val="18"/>
              </w:rPr>
            </w:pPr>
            <w:r>
              <w:rPr>
                <w:sz w:val="18"/>
              </w:rPr>
              <w:t>Dr</w:t>
            </w:r>
            <w:r>
              <w:rPr>
                <w:spacing w:val="-3"/>
                <w:sz w:val="18"/>
              </w:rPr>
              <w:t xml:space="preserve"> </w:t>
            </w:r>
            <w:r>
              <w:rPr>
                <w:sz w:val="18"/>
              </w:rPr>
              <w:t>Calisha</w:t>
            </w:r>
            <w:r>
              <w:rPr>
                <w:spacing w:val="-2"/>
                <w:sz w:val="18"/>
              </w:rPr>
              <w:t xml:space="preserve"> Allen</w:t>
            </w:r>
          </w:p>
        </w:tc>
      </w:tr>
      <w:tr w:rsidR="003E6880" w14:paraId="36AA0749" w14:textId="77777777" w:rsidTr="001942FE">
        <w:trPr>
          <w:trHeight w:val="275"/>
        </w:trPr>
        <w:tc>
          <w:tcPr>
            <w:tcW w:w="3227" w:type="dxa"/>
          </w:tcPr>
          <w:p w14:paraId="24784420" w14:textId="77777777" w:rsidR="003E6880" w:rsidRDefault="003E6880">
            <w:pPr>
              <w:pStyle w:val="TableParagraph"/>
              <w:spacing w:before="0" w:line="256" w:lineRule="exact"/>
              <w:ind w:left="108"/>
              <w:rPr>
                <w:b/>
                <w:sz w:val="24"/>
              </w:rPr>
            </w:pPr>
            <w:r>
              <w:rPr>
                <w:b/>
                <w:sz w:val="24"/>
              </w:rPr>
              <w:t>Research</w:t>
            </w:r>
            <w:r>
              <w:rPr>
                <w:b/>
                <w:spacing w:val="-3"/>
                <w:sz w:val="24"/>
              </w:rPr>
              <w:t xml:space="preserve"> </w:t>
            </w:r>
            <w:r>
              <w:rPr>
                <w:b/>
                <w:spacing w:val="-2"/>
                <w:sz w:val="24"/>
              </w:rPr>
              <w:t>Title</w:t>
            </w:r>
          </w:p>
        </w:tc>
        <w:tc>
          <w:tcPr>
            <w:tcW w:w="7137" w:type="dxa"/>
          </w:tcPr>
          <w:p w14:paraId="34DA52DF" w14:textId="2561C40E" w:rsidR="003E6880" w:rsidRDefault="003E6880">
            <w:pPr>
              <w:pStyle w:val="TableParagraph"/>
              <w:spacing w:before="0"/>
              <w:rPr>
                <w:rFonts w:ascii="Times New Roman"/>
                <w:sz w:val="20"/>
              </w:rPr>
            </w:pPr>
            <w:r>
              <w:rPr>
                <w:rStyle w:val="cf01"/>
              </w:rPr>
              <w:t xml:space="preserve">Informing improved handover of care </w:t>
            </w:r>
            <w:r w:rsidR="00E1159C">
              <w:rPr>
                <w:rStyle w:val="cf01"/>
              </w:rPr>
              <w:t xml:space="preserve">through discharge summaries </w:t>
            </w:r>
            <w:r>
              <w:rPr>
                <w:rStyle w:val="cf01"/>
              </w:rPr>
              <w:t>from hospital to care home: a mixed methods evaluation</w:t>
            </w:r>
            <w:r w:rsidR="00B24EA7">
              <w:rPr>
                <w:rStyle w:val="cf01"/>
              </w:rPr>
              <w:t xml:space="preserve"> using a health literacy approach</w:t>
            </w:r>
            <w:r>
              <w:rPr>
                <w:rStyle w:val="cf01"/>
              </w:rPr>
              <w:t xml:space="preserve"> </w:t>
            </w:r>
          </w:p>
        </w:tc>
      </w:tr>
      <w:tr w:rsidR="003E6880" w14:paraId="6BAC3160" w14:textId="77777777" w:rsidTr="001942FE">
        <w:trPr>
          <w:trHeight w:val="275"/>
        </w:trPr>
        <w:tc>
          <w:tcPr>
            <w:tcW w:w="3227" w:type="dxa"/>
          </w:tcPr>
          <w:p w14:paraId="33E63FEE" w14:textId="77777777" w:rsidR="003E6880" w:rsidRDefault="003E6880">
            <w:pPr>
              <w:pStyle w:val="TableParagraph"/>
              <w:spacing w:before="0" w:line="256" w:lineRule="exact"/>
              <w:ind w:left="108"/>
              <w:rPr>
                <w:b/>
                <w:sz w:val="24"/>
              </w:rPr>
            </w:pPr>
            <w:r>
              <w:rPr>
                <w:b/>
                <w:sz w:val="24"/>
              </w:rPr>
              <w:t>Plain</w:t>
            </w:r>
            <w:r>
              <w:rPr>
                <w:b/>
                <w:spacing w:val="-1"/>
                <w:sz w:val="24"/>
              </w:rPr>
              <w:t xml:space="preserve"> </w:t>
            </w:r>
            <w:r>
              <w:rPr>
                <w:b/>
                <w:sz w:val="24"/>
              </w:rPr>
              <w:t xml:space="preserve">English </w:t>
            </w:r>
            <w:r>
              <w:rPr>
                <w:b/>
                <w:spacing w:val="-2"/>
                <w:sz w:val="24"/>
              </w:rPr>
              <w:t>Summary</w:t>
            </w:r>
          </w:p>
        </w:tc>
        <w:tc>
          <w:tcPr>
            <w:tcW w:w="7137" w:type="dxa"/>
          </w:tcPr>
          <w:p w14:paraId="232F6115" w14:textId="77777777" w:rsidR="003E6880" w:rsidRDefault="003E6880">
            <w:pPr>
              <w:pStyle w:val="TableParagraph"/>
              <w:spacing w:before="0"/>
              <w:rPr>
                <w:rFonts w:ascii="Times New Roman"/>
                <w:sz w:val="20"/>
              </w:rPr>
            </w:pPr>
          </w:p>
        </w:tc>
      </w:tr>
    </w:tbl>
    <w:p w14:paraId="47EF2C68" w14:textId="77777777" w:rsidR="003E6880" w:rsidRDefault="003E6880">
      <w:pPr>
        <w:rPr>
          <w:rFonts w:ascii="Times New Roman"/>
          <w:sz w:val="20"/>
        </w:rPr>
        <w:sectPr w:rsidR="003E6880" w:rsidSect="00C27A3A">
          <w:headerReference w:type="default" r:id="rId9"/>
          <w:footerReference w:type="default" r:id="rId10"/>
          <w:type w:val="continuous"/>
          <w:pgSz w:w="11910" w:h="16840"/>
          <w:pgMar w:top="1080" w:right="620" w:bottom="680" w:left="660" w:header="716" w:footer="483" w:gutter="0"/>
          <w:pgNumType w:start="1"/>
          <w:cols w:space="720"/>
        </w:sectPr>
      </w:pPr>
    </w:p>
    <w:p w14:paraId="3D87676D" w14:textId="77777777" w:rsidR="003E6880" w:rsidRDefault="003E6880">
      <w:pPr>
        <w:pStyle w:val="BodyText"/>
        <w:spacing w:before="83"/>
        <w:ind w:left="219" w:right="257"/>
        <w:jc w:val="both"/>
      </w:pPr>
      <w:r>
        <w:rPr>
          <w:color w:val="222222"/>
        </w:rPr>
        <w:lastRenderedPageBreak/>
        <w:t xml:space="preserve">Our purpose for collecting this data is to communicate with you about your application and have the necessary information to evaluate you for a grant. The data we collect here is collected in the public interest. </w:t>
      </w:r>
      <w:proofErr w:type="gramStart"/>
      <w:r>
        <w:rPr>
          <w:color w:val="222222"/>
        </w:rPr>
        <w:t>Information</w:t>
      </w:r>
      <w:proofErr w:type="gramEnd"/>
      <w:r>
        <w:rPr>
          <w:color w:val="222222"/>
        </w:rPr>
        <w:t xml:space="preserve"> provided here may be subject to Freedom of Information requests.</w:t>
      </w:r>
    </w:p>
    <w:p w14:paraId="0E978BAE" w14:textId="77777777" w:rsidR="003E6880" w:rsidRDefault="003E6880">
      <w:pPr>
        <w:pStyle w:val="BodyText"/>
      </w:pPr>
    </w:p>
    <w:p w14:paraId="66D645D6" w14:textId="77777777" w:rsidR="003E6880" w:rsidRDefault="003E6880">
      <w:pPr>
        <w:pStyle w:val="BodyText"/>
        <w:ind w:left="219" w:right="256"/>
        <w:jc w:val="both"/>
      </w:pPr>
      <w:r>
        <w:rPr>
          <w:color w:val="222222"/>
        </w:rPr>
        <w:t>The NIHR Academy is part of the Department for Health and Social Care (DHSC), National Institute for Health and Care Research (NIHR). The contracting agent for NIHR Academy is the Leeds Teaching Hospital Trust (LTHT). The DHSC is the Data Controller and LTHT is the Data Processor under the General Data Protection Regulation (GDPR) EC 2016/679.</w:t>
      </w:r>
      <w:r>
        <w:rPr>
          <w:color w:val="222222"/>
          <w:spacing w:val="-2"/>
        </w:rPr>
        <w:t xml:space="preserve"> </w:t>
      </w:r>
      <w:r>
        <w:rPr>
          <w:color w:val="222222"/>
        </w:rPr>
        <w:t xml:space="preserve">DHSC NIHR respects the privacy of individuals who share their data and processes it in a manner that meets the requirements of GDPR. </w:t>
      </w:r>
      <w:r>
        <w:t xml:space="preserve">The DHSC Data Protection Officer can be contacted by email at: </w:t>
      </w:r>
      <w:hyperlink r:id="rId11">
        <w:r>
          <w:rPr>
            <w:color w:val="0463C1"/>
            <w:spacing w:val="-2"/>
            <w:u w:val="single" w:color="0463C1"/>
          </w:rPr>
          <w:t>data_protection@dhsc.gov.uk</w:t>
        </w:r>
      </w:hyperlink>
    </w:p>
    <w:p w14:paraId="4542025A" w14:textId="77777777" w:rsidR="003E6880" w:rsidRDefault="003E6880">
      <w:pPr>
        <w:pStyle w:val="BodyText"/>
      </w:pPr>
    </w:p>
    <w:p w14:paraId="106107D9" w14:textId="77777777" w:rsidR="003E6880" w:rsidRDefault="003E6880">
      <w:pPr>
        <w:pStyle w:val="BodyText"/>
        <w:ind w:left="219" w:right="256"/>
        <w:jc w:val="both"/>
      </w:pPr>
      <w:r>
        <w:rPr>
          <w:color w:val="222222"/>
        </w:rPr>
        <w:t xml:space="preserve">The </w:t>
      </w:r>
      <w:hyperlink r:id="rId12">
        <w:r>
          <w:rPr>
            <w:color w:val="0463C1"/>
            <w:u w:val="single" w:color="0463C1"/>
          </w:rPr>
          <w:t>NIHR privacy policy</w:t>
        </w:r>
      </w:hyperlink>
      <w:r>
        <w:rPr>
          <w:color w:val="0463C1"/>
        </w:rPr>
        <w:t xml:space="preserve"> </w:t>
      </w:r>
      <w:r>
        <w:rPr>
          <w:color w:val="222222"/>
        </w:rPr>
        <w:t xml:space="preserve">includes further information including ways we may use your data, our contact details and details on your individual rights regarding how your data is used. Your data may be shared across the NIHR, including with other coordinating </w:t>
      </w:r>
      <w:proofErr w:type="spellStart"/>
      <w:r>
        <w:rPr>
          <w:color w:val="222222"/>
        </w:rPr>
        <w:t>centres</w:t>
      </w:r>
      <w:proofErr w:type="spellEnd"/>
      <w:r>
        <w:rPr>
          <w:color w:val="222222"/>
        </w:rPr>
        <w:t xml:space="preserve">, to allow the application to be managed and for statistical analysis, and with external grant reviewers as part of the process for managing the allocation of a grant. </w:t>
      </w:r>
      <w:r>
        <w:t>This notice is under constant review and will be updated and / or revised based on that review as appropriate.</w:t>
      </w:r>
    </w:p>
    <w:p w14:paraId="7576B871" w14:textId="77777777" w:rsidR="003E6880" w:rsidRDefault="003E6880">
      <w:pPr>
        <w:pStyle w:val="BodyText"/>
        <w:spacing w:before="193"/>
      </w:pPr>
      <w:r>
        <w:rPr>
          <w:noProof/>
        </w:rPr>
        <mc:AlternateContent>
          <mc:Choice Requires="wps">
            <w:drawing>
              <wp:anchor distT="0" distB="0" distL="0" distR="0" simplePos="0" relativeHeight="251658244" behindDoc="1" locked="0" layoutInCell="1" allowOverlap="1" wp14:anchorId="5D1645A8" wp14:editId="3A7B2BF4">
                <wp:simplePos x="0" y="0"/>
                <wp:positionH relativeFrom="page">
                  <wp:posOffset>485775</wp:posOffset>
                </wp:positionH>
                <wp:positionV relativeFrom="paragraph">
                  <wp:posOffset>287291</wp:posOffset>
                </wp:positionV>
                <wp:extent cx="6588759" cy="236220"/>
                <wp:effectExtent l="0" t="0" r="0" b="0"/>
                <wp:wrapTopAndBottom/>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8759" cy="236220"/>
                        </a:xfrm>
                        <a:prstGeom prst="rect">
                          <a:avLst/>
                        </a:prstGeom>
                        <a:solidFill>
                          <a:srgbClr val="009DDF"/>
                        </a:solidFill>
                        <a:ln w="6350">
                          <a:solidFill>
                            <a:srgbClr val="000000"/>
                          </a:solidFill>
                          <a:prstDash val="solid"/>
                        </a:ln>
                      </wps:spPr>
                      <wps:txbx>
                        <w:txbxContent>
                          <w:p w14:paraId="4128B8CB" w14:textId="77777777" w:rsidR="003E6880" w:rsidRDefault="003E6880">
                            <w:pPr>
                              <w:spacing w:before="20"/>
                              <w:ind w:left="108"/>
                              <w:rPr>
                                <w:b/>
                                <w:color w:val="000000"/>
                                <w:sz w:val="28"/>
                              </w:rPr>
                            </w:pPr>
                            <w:bookmarkStart w:id="0" w:name="Table_Of_Contents"/>
                            <w:bookmarkEnd w:id="0"/>
                            <w:r>
                              <w:rPr>
                                <w:b/>
                                <w:color w:val="FFFFFF"/>
                                <w:sz w:val="28"/>
                              </w:rPr>
                              <w:t>Table</w:t>
                            </w:r>
                            <w:r>
                              <w:rPr>
                                <w:b/>
                                <w:color w:val="FFFFFF"/>
                                <w:spacing w:val="-3"/>
                                <w:sz w:val="28"/>
                              </w:rPr>
                              <w:t xml:space="preserve"> </w:t>
                            </w:r>
                            <w:r>
                              <w:rPr>
                                <w:b/>
                                <w:color w:val="FFFFFF"/>
                                <w:sz w:val="28"/>
                              </w:rPr>
                              <w:t>Of</w:t>
                            </w:r>
                            <w:r>
                              <w:rPr>
                                <w:b/>
                                <w:color w:val="FFFFFF"/>
                                <w:spacing w:val="-2"/>
                                <w:sz w:val="28"/>
                              </w:rPr>
                              <w:t xml:space="preserve"> Contents</w:t>
                            </w:r>
                          </w:p>
                        </w:txbxContent>
                      </wps:txbx>
                      <wps:bodyPr wrap="square" lIns="0" tIns="0" rIns="0" bIns="0" rtlCol="0">
                        <a:noAutofit/>
                      </wps:bodyPr>
                    </wps:wsp>
                  </a:graphicData>
                </a:graphic>
              </wp:anchor>
            </w:drawing>
          </mc:Choice>
          <mc:Fallback>
            <w:pict>
              <v:shapetype w14:anchorId="5D1645A8" id="_x0000_t202" coordsize="21600,21600" o:spt="202" path="m,l,21600r21600,l21600,xe">
                <v:stroke joinstyle="miter"/>
                <v:path gradientshapeok="t" o:connecttype="rect"/>
              </v:shapetype>
              <v:shape id="Text Box 7" o:spid="_x0000_s1026" type="#_x0000_t202" style="position:absolute;margin-left:38.25pt;margin-top:22.6pt;width:518.8pt;height:18.6pt;z-index:-2516582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" fillcolor="#009ddf" strokeweight=".5pt">
                <v:path arrowok="t"/>
                <v:textbox inset="0,0,0,0">
                  <w:txbxContent>
                    <w:p w14:paraId="4128B8CB" w14:textId="77777777" w:rsidR="003E6880" w:rsidRDefault="003E6880">
                      <w:pPr>
                        <w:spacing w:before="20"/>
                        <w:ind w:left="108"/>
                        <w:rPr>
                          <w:b/>
                          <w:color w:val="000000"/>
                          <w:sz w:val="28"/>
                        </w:rPr>
                      </w:pPr>
                      <w:bookmarkStart w:id="1" w:name="Table_Of_Contents"/>
                      <w:bookmarkEnd w:id="1"/>
                      <w:r>
                        <w:rPr>
                          <w:b/>
                          <w:color w:val="FFFFFF"/>
                          <w:sz w:val="28"/>
                        </w:rPr>
                        <w:t>Table</w:t>
                      </w:r>
                      <w:r>
                        <w:rPr>
                          <w:b/>
                          <w:color w:val="FFFFFF"/>
                          <w:spacing w:val="-3"/>
                          <w:sz w:val="28"/>
                        </w:rPr>
                        <w:t xml:space="preserve"> </w:t>
                      </w:r>
                      <w:r>
                        <w:rPr>
                          <w:b/>
                          <w:color w:val="FFFFFF"/>
                          <w:sz w:val="28"/>
                        </w:rPr>
                        <w:t>Of</w:t>
                      </w:r>
                      <w:r>
                        <w:rPr>
                          <w:b/>
                          <w:color w:val="FFFFFF"/>
                          <w:spacing w:val="-2"/>
                          <w:sz w:val="28"/>
                        </w:rPr>
                        <w:t xml:space="preserve"> Contents</w:t>
                      </w:r>
                    </w:p>
                  </w:txbxContent>
                </v:textbox>
                <w10:wrap type="topAndBottom" anchorx="page"/>
              </v:shape>
            </w:pict>
          </mc:Fallback>
        </mc:AlternateContent>
      </w:r>
    </w:p>
    <w:p w14:paraId="668EB21F" w14:textId="77777777" w:rsidR="003E6880" w:rsidRDefault="003E6880">
      <w:pPr>
        <w:pStyle w:val="BodyText"/>
        <w:spacing w:before="15"/>
      </w:pPr>
    </w:p>
    <w:p w14:paraId="0B543ED5" w14:textId="77777777" w:rsidR="003E6880" w:rsidRDefault="00000000">
      <w:pPr>
        <w:pStyle w:val="ListParagraph"/>
        <w:numPr>
          <w:ilvl w:val="0"/>
          <w:numId w:val="2"/>
        </w:numPr>
        <w:tabs>
          <w:tab w:val="left" w:pos="578"/>
        </w:tabs>
        <w:ind w:left="578" w:hanging="359"/>
        <w:rPr>
          <w:sz w:val="20"/>
        </w:rPr>
      </w:pPr>
      <w:hyperlink w:anchor="_bookmark0" w:history="1">
        <w:r w:rsidR="003E6880">
          <w:rPr>
            <w:sz w:val="20"/>
          </w:rPr>
          <w:t>Application</w:t>
        </w:r>
        <w:r w:rsidR="003E6880">
          <w:rPr>
            <w:spacing w:val="-5"/>
            <w:sz w:val="20"/>
          </w:rPr>
          <w:t xml:space="preserve"> </w:t>
        </w:r>
        <w:r w:rsidR="003E6880">
          <w:rPr>
            <w:sz w:val="20"/>
          </w:rPr>
          <w:t>Summary</w:t>
        </w:r>
        <w:r w:rsidR="003E6880">
          <w:rPr>
            <w:spacing w:val="-4"/>
            <w:sz w:val="20"/>
          </w:rPr>
          <w:t xml:space="preserve"> </w:t>
        </w:r>
        <w:r w:rsidR="003E6880">
          <w:rPr>
            <w:spacing w:val="-2"/>
            <w:sz w:val="20"/>
          </w:rPr>
          <w:t>Information</w:t>
        </w:r>
      </w:hyperlink>
    </w:p>
    <w:p w14:paraId="39FB369D" w14:textId="77777777" w:rsidR="003E6880" w:rsidRDefault="003E6880">
      <w:pPr>
        <w:pStyle w:val="BodyText"/>
        <w:spacing w:before="50"/>
      </w:pPr>
    </w:p>
    <w:p w14:paraId="756AF894" w14:textId="77777777" w:rsidR="003E6880" w:rsidRDefault="00000000">
      <w:pPr>
        <w:pStyle w:val="ListParagraph"/>
        <w:numPr>
          <w:ilvl w:val="0"/>
          <w:numId w:val="2"/>
        </w:numPr>
        <w:tabs>
          <w:tab w:val="left" w:pos="578"/>
        </w:tabs>
        <w:ind w:left="578" w:hanging="359"/>
        <w:rPr>
          <w:sz w:val="20"/>
        </w:rPr>
      </w:pPr>
      <w:hyperlink w:anchor="_bookmark1" w:history="1">
        <w:r w:rsidR="003E6880">
          <w:rPr>
            <w:sz w:val="20"/>
          </w:rPr>
          <w:t>Applicant</w:t>
        </w:r>
        <w:r w:rsidR="003E6880">
          <w:rPr>
            <w:spacing w:val="-4"/>
            <w:sz w:val="20"/>
          </w:rPr>
          <w:t xml:space="preserve"> </w:t>
        </w:r>
        <w:r w:rsidR="003E6880">
          <w:rPr>
            <w:spacing w:val="-5"/>
            <w:sz w:val="20"/>
          </w:rPr>
          <w:t>CV</w:t>
        </w:r>
      </w:hyperlink>
    </w:p>
    <w:p w14:paraId="23CF33EA" w14:textId="77777777" w:rsidR="003E6880" w:rsidRDefault="003E6880">
      <w:pPr>
        <w:pStyle w:val="BodyText"/>
        <w:spacing w:before="50"/>
      </w:pPr>
    </w:p>
    <w:p w14:paraId="5F074C15" w14:textId="77777777" w:rsidR="003E6880" w:rsidRDefault="00000000">
      <w:pPr>
        <w:pStyle w:val="ListParagraph"/>
        <w:numPr>
          <w:ilvl w:val="0"/>
          <w:numId w:val="2"/>
        </w:numPr>
        <w:tabs>
          <w:tab w:val="left" w:pos="578"/>
        </w:tabs>
        <w:ind w:left="578" w:hanging="359"/>
        <w:rPr>
          <w:sz w:val="20"/>
        </w:rPr>
      </w:pPr>
      <w:hyperlink w:anchor="_bookmark2" w:history="1">
        <w:r w:rsidR="003E6880">
          <w:rPr>
            <w:sz w:val="20"/>
          </w:rPr>
          <w:t>Applicant</w:t>
        </w:r>
        <w:r w:rsidR="003E6880">
          <w:rPr>
            <w:spacing w:val="-6"/>
            <w:sz w:val="20"/>
          </w:rPr>
          <w:t xml:space="preserve"> </w:t>
        </w:r>
        <w:r w:rsidR="003E6880">
          <w:rPr>
            <w:sz w:val="20"/>
          </w:rPr>
          <w:t>Research</w:t>
        </w:r>
        <w:r w:rsidR="003E6880">
          <w:rPr>
            <w:spacing w:val="-5"/>
            <w:sz w:val="20"/>
          </w:rPr>
          <w:t xml:space="preserve"> </w:t>
        </w:r>
        <w:r w:rsidR="003E6880">
          <w:rPr>
            <w:spacing w:val="-2"/>
            <w:sz w:val="20"/>
          </w:rPr>
          <w:t>Background</w:t>
        </w:r>
      </w:hyperlink>
    </w:p>
    <w:p w14:paraId="35FEA4AF" w14:textId="77777777" w:rsidR="003E6880" w:rsidRDefault="003E6880">
      <w:pPr>
        <w:pStyle w:val="BodyText"/>
        <w:spacing w:before="50"/>
      </w:pPr>
    </w:p>
    <w:p w14:paraId="0500AC5D" w14:textId="77777777" w:rsidR="003E6880" w:rsidRDefault="003E6880">
      <w:pPr>
        <w:pStyle w:val="ListParagraph"/>
        <w:numPr>
          <w:ilvl w:val="0"/>
          <w:numId w:val="2"/>
        </w:numPr>
        <w:tabs>
          <w:tab w:val="left" w:pos="578"/>
        </w:tabs>
        <w:ind w:left="578" w:hanging="359"/>
        <w:rPr>
          <w:sz w:val="20"/>
        </w:rPr>
      </w:pPr>
      <w:r>
        <w:rPr>
          <w:noProof/>
        </w:rPr>
        <mc:AlternateContent>
          <mc:Choice Requires="wps">
            <w:drawing>
              <wp:anchor distT="0" distB="0" distL="0" distR="0" simplePos="0" relativeHeight="251658242" behindDoc="1" locked="0" layoutInCell="1" allowOverlap="1" wp14:anchorId="2251F507" wp14:editId="3D31C8A9">
                <wp:simplePos x="0" y="0"/>
                <wp:positionH relativeFrom="page">
                  <wp:posOffset>362967</wp:posOffset>
                </wp:positionH>
                <wp:positionV relativeFrom="paragraph">
                  <wp:posOffset>174868</wp:posOffset>
                </wp:positionV>
                <wp:extent cx="6859905" cy="91440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200000">
                          <a:off x="0" y="0"/>
                          <a:ext cx="6859905" cy="914400"/>
                        </a:xfrm>
                        <a:prstGeom prst="rect">
                          <a:avLst/>
                        </a:prstGeom>
                      </wps:spPr>
                      <wps:txbx>
                        <w:txbxContent>
                          <w:p w14:paraId="5246297F" w14:textId="77777777" w:rsidR="003E6880" w:rsidRDefault="003E6880">
                            <w:pPr>
                              <w:spacing w:line="1440" w:lineRule="exact"/>
                              <w:rPr>
                                <w:b/>
                                <w:sz w:val="144"/>
                              </w:rPr>
                            </w:pPr>
                            <w:r>
                              <w:rPr>
                                <w:b/>
                                <w:color w:val="D3D3D3"/>
                                <w:sz w:val="144"/>
                              </w:rPr>
                              <w:t>Pre-</w:t>
                            </w:r>
                            <w:r>
                              <w:rPr>
                                <w:b/>
                                <w:color w:val="D3D3D3"/>
                                <w:spacing w:val="-2"/>
                                <w:sz w:val="144"/>
                              </w:rPr>
                              <w:t>submission</w:t>
                            </w:r>
                          </w:p>
                        </w:txbxContent>
                      </wps:txbx>
                      <wps:bodyPr wrap="square" lIns="0" tIns="0" rIns="0" bIns="0" rtlCol="0">
                        <a:noAutofit/>
                      </wps:bodyPr>
                    </wps:wsp>
                  </a:graphicData>
                </a:graphic>
              </wp:anchor>
            </w:drawing>
          </mc:Choice>
          <mc:Fallback>
            <w:pict>
              <v:shape w14:anchorId="2251F507" id="Text Box 8" o:spid="_x0000_s1027" type="#_x0000_t202" style="position:absolute;left:0;text-align:left;margin-left:28.6pt;margin-top:13.75pt;width:540.15pt;height:1in;rotation:-40;z-index:-25165823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" filled="f" stroked="f">
                <v:textbox inset="0,0,0,0">
                  <w:txbxContent>
                    <w:p w14:paraId="5246297F" w14:textId="77777777" w:rsidR="003E6880" w:rsidRDefault="003E6880">
                      <w:pPr>
                        <w:spacing w:line="1440" w:lineRule="exact"/>
                        <w:rPr>
                          <w:b/>
                          <w:sz w:val="144"/>
                        </w:rPr>
                      </w:pPr>
                      <w:r>
                        <w:rPr>
                          <w:b/>
                          <w:color w:val="D3D3D3"/>
                          <w:sz w:val="144"/>
                        </w:rPr>
                        <w:t>Pre-</w:t>
                      </w:r>
                      <w:r>
                        <w:rPr>
                          <w:b/>
                          <w:color w:val="D3D3D3"/>
                          <w:spacing w:val="-2"/>
                          <w:sz w:val="144"/>
                        </w:rPr>
                        <w:t>submission</w:t>
                      </w:r>
                    </w:p>
                  </w:txbxContent>
                </v:textbox>
                <w10:wrap anchorx="page"/>
              </v:shape>
            </w:pict>
          </mc:Fallback>
        </mc:AlternateContent>
      </w:r>
      <w:hyperlink w:anchor="_bookmark3" w:history="1">
        <w:r>
          <w:rPr>
            <w:sz w:val="20"/>
          </w:rPr>
          <w:t>Plain</w:t>
        </w:r>
        <w:r>
          <w:rPr>
            <w:spacing w:val="-3"/>
            <w:sz w:val="20"/>
          </w:rPr>
          <w:t xml:space="preserve"> </w:t>
        </w:r>
        <w:r>
          <w:rPr>
            <w:sz w:val="20"/>
          </w:rPr>
          <w:t>English</w:t>
        </w:r>
        <w:r>
          <w:rPr>
            <w:spacing w:val="-2"/>
            <w:sz w:val="20"/>
          </w:rPr>
          <w:t xml:space="preserve"> </w:t>
        </w:r>
        <w:r>
          <w:rPr>
            <w:sz w:val="20"/>
          </w:rPr>
          <w:t>Summary</w:t>
        </w:r>
        <w:r>
          <w:rPr>
            <w:spacing w:val="-2"/>
            <w:sz w:val="20"/>
          </w:rPr>
          <w:t xml:space="preserve"> </w:t>
        </w:r>
        <w:r>
          <w:rPr>
            <w:sz w:val="20"/>
          </w:rPr>
          <w:t>of</w:t>
        </w:r>
        <w:r>
          <w:rPr>
            <w:spacing w:val="-2"/>
            <w:sz w:val="20"/>
          </w:rPr>
          <w:t xml:space="preserve"> Research</w:t>
        </w:r>
      </w:hyperlink>
    </w:p>
    <w:p w14:paraId="05E116A6" w14:textId="77777777" w:rsidR="003E6880" w:rsidRDefault="003E6880">
      <w:pPr>
        <w:pStyle w:val="BodyText"/>
        <w:spacing w:before="50"/>
      </w:pPr>
    </w:p>
    <w:p w14:paraId="272E8DE3" w14:textId="77777777" w:rsidR="003E6880" w:rsidRDefault="00000000">
      <w:pPr>
        <w:pStyle w:val="ListParagraph"/>
        <w:numPr>
          <w:ilvl w:val="0"/>
          <w:numId w:val="2"/>
        </w:numPr>
        <w:tabs>
          <w:tab w:val="left" w:pos="578"/>
        </w:tabs>
        <w:ind w:left="578" w:hanging="359"/>
        <w:rPr>
          <w:sz w:val="20"/>
        </w:rPr>
      </w:pPr>
      <w:hyperlink w:anchor="_bookmark4" w:history="1">
        <w:r w:rsidR="003E6880">
          <w:rPr>
            <w:sz w:val="20"/>
          </w:rPr>
          <w:t xml:space="preserve">Scientific </w:t>
        </w:r>
        <w:r w:rsidR="003E6880">
          <w:rPr>
            <w:spacing w:val="-2"/>
            <w:sz w:val="20"/>
          </w:rPr>
          <w:t>Abstract</w:t>
        </w:r>
      </w:hyperlink>
    </w:p>
    <w:p w14:paraId="4005FE0E" w14:textId="77777777" w:rsidR="003E6880" w:rsidRDefault="003E6880">
      <w:pPr>
        <w:pStyle w:val="BodyText"/>
        <w:spacing w:before="50"/>
      </w:pPr>
    </w:p>
    <w:p w14:paraId="40F02897" w14:textId="77777777" w:rsidR="003E6880" w:rsidRDefault="00000000">
      <w:pPr>
        <w:pStyle w:val="ListParagraph"/>
        <w:numPr>
          <w:ilvl w:val="0"/>
          <w:numId w:val="2"/>
        </w:numPr>
        <w:tabs>
          <w:tab w:val="left" w:pos="578"/>
        </w:tabs>
        <w:ind w:left="578" w:hanging="359"/>
        <w:rPr>
          <w:sz w:val="20"/>
        </w:rPr>
      </w:pPr>
      <w:hyperlink w:anchor="_bookmark5" w:history="1">
        <w:r w:rsidR="003E6880">
          <w:rPr>
            <w:sz w:val="20"/>
          </w:rPr>
          <w:t>Detailed</w:t>
        </w:r>
        <w:r w:rsidR="003E6880">
          <w:rPr>
            <w:spacing w:val="-9"/>
            <w:sz w:val="20"/>
          </w:rPr>
          <w:t xml:space="preserve"> </w:t>
        </w:r>
        <w:r w:rsidR="003E6880">
          <w:rPr>
            <w:sz w:val="20"/>
          </w:rPr>
          <w:t>Research</w:t>
        </w:r>
        <w:r w:rsidR="003E6880">
          <w:rPr>
            <w:spacing w:val="-6"/>
            <w:sz w:val="20"/>
          </w:rPr>
          <w:t xml:space="preserve"> </w:t>
        </w:r>
        <w:r w:rsidR="003E6880">
          <w:rPr>
            <w:spacing w:val="-4"/>
            <w:sz w:val="20"/>
          </w:rPr>
          <w:t>Plan</w:t>
        </w:r>
      </w:hyperlink>
    </w:p>
    <w:p w14:paraId="585209F6" w14:textId="77777777" w:rsidR="003E6880" w:rsidRDefault="003E6880">
      <w:pPr>
        <w:pStyle w:val="BodyText"/>
        <w:spacing w:before="50"/>
      </w:pPr>
    </w:p>
    <w:p w14:paraId="5E550BCA" w14:textId="77777777" w:rsidR="003E6880" w:rsidRDefault="00000000">
      <w:pPr>
        <w:pStyle w:val="ListParagraph"/>
        <w:numPr>
          <w:ilvl w:val="0"/>
          <w:numId w:val="2"/>
        </w:numPr>
        <w:tabs>
          <w:tab w:val="left" w:pos="578"/>
        </w:tabs>
        <w:ind w:left="578" w:hanging="359"/>
        <w:rPr>
          <w:sz w:val="20"/>
        </w:rPr>
      </w:pPr>
      <w:hyperlink w:anchor="_bookmark6" w:history="1">
        <w:r w:rsidR="003E6880">
          <w:rPr>
            <w:sz w:val="20"/>
          </w:rPr>
          <w:t>Patient</w:t>
        </w:r>
        <w:r w:rsidR="003E6880">
          <w:rPr>
            <w:spacing w:val="-4"/>
            <w:sz w:val="20"/>
          </w:rPr>
          <w:t xml:space="preserve"> </w:t>
        </w:r>
        <w:r w:rsidR="003E6880">
          <w:rPr>
            <w:sz w:val="20"/>
          </w:rPr>
          <w:t>&amp;</w:t>
        </w:r>
        <w:r w:rsidR="003E6880">
          <w:rPr>
            <w:spacing w:val="-1"/>
            <w:sz w:val="20"/>
          </w:rPr>
          <w:t xml:space="preserve"> </w:t>
        </w:r>
        <w:r w:rsidR="003E6880">
          <w:rPr>
            <w:sz w:val="20"/>
          </w:rPr>
          <w:t>Public</w:t>
        </w:r>
        <w:r w:rsidR="003E6880">
          <w:rPr>
            <w:spacing w:val="-2"/>
            <w:sz w:val="20"/>
          </w:rPr>
          <w:t xml:space="preserve"> Involvement</w:t>
        </w:r>
      </w:hyperlink>
    </w:p>
    <w:p w14:paraId="7FB23406" w14:textId="77777777" w:rsidR="003E6880" w:rsidRDefault="003E6880">
      <w:pPr>
        <w:pStyle w:val="BodyText"/>
        <w:spacing w:before="50"/>
      </w:pPr>
    </w:p>
    <w:p w14:paraId="7282BCBE" w14:textId="77777777" w:rsidR="003E6880" w:rsidRDefault="00000000">
      <w:pPr>
        <w:pStyle w:val="ListParagraph"/>
        <w:numPr>
          <w:ilvl w:val="0"/>
          <w:numId w:val="2"/>
        </w:numPr>
        <w:tabs>
          <w:tab w:val="left" w:pos="578"/>
        </w:tabs>
        <w:ind w:left="578" w:hanging="359"/>
        <w:rPr>
          <w:sz w:val="20"/>
        </w:rPr>
      </w:pPr>
      <w:hyperlink w:anchor="_bookmark7" w:history="1">
        <w:r w:rsidR="003E6880">
          <w:rPr>
            <w:sz w:val="20"/>
          </w:rPr>
          <w:t>Training</w:t>
        </w:r>
        <w:r w:rsidR="003E6880">
          <w:rPr>
            <w:spacing w:val="-7"/>
            <w:sz w:val="20"/>
          </w:rPr>
          <w:t xml:space="preserve"> </w:t>
        </w:r>
        <w:r w:rsidR="003E6880">
          <w:rPr>
            <w:sz w:val="20"/>
          </w:rPr>
          <w:t>&amp;</w:t>
        </w:r>
        <w:r w:rsidR="003E6880">
          <w:rPr>
            <w:spacing w:val="-5"/>
            <w:sz w:val="20"/>
          </w:rPr>
          <w:t xml:space="preserve"> </w:t>
        </w:r>
        <w:r w:rsidR="003E6880">
          <w:rPr>
            <w:sz w:val="20"/>
          </w:rPr>
          <w:t>Development</w:t>
        </w:r>
        <w:r w:rsidR="003E6880">
          <w:rPr>
            <w:spacing w:val="-5"/>
            <w:sz w:val="20"/>
          </w:rPr>
          <w:t xml:space="preserve"> </w:t>
        </w:r>
        <w:r w:rsidR="003E6880">
          <w:rPr>
            <w:sz w:val="20"/>
          </w:rPr>
          <w:t>and</w:t>
        </w:r>
        <w:r w:rsidR="003E6880">
          <w:rPr>
            <w:spacing w:val="-4"/>
            <w:sz w:val="20"/>
          </w:rPr>
          <w:t xml:space="preserve"> </w:t>
        </w:r>
        <w:r w:rsidR="003E6880">
          <w:rPr>
            <w:sz w:val="20"/>
          </w:rPr>
          <w:t>Research</w:t>
        </w:r>
        <w:r w:rsidR="003E6880">
          <w:rPr>
            <w:spacing w:val="-4"/>
            <w:sz w:val="20"/>
          </w:rPr>
          <w:t xml:space="preserve"> </w:t>
        </w:r>
        <w:r w:rsidR="003E6880">
          <w:rPr>
            <w:spacing w:val="-2"/>
            <w:sz w:val="20"/>
          </w:rPr>
          <w:t>Support</w:t>
        </w:r>
      </w:hyperlink>
    </w:p>
    <w:p w14:paraId="1C8FBAE3" w14:textId="77777777" w:rsidR="003E6880" w:rsidRDefault="003E6880">
      <w:pPr>
        <w:pStyle w:val="BodyText"/>
        <w:spacing w:before="50"/>
      </w:pPr>
    </w:p>
    <w:p w14:paraId="510165AA" w14:textId="77777777" w:rsidR="003E6880" w:rsidRDefault="00000000">
      <w:pPr>
        <w:pStyle w:val="ListParagraph"/>
        <w:numPr>
          <w:ilvl w:val="0"/>
          <w:numId w:val="2"/>
        </w:numPr>
        <w:tabs>
          <w:tab w:val="left" w:pos="578"/>
        </w:tabs>
        <w:ind w:left="578" w:hanging="359"/>
        <w:rPr>
          <w:sz w:val="20"/>
        </w:rPr>
      </w:pPr>
      <w:hyperlink w:anchor="_bookmark8" w:history="1">
        <w:r w:rsidR="003E6880">
          <w:rPr>
            <w:sz w:val="20"/>
          </w:rPr>
          <w:t>Detailed</w:t>
        </w:r>
        <w:r w:rsidR="003E6880">
          <w:rPr>
            <w:spacing w:val="-6"/>
            <w:sz w:val="20"/>
          </w:rPr>
          <w:t xml:space="preserve"> </w:t>
        </w:r>
        <w:r w:rsidR="003E6880">
          <w:rPr>
            <w:spacing w:val="-2"/>
            <w:sz w:val="20"/>
          </w:rPr>
          <w:t>Budget</w:t>
        </w:r>
      </w:hyperlink>
    </w:p>
    <w:p w14:paraId="3DA6045F" w14:textId="77777777" w:rsidR="003E6880" w:rsidRDefault="003E6880">
      <w:pPr>
        <w:pStyle w:val="BodyText"/>
        <w:spacing w:before="50"/>
      </w:pPr>
    </w:p>
    <w:p w14:paraId="250293A5" w14:textId="77777777" w:rsidR="003E6880" w:rsidRDefault="00000000">
      <w:pPr>
        <w:pStyle w:val="ListParagraph"/>
        <w:numPr>
          <w:ilvl w:val="0"/>
          <w:numId w:val="2"/>
        </w:numPr>
        <w:tabs>
          <w:tab w:val="left" w:pos="578"/>
        </w:tabs>
        <w:ind w:left="578" w:hanging="359"/>
        <w:rPr>
          <w:sz w:val="20"/>
        </w:rPr>
      </w:pPr>
      <w:hyperlink w:anchor="_bookmark9" w:history="1">
        <w:r w:rsidR="003E6880">
          <w:rPr>
            <w:spacing w:val="-2"/>
            <w:sz w:val="20"/>
          </w:rPr>
          <w:t>Uploads</w:t>
        </w:r>
      </w:hyperlink>
    </w:p>
    <w:p w14:paraId="6EE6E054" w14:textId="77777777" w:rsidR="003E6880" w:rsidRDefault="003E6880">
      <w:pPr>
        <w:pStyle w:val="BodyText"/>
        <w:spacing w:before="50"/>
      </w:pPr>
    </w:p>
    <w:p w14:paraId="2A38E9FB" w14:textId="77777777" w:rsidR="003E6880" w:rsidRDefault="00000000">
      <w:pPr>
        <w:pStyle w:val="ListParagraph"/>
        <w:numPr>
          <w:ilvl w:val="0"/>
          <w:numId w:val="2"/>
        </w:numPr>
        <w:tabs>
          <w:tab w:val="left" w:pos="578"/>
        </w:tabs>
        <w:ind w:left="578" w:hanging="359"/>
        <w:rPr>
          <w:sz w:val="20"/>
        </w:rPr>
      </w:pPr>
      <w:hyperlink w:anchor="_bookmark10" w:history="1">
        <w:r w:rsidR="003E6880">
          <w:rPr>
            <w:sz w:val="20"/>
          </w:rPr>
          <w:t>Participants</w:t>
        </w:r>
        <w:r w:rsidR="003E6880">
          <w:rPr>
            <w:spacing w:val="-6"/>
            <w:sz w:val="20"/>
          </w:rPr>
          <w:t xml:space="preserve"> </w:t>
        </w:r>
        <w:r w:rsidR="003E6880">
          <w:rPr>
            <w:sz w:val="20"/>
          </w:rPr>
          <w:t>and</w:t>
        </w:r>
        <w:r w:rsidR="003E6880">
          <w:rPr>
            <w:spacing w:val="-4"/>
            <w:sz w:val="20"/>
          </w:rPr>
          <w:t xml:space="preserve"> </w:t>
        </w:r>
        <w:r w:rsidR="003E6880">
          <w:rPr>
            <w:spacing w:val="-2"/>
            <w:sz w:val="20"/>
          </w:rPr>
          <w:t>Signatories</w:t>
        </w:r>
      </w:hyperlink>
    </w:p>
    <w:p w14:paraId="64751893" w14:textId="77777777" w:rsidR="003E6880" w:rsidRDefault="003E6880">
      <w:pPr>
        <w:pStyle w:val="BodyText"/>
        <w:spacing w:before="50"/>
      </w:pPr>
    </w:p>
    <w:p w14:paraId="7B3CA9CC" w14:textId="77777777" w:rsidR="003E6880" w:rsidRDefault="00000000">
      <w:pPr>
        <w:pStyle w:val="ListParagraph"/>
        <w:numPr>
          <w:ilvl w:val="0"/>
          <w:numId w:val="2"/>
        </w:numPr>
        <w:tabs>
          <w:tab w:val="left" w:pos="578"/>
        </w:tabs>
        <w:ind w:left="578" w:hanging="359"/>
        <w:rPr>
          <w:sz w:val="20"/>
        </w:rPr>
      </w:pPr>
      <w:hyperlink w:anchor="_bookmark11" w:history="1">
        <w:r w:rsidR="003E6880">
          <w:rPr>
            <w:sz w:val="20"/>
          </w:rPr>
          <w:t>Acknowledgement,</w:t>
        </w:r>
        <w:r w:rsidR="003E6880">
          <w:rPr>
            <w:spacing w:val="-7"/>
            <w:sz w:val="20"/>
          </w:rPr>
          <w:t xml:space="preserve"> </w:t>
        </w:r>
        <w:r w:rsidR="003E6880">
          <w:rPr>
            <w:sz w:val="20"/>
          </w:rPr>
          <w:t>Review</w:t>
        </w:r>
        <w:r w:rsidR="003E6880">
          <w:rPr>
            <w:spacing w:val="-6"/>
            <w:sz w:val="20"/>
          </w:rPr>
          <w:t xml:space="preserve"> </w:t>
        </w:r>
        <w:r w:rsidR="003E6880">
          <w:rPr>
            <w:sz w:val="20"/>
          </w:rPr>
          <w:t>and</w:t>
        </w:r>
        <w:r w:rsidR="003E6880">
          <w:rPr>
            <w:spacing w:val="-6"/>
            <w:sz w:val="20"/>
          </w:rPr>
          <w:t xml:space="preserve"> </w:t>
        </w:r>
        <w:r w:rsidR="003E6880">
          <w:rPr>
            <w:spacing w:val="-2"/>
            <w:sz w:val="20"/>
          </w:rPr>
          <w:t>Submit</w:t>
        </w:r>
      </w:hyperlink>
    </w:p>
    <w:p w14:paraId="614AF49D" w14:textId="77777777" w:rsidR="003E6880" w:rsidRDefault="003E6880">
      <w:pPr>
        <w:rPr>
          <w:sz w:val="20"/>
        </w:rPr>
        <w:sectPr w:rsidR="003E6880" w:rsidSect="00C27A3A">
          <w:pgSz w:w="11910" w:h="16840"/>
          <w:pgMar w:top="1080" w:right="620" w:bottom="680" w:left="660" w:header="716" w:footer="483" w:gutter="0"/>
          <w:cols w:space="720"/>
        </w:sectPr>
      </w:pPr>
    </w:p>
    <w:p w14:paraId="13970E78" w14:textId="77777777" w:rsidR="003E6880" w:rsidRDefault="003E6880">
      <w:pPr>
        <w:pStyle w:val="BodyText"/>
        <w:spacing w:before="93"/>
      </w:pPr>
      <w:r>
        <w:rPr>
          <w:noProof/>
        </w:rPr>
        <w:lastRenderedPageBreak/>
        <mc:AlternateContent>
          <mc:Choice Requires="wps">
            <w:drawing>
              <wp:anchor distT="0" distB="0" distL="0" distR="0" simplePos="0" relativeHeight="251658243" behindDoc="1" locked="0" layoutInCell="1" allowOverlap="1" wp14:anchorId="39EBE14C" wp14:editId="292EFBA6">
                <wp:simplePos x="0" y="0"/>
                <wp:positionH relativeFrom="page">
                  <wp:posOffset>362967</wp:posOffset>
                </wp:positionH>
                <wp:positionV relativeFrom="page">
                  <wp:posOffset>4904007</wp:posOffset>
                </wp:positionV>
                <wp:extent cx="6859905" cy="9144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200000">
                          <a:off x="0" y="0"/>
                          <a:ext cx="6859905" cy="914400"/>
                        </a:xfrm>
                        <a:prstGeom prst="rect">
                          <a:avLst/>
                        </a:prstGeom>
                      </wps:spPr>
                      <wps:txbx>
                        <w:txbxContent>
                          <w:p w14:paraId="68B2E099" w14:textId="77777777" w:rsidR="003E6880" w:rsidRDefault="003E6880">
                            <w:pPr>
                              <w:spacing w:line="1440" w:lineRule="exact"/>
                              <w:rPr>
                                <w:b/>
                                <w:sz w:val="144"/>
                              </w:rPr>
                            </w:pPr>
                            <w:r>
                              <w:rPr>
                                <w:b/>
                                <w:color w:val="D3D3D3"/>
                                <w:sz w:val="144"/>
                              </w:rPr>
                              <w:t>Pre-</w:t>
                            </w:r>
                            <w:r>
                              <w:rPr>
                                <w:b/>
                                <w:color w:val="D3D3D3"/>
                                <w:spacing w:val="-2"/>
                                <w:sz w:val="144"/>
                              </w:rPr>
                              <w:t>submission</w:t>
                            </w:r>
                          </w:p>
                        </w:txbxContent>
                      </wps:txbx>
                      <wps:bodyPr wrap="square" lIns="0" tIns="0" rIns="0" bIns="0" rtlCol="0">
                        <a:noAutofit/>
                      </wps:bodyPr>
                    </wps:wsp>
                  </a:graphicData>
                </a:graphic>
              </wp:anchor>
            </w:drawing>
          </mc:Choice>
          <mc:Fallback>
            <w:pict>
              <v:shape w14:anchorId="39EBE14C" id="Text Box 9" o:spid="_x0000_s1028" type="#_x0000_t202" style="position:absolute;margin-left:28.6pt;margin-top:386.15pt;width:540.15pt;height:1in;rotation:-40;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" filled="f" stroked="f">
                <v:textbox inset="0,0,0,0">
                  <w:txbxContent>
                    <w:p w14:paraId="68B2E099" w14:textId="77777777" w:rsidR="003E6880" w:rsidRDefault="003E6880">
                      <w:pPr>
                        <w:spacing w:line="1440" w:lineRule="exact"/>
                        <w:rPr>
                          <w:b/>
                          <w:sz w:val="144"/>
                        </w:rPr>
                      </w:pPr>
                      <w:r>
                        <w:rPr>
                          <w:b/>
                          <w:color w:val="D3D3D3"/>
                          <w:sz w:val="144"/>
                        </w:rPr>
                        <w:t>Pre-</w:t>
                      </w:r>
                      <w:r>
                        <w:rPr>
                          <w:b/>
                          <w:color w:val="D3D3D3"/>
                          <w:spacing w:val="-2"/>
                          <w:sz w:val="144"/>
                        </w:rPr>
                        <w:t>submission</w:t>
                      </w:r>
                    </w:p>
                  </w:txbxContent>
                </v:textbox>
                <w10:wrap anchorx="page" anchory="page"/>
              </v:shape>
            </w:pict>
          </mc:Fallback>
        </mc:AlternateContent>
      </w:r>
    </w:p>
    <w:p w14:paraId="2512C67F" w14:textId="77777777" w:rsidR="003E6880" w:rsidRDefault="003E6880">
      <w:pPr>
        <w:pStyle w:val="BodyText"/>
        <w:ind w:left="100"/>
      </w:pPr>
      <w:r>
        <w:rPr>
          <w:noProof/>
        </w:rPr>
        <mc:AlternateContent>
          <mc:Choice Requires="wps">
            <w:drawing>
              <wp:inline distT="0" distB="0" distL="0" distR="0" wp14:anchorId="0A78DD62" wp14:editId="59D1B66B">
                <wp:extent cx="6588759" cy="177800"/>
                <wp:effectExtent l="9525" t="0" r="2540" b="3175"/>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8759" cy="177800"/>
                        </a:xfrm>
                        <a:prstGeom prst="rect">
                          <a:avLst/>
                        </a:prstGeom>
                        <a:solidFill>
                          <a:srgbClr val="009DDF"/>
                        </a:solidFill>
                        <a:ln w="6350">
                          <a:solidFill>
                            <a:srgbClr val="000000"/>
                          </a:solidFill>
                          <a:prstDash val="solid"/>
                        </a:ln>
                      </wps:spPr>
                      <wps:txbx>
                        <w:txbxContent>
                          <w:p w14:paraId="315F4A44" w14:textId="77777777" w:rsidR="003E6880" w:rsidRDefault="003E6880">
                            <w:pPr>
                              <w:tabs>
                                <w:tab w:val="left" w:pos="751"/>
                              </w:tabs>
                              <w:spacing w:before="20"/>
                              <w:ind w:left="108"/>
                              <w:rPr>
                                <w:b/>
                                <w:color w:val="000000"/>
                                <w:sz w:val="20"/>
                              </w:rPr>
                            </w:pPr>
                            <w:bookmarkStart w:id="2" w:name="1._Application_Summary_Information"/>
                            <w:bookmarkStart w:id="3" w:name="_bookmark0"/>
                            <w:bookmarkEnd w:id="2"/>
                            <w:bookmarkEnd w:id="3"/>
                            <w:r>
                              <w:rPr>
                                <w:b/>
                                <w:color w:val="FFFFFF"/>
                                <w:spacing w:val="-5"/>
                                <w:sz w:val="20"/>
                              </w:rPr>
                              <w:t>1.</w:t>
                            </w:r>
                            <w:r>
                              <w:rPr>
                                <w:b/>
                                <w:color w:val="FFFFFF"/>
                                <w:sz w:val="20"/>
                              </w:rPr>
                              <w:tab/>
                              <w:t>Application</w:t>
                            </w:r>
                            <w:r>
                              <w:rPr>
                                <w:b/>
                                <w:color w:val="FFFFFF"/>
                                <w:spacing w:val="-3"/>
                                <w:sz w:val="20"/>
                              </w:rPr>
                              <w:t xml:space="preserve"> </w:t>
                            </w:r>
                            <w:r>
                              <w:rPr>
                                <w:b/>
                                <w:color w:val="FFFFFF"/>
                                <w:sz w:val="20"/>
                              </w:rPr>
                              <w:t>Summary</w:t>
                            </w:r>
                            <w:r>
                              <w:rPr>
                                <w:b/>
                                <w:color w:val="FFFFFF"/>
                                <w:spacing w:val="-3"/>
                                <w:sz w:val="20"/>
                              </w:rPr>
                              <w:t xml:space="preserve"> </w:t>
                            </w:r>
                            <w:r>
                              <w:rPr>
                                <w:b/>
                                <w:color w:val="FFFFFF"/>
                                <w:spacing w:val="-2"/>
                                <w:sz w:val="20"/>
                              </w:rPr>
                              <w:t>Information</w:t>
                            </w:r>
                          </w:p>
                        </w:txbxContent>
                      </wps:txbx>
                      <wps:bodyPr wrap="square" lIns="0" tIns="0" rIns="0" bIns="0" rtlCol="0">
                        <a:noAutofit/>
                      </wps:bodyPr>
                    </wps:wsp>
                  </a:graphicData>
                </a:graphic>
              </wp:inline>
            </w:drawing>
          </mc:Choice>
          <mc:Fallback>
            <w:pict>
              <v:shape w14:anchorId="0A78DD62" id="Text Box 10" o:spid="_x0000_s1029" type="#_x0000_t202" style="width:518.8pt;height: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" fillcolor="#009ddf" strokeweight=".5pt">
                <v:path arrowok="t"/>
                <v:textbox inset="0,0,0,0">
                  <w:txbxContent>
                    <w:p w14:paraId="315F4A44" w14:textId="77777777" w:rsidR="003E6880" w:rsidRDefault="003E6880">
                      <w:pPr>
                        <w:tabs>
                          <w:tab w:val="left" w:pos="751"/>
                        </w:tabs>
                        <w:spacing w:before="20"/>
                        <w:ind w:left="108"/>
                        <w:rPr>
                          <w:b/>
                          <w:color w:val="000000"/>
                          <w:sz w:val="20"/>
                        </w:rPr>
                      </w:pPr>
                      <w:bookmarkStart w:id="4" w:name="1._Application_Summary_Information"/>
                      <w:bookmarkStart w:id="5" w:name="_bookmark0"/>
                      <w:bookmarkEnd w:id="4"/>
                      <w:bookmarkEnd w:id="5"/>
                      <w:r>
                        <w:rPr>
                          <w:b/>
                          <w:color w:val="FFFFFF"/>
                          <w:spacing w:val="-5"/>
                          <w:sz w:val="20"/>
                        </w:rPr>
                        <w:t>1.</w:t>
                      </w:r>
                      <w:r>
                        <w:rPr>
                          <w:b/>
                          <w:color w:val="FFFFFF"/>
                          <w:sz w:val="20"/>
                        </w:rPr>
                        <w:tab/>
                        <w:t>Application</w:t>
                      </w:r>
                      <w:r>
                        <w:rPr>
                          <w:b/>
                          <w:color w:val="FFFFFF"/>
                          <w:spacing w:val="-3"/>
                          <w:sz w:val="20"/>
                        </w:rPr>
                        <w:t xml:space="preserve"> </w:t>
                      </w:r>
                      <w:r>
                        <w:rPr>
                          <w:b/>
                          <w:color w:val="FFFFFF"/>
                          <w:sz w:val="20"/>
                        </w:rPr>
                        <w:t>Summary</w:t>
                      </w:r>
                      <w:r>
                        <w:rPr>
                          <w:b/>
                          <w:color w:val="FFFFFF"/>
                          <w:spacing w:val="-3"/>
                          <w:sz w:val="20"/>
                        </w:rPr>
                        <w:t xml:space="preserve"> </w:t>
                      </w:r>
                      <w:r>
                        <w:rPr>
                          <w:b/>
                          <w:color w:val="FFFFFF"/>
                          <w:spacing w:val="-2"/>
                          <w:sz w:val="20"/>
                        </w:rPr>
                        <w:t>Information</w:t>
                      </w:r>
                    </w:p>
                  </w:txbxContent>
                </v:textbox>
                <w10:anchorlock/>
              </v:shape>
            </w:pict>
          </mc:Fallback>
        </mc:AlternateContent>
      </w:r>
    </w:p>
    <w:p w14:paraId="5C55B2C1" w14:textId="77777777" w:rsidR="003E6880" w:rsidRDefault="003E6880">
      <w:pPr>
        <w:pStyle w:val="BodyText"/>
      </w:pPr>
    </w:p>
    <w:tbl>
      <w:tblPr>
        <w:tblStyle w:val="TableGrid"/>
        <w:tblW w:w="0" w:type="auto"/>
        <w:tblInd w:w="392" w:type="dxa"/>
        <w:tblLook w:val="04A0" w:firstRow="1" w:lastRow="0" w:firstColumn="1" w:lastColumn="0" w:noHBand="0" w:noVBand="1"/>
      </w:tblPr>
      <w:tblGrid>
        <w:gridCol w:w="2383"/>
        <w:gridCol w:w="7845"/>
      </w:tblGrid>
      <w:tr w:rsidR="003E6880" w14:paraId="5C4895E4" w14:textId="77777777" w:rsidTr="00B24B67">
        <w:tc>
          <w:tcPr>
            <w:tcW w:w="2410" w:type="dxa"/>
          </w:tcPr>
          <w:p w14:paraId="5EB76DED" w14:textId="77777777" w:rsidR="003E6880" w:rsidRDefault="003E6880" w:rsidP="00B24B67">
            <w:pPr>
              <w:spacing w:before="68"/>
              <w:ind w:left="60"/>
              <w:rPr>
                <w:b/>
                <w:sz w:val="20"/>
              </w:rPr>
            </w:pPr>
            <w:r>
              <w:rPr>
                <w:b/>
                <w:sz w:val="20"/>
              </w:rPr>
              <w:t>Partner</w:t>
            </w:r>
            <w:r>
              <w:rPr>
                <w:b/>
                <w:spacing w:val="-14"/>
                <w:sz w:val="20"/>
              </w:rPr>
              <w:t xml:space="preserve"> </w:t>
            </w:r>
            <w:proofErr w:type="spellStart"/>
            <w:r>
              <w:rPr>
                <w:b/>
                <w:sz w:val="20"/>
              </w:rPr>
              <w:t>organisation</w:t>
            </w:r>
            <w:proofErr w:type="spellEnd"/>
            <w:r>
              <w:rPr>
                <w:b/>
                <w:spacing w:val="-14"/>
                <w:sz w:val="20"/>
              </w:rPr>
              <w:t xml:space="preserve"> </w:t>
            </w:r>
            <w:r>
              <w:rPr>
                <w:b/>
                <w:sz w:val="20"/>
              </w:rPr>
              <w:t xml:space="preserve">(if </w:t>
            </w:r>
            <w:r>
              <w:rPr>
                <w:b/>
                <w:spacing w:val="-2"/>
                <w:sz w:val="20"/>
              </w:rPr>
              <w:t>applicable)</w:t>
            </w:r>
          </w:p>
          <w:p w14:paraId="3E0118CE" w14:textId="77777777" w:rsidR="003E6880" w:rsidRDefault="003E6880">
            <w:pPr>
              <w:pStyle w:val="BodyText"/>
            </w:pPr>
          </w:p>
        </w:tc>
        <w:tc>
          <w:tcPr>
            <w:tcW w:w="8044" w:type="dxa"/>
          </w:tcPr>
          <w:p w14:paraId="4B216C67" w14:textId="77777777" w:rsidR="003E6880" w:rsidRDefault="003E6880">
            <w:pPr>
              <w:pStyle w:val="BodyText"/>
            </w:pPr>
            <w:r>
              <w:t>University College London</w:t>
            </w:r>
          </w:p>
        </w:tc>
      </w:tr>
    </w:tbl>
    <w:p w14:paraId="67AB29F0" w14:textId="77777777" w:rsidR="003E6880" w:rsidRDefault="003E6880">
      <w:pPr>
        <w:pStyle w:val="BodyText"/>
        <w:spacing w:before="50"/>
      </w:pPr>
    </w:p>
    <w:p w14:paraId="2C74BB6C" w14:textId="77777777" w:rsidR="003E6880" w:rsidRDefault="003E6880" w:rsidP="00515F6E">
      <w:pPr>
        <w:ind w:left="219"/>
        <w:rPr>
          <w:b/>
          <w:sz w:val="20"/>
        </w:rPr>
      </w:pPr>
      <w:r>
        <w:rPr>
          <w:b/>
          <w:sz w:val="20"/>
        </w:rPr>
        <w:t>Application</w:t>
      </w:r>
      <w:r>
        <w:rPr>
          <w:b/>
          <w:spacing w:val="-1"/>
          <w:sz w:val="20"/>
        </w:rPr>
        <w:t xml:space="preserve"> </w:t>
      </w:r>
      <w:r>
        <w:rPr>
          <w:b/>
          <w:spacing w:val="-4"/>
          <w:sz w:val="20"/>
        </w:rPr>
        <w:t>Type</w:t>
      </w:r>
    </w:p>
    <w:p w14:paraId="1546F2E8" w14:textId="77777777" w:rsidR="003E6880" w:rsidRDefault="003E6880">
      <w:pPr>
        <w:ind w:left="219"/>
        <w:rPr>
          <w:b/>
          <w:sz w:val="20"/>
        </w:rPr>
      </w:pPr>
      <w:r>
        <w:rPr>
          <w:noProof/>
        </w:rPr>
        <mc:AlternateContent>
          <mc:Choice Requires="wpg">
            <w:drawing>
              <wp:anchor distT="0" distB="0" distL="0" distR="0" simplePos="0" relativeHeight="251658268" behindDoc="0" locked="0" layoutInCell="1" allowOverlap="1" wp14:anchorId="5D4FFB17" wp14:editId="6060817D">
                <wp:simplePos x="0" y="0"/>
                <wp:positionH relativeFrom="page">
                  <wp:posOffset>285750</wp:posOffset>
                </wp:positionH>
                <wp:positionV relativeFrom="paragraph">
                  <wp:posOffset>49530</wp:posOffset>
                </wp:positionV>
                <wp:extent cx="6539865" cy="251460"/>
                <wp:effectExtent l="0" t="0" r="13335" b="1524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251460"/>
                          <a:chOff x="0" y="0"/>
                          <a:chExt cx="6539865" cy="251460"/>
                        </a:xfrm>
                      </wpg:grpSpPr>
                      <wps:wsp>
                        <wps:cNvPr id="15" name="Textbox 15"/>
                        <wps:cNvSpPr txBox="1"/>
                        <wps:spPr>
                          <a:xfrm>
                            <a:off x="1519237" y="4762"/>
                            <a:ext cx="5015865" cy="241935"/>
                          </a:xfrm>
                          <a:prstGeom prst="rect">
                            <a:avLst/>
                          </a:prstGeom>
                          <a:ln w="9525">
                            <a:solidFill>
                              <a:srgbClr val="000000"/>
                            </a:solidFill>
                            <a:prstDash val="solid"/>
                          </a:ln>
                        </wps:spPr>
                        <wps:txbx>
                          <w:txbxContent>
                            <w:p w14:paraId="2FB0CFC5" w14:textId="77777777" w:rsidR="003E6880" w:rsidRDefault="003E6880">
                              <w:pPr>
                                <w:spacing w:before="68"/>
                                <w:ind w:left="60"/>
                                <w:rPr>
                                  <w:sz w:val="20"/>
                                </w:rPr>
                              </w:pPr>
                              <w:r>
                                <w:rPr>
                                  <w:spacing w:val="-2"/>
                                  <w:sz w:val="20"/>
                                </w:rPr>
                                <w:t>Social care, Public Health</w:t>
                              </w:r>
                            </w:p>
                          </w:txbxContent>
                        </wps:txbx>
                        <wps:bodyPr wrap="square" lIns="0" tIns="0" rIns="0" bIns="0" rtlCol="0">
                          <a:noAutofit/>
                        </wps:bodyPr>
                      </wps:wsp>
                      <wps:wsp>
                        <wps:cNvPr id="16" name="Textbox 16"/>
                        <wps:cNvSpPr txBox="1"/>
                        <wps:spPr>
                          <a:xfrm>
                            <a:off x="4762" y="4762"/>
                            <a:ext cx="1514475" cy="241935"/>
                          </a:xfrm>
                          <a:prstGeom prst="rect">
                            <a:avLst/>
                          </a:prstGeom>
                          <a:ln w="9525">
                            <a:solidFill>
                              <a:srgbClr val="000000"/>
                            </a:solidFill>
                            <a:prstDash val="solid"/>
                          </a:ln>
                        </wps:spPr>
                        <wps:txbx>
                          <w:txbxContent>
                            <w:p w14:paraId="2D1F93D5" w14:textId="77777777" w:rsidR="003E6880" w:rsidRDefault="003E6880">
                              <w:pPr>
                                <w:spacing w:before="68"/>
                                <w:ind w:left="60"/>
                                <w:rPr>
                                  <w:b/>
                                  <w:sz w:val="20"/>
                                </w:rPr>
                              </w:pPr>
                              <w:r>
                                <w:rPr>
                                  <w:b/>
                                  <w:sz w:val="20"/>
                                </w:rPr>
                                <w:t>Strategic</w:t>
                              </w:r>
                              <w:r>
                                <w:rPr>
                                  <w:b/>
                                  <w:spacing w:val="-8"/>
                                  <w:sz w:val="20"/>
                                </w:rPr>
                                <w:t xml:space="preserve"> </w:t>
                              </w:r>
                              <w:r>
                                <w:rPr>
                                  <w:b/>
                                  <w:spacing w:val="-2"/>
                                  <w:sz w:val="20"/>
                                </w:rPr>
                                <w:t>Theme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D4FFB17" id="Group 14" o:spid="_x0000_s1030" style="position:absolute;left:0;text-align:left;margin-left:22.5pt;margin-top:3.9pt;width:514.95pt;height:19.8pt;z-index:251658268;mso-wrap-distance-left:0;mso-wrap-distance-right:0;mso-position-horizontal-relative:page;mso-position-vertical-relative:text;mso-width-relative:margin;mso-height-relative:margin" coordsize="65398,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">
                <v:shape id="Textbox 15" o:spid="_x0000_s1031" type="#_x0000_t202" style="position:absolute;left:15192;top:47;width:50159;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" filled="f">
                  <v:textbox inset="0,0,0,0">
                    <w:txbxContent>
                      <w:p w14:paraId="2FB0CFC5" w14:textId="77777777" w:rsidR="003E6880" w:rsidRDefault="003E6880">
                        <w:pPr>
                          <w:spacing w:before="68"/>
                          <w:ind w:left="60"/>
                          <w:rPr>
                            <w:sz w:val="20"/>
                          </w:rPr>
                        </w:pPr>
                        <w:r>
                          <w:rPr>
                            <w:spacing w:val="-2"/>
                            <w:sz w:val="20"/>
                          </w:rPr>
                          <w:t>Social care, Public Health</w:t>
                        </w:r>
                      </w:p>
                    </w:txbxContent>
                  </v:textbox>
                </v:shape>
                <v:shape id="Textbox 16" o:spid="_x0000_s1032" type="#_x0000_t202" style="position:absolute;left:47;top:47;width:15145;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" filled="f">
                  <v:textbox inset="0,0,0,0">
                    <w:txbxContent>
                      <w:p w14:paraId="2D1F93D5" w14:textId="77777777" w:rsidR="003E6880" w:rsidRDefault="003E6880">
                        <w:pPr>
                          <w:spacing w:before="68"/>
                          <w:ind w:left="60"/>
                          <w:rPr>
                            <w:b/>
                            <w:sz w:val="20"/>
                          </w:rPr>
                        </w:pPr>
                        <w:r>
                          <w:rPr>
                            <w:b/>
                            <w:sz w:val="20"/>
                          </w:rPr>
                          <w:t>Strategic</w:t>
                        </w:r>
                        <w:r>
                          <w:rPr>
                            <w:b/>
                            <w:spacing w:val="-8"/>
                            <w:sz w:val="20"/>
                          </w:rPr>
                          <w:t xml:space="preserve"> </w:t>
                        </w:r>
                        <w:r>
                          <w:rPr>
                            <w:b/>
                            <w:spacing w:val="-2"/>
                            <w:sz w:val="20"/>
                          </w:rPr>
                          <w:t>Theme</w:t>
                        </w:r>
                      </w:p>
                    </w:txbxContent>
                  </v:textbox>
                </v:shape>
                <w10:wrap anchorx="page"/>
              </v:group>
            </w:pict>
          </mc:Fallback>
        </mc:AlternateContent>
      </w:r>
    </w:p>
    <w:p w14:paraId="5DE16B7F" w14:textId="77777777" w:rsidR="003E6880" w:rsidRDefault="003E6880">
      <w:pPr>
        <w:ind w:left="219"/>
        <w:rPr>
          <w:b/>
          <w:sz w:val="20"/>
        </w:rPr>
      </w:pPr>
    </w:p>
    <w:p w14:paraId="2BE5D056" w14:textId="77777777" w:rsidR="003E6880" w:rsidRDefault="003E6880">
      <w:pPr>
        <w:ind w:left="219"/>
        <w:rPr>
          <w:b/>
          <w:sz w:val="20"/>
        </w:rPr>
      </w:pPr>
    </w:p>
    <w:p w14:paraId="2A764DFB" w14:textId="77777777" w:rsidR="003E6880" w:rsidRDefault="003E6880">
      <w:pPr>
        <w:ind w:left="219"/>
        <w:rPr>
          <w:b/>
          <w:sz w:val="20"/>
        </w:rPr>
      </w:pPr>
      <w:r>
        <w:rPr>
          <w:noProof/>
        </w:rPr>
        <mc:AlternateContent>
          <mc:Choice Requires="wpg">
            <w:drawing>
              <wp:anchor distT="0" distB="0" distL="0" distR="0" simplePos="0" relativeHeight="251658269" behindDoc="0" locked="0" layoutInCell="1" allowOverlap="1" wp14:anchorId="715473F8" wp14:editId="4FF1EFF2">
                <wp:simplePos x="0" y="0"/>
                <wp:positionH relativeFrom="page">
                  <wp:posOffset>247650</wp:posOffset>
                </wp:positionH>
                <wp:positionV relativeFrom="paragraph">
                  <wp:posOffset>51435</wp:posOffset>
                </wp:positionV>
                <wp:extent cx="6539865" cy="251460"/>
                <wp:effectExtent l="0" t="0" r="13335" b="1524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251460"/>
                          <a:chOff x="4762" y="4762"/>
                          <a:chExt cx="6530340" cy="241935"/>
                        </a:xfrm>
                      </wpg:grpSpPr>
                      <wps:wsp>
                        <wps:cNvPr id="18" name="Textbox 18"/>
                        <wps:cNvSpPr txBox="1"/>
                        <wps:spPr>
                          <a:xfrm>
                            <a:off x="1519237" y="4762"/>
                            <a:ext cx="5015865" cy="241935"/>
                          </a:xfrm>
                          <a:prstGeom prst="rect">
                            <a:avLst/>
                          </a:prstGeom>
                          <a:ln w="9525">
                            <a:solidFill>
                              <a:srgbClr val="000000"/>
                            </a:solidFill>
                            <a:prstDash val="solid"/>
                          </a:ln>
                        </wps:spPr>
                        <wps:txbx>
                          <w:txbxContent>
                            <w:p w14:paraId="2F770EFF" w14:textId="77777777" w:rsidR="003E6880" w:rsidRDefault="003E6880">
                              <w:pPr>
                                <w:spacing w:before="68"/>
                                <w:ind w:left="60"/>
                                <w:rPr>
                                  <w:sz w:val="20"/>
                                </w:rPr>
                              </w:pPr>
                              <w:r>
                                <w:rPr>
                                  <w:spacing w:val="-2"/>
                                  <w:sz w:val="20"/>
                                </w:rPr>
                                <w:t>N/A</w:t>
                              </w:r>
                            </w:p>
                          </w:txbxContent>
                        </wps:txbx>
                        <wps:bodyPr wrap="square" lIns="0" tIns="0" rIns="0" bIns="0" rtlCol="0">
                          <a:noAutofit/>
                        </wps:bodyPr>
                      </wps:wsp>
                      <wps:wsp>
                        <wps:cNvPr id="19" name="Textbox 19"/>
                        <wps:cNvSpPr txBox="1"/>
                        <wps:spPr>
                          <a:xfrm>
                            <a:off x="4762" y="4762"/>
                            <a:ext cx="1514475" cy="241935"/>
                          </a:xfrm>
                          <a:prstGeom prst="rect">
                            <a:avLst/>
                          </a:prstGeom>
                          <a:ln w="9525">
                            <a:solidFill>
                              <a:srgbClr val="000000"/>
                            </a:solidFill>
                            <a:prstDash val="solid"/>
                          </a:ln>
                        </wps:spPr>
                        <wps:txbx>
                          <w:txbxContent>
                            <w:p w14:paraId="05872475" w14:textId="77777777" w:rsidR="003E6880" w:rsidRDefault="003E6880">
                              <w:pPr>
                                <w:spacing w:before="68"/>
                                <w:ind w:left="60"/>
                                <w:rPr>
                                  <w:b/>
                                  <w:sz w:val="20"/>
                                </w:rPr>
                              </w:pPr>
                              <w:r>
                                <w:rPr>
                                  <w:b/>
                                  <w:sz w:val="20"/>
                                </w:rPr>
                                <w:t>Partnership</w:t>
                              </w:r>
                              <w:r>
                                <w:rPr>
                                  <w:b/>
                                  <w:spacing w:val="-8"/>
                                  <w:sz w:val="20"/>
                                </w:rPr>
                                <w:t xml:space="preserve"> </w:t>
                              </w:r>
                              <w:r>
                                <w:rPr>
                                  <w:b/>
                                  <w:spacing w:val="-2"/>
                                  <w:sz w:val="20"/>
                                </w:rPr>
                                <w:t>Fellowship</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15473F8" id="Group 17" o:spid="_x0000_s1033" style="position:absolute;left:0;text-align:left;margin-left:19.5pt;margin-top:4.05pt;width:514.95pt;height:19.8pt;z-index:251658269;mso-wrap-distance-left:0;mso-wrap-distance-right:0;mso-position-horizontal-relative:page;mso-position-vertical-relative:text;mso-width-relative:margin;mso-height-relative:margin" coordorigin="47,47" coordsize="65303,2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">
                <v:shape id="Textbox 18" o:spid="_x0000_s1034" type="#_x0000_t202" style="position:absolute;left:15192;top:47;width:50159;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" filled="f">
                  <v:textbox inset="0,0,0,0">
                    <w:txbxContent>
                      <w:p w14:paraId="2F770EFF" w14:textId="77777777" w:rsidR="003E6880" w:rsidRDefault="003E6880">
                        <w:pPr>
                          <w:spacing w:before="68"/>
                          <w:ind w:left="60"/>
                          <w:rPr>
                            <w:sz w:val="20"/>
                          </w:rPr>
                        </w:pPr>
                        <w:r>
                          <w:rPr>
                            <w:spacing w:val="-2"/>
                            <w:sz w:val="20"/>
                          </w:rPr>
                          <w:t>N/A</w:t>
                        </w:r>
                      </w:p>
                    </w:txbxContent>
                  </v:textbox>
                </v:shape>
                <v:shape id="Textbox 19" o:spid="_x0000_s1035" type="#_x0000_t202" style="position:absolute;left:47;top:47;width:15145;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" filled="f">
                  <v:textbox inset="0,0,0,0">
                    <w:txbxContent>
                      <w:p w14:paraId="05872475" w14:textId="77777777" w:rsidR="003E6880" w:rsidRDefault="003E6880">
                        <w:pPr>
                          <w:spacing w:before="68"/>
                          <w:ind w:left="60"/>
                          <w:rPr>
                            <w:b/>
                            <w:sz w:val="20"/>
                          </w:rPr>
                        </w:pPr>
                        <w:r>
                          <w:rPr>
                            <w:b/>
                            <w:sz w:val="20"/>
                          </w:rPr>
                          <w:t>Partnership</w:t>
                        </w:r>
                        <w:r>
                          <w:rPr>
                            <w:b/>
                            <w:spacing w:val="-8"/>
                            <w:sz w:val="20"/>
                          </w:rPr>
                          <w:t xml:space="preserve"> </w:t>
                        </w:r>
                        <w:r>
                          <w:rPr>
                            <w:b/>
                            <w:spacing w:val="-2"/>
                            <w:sz w:val="20"/>
                          </w:rPr>
                          <w:t>Fellowship</w:t>
                        </w:r>
                      </w:p>
                    </w:txbxContent>
                  </v:textbox>
                </v:shape>
                <w10:wrap anchorx="page"/>
              </v:group>
            </w:pict>
          </mc:Fallback>
        </mc:AlternateContent>
      </w:r>
    </w:p>
    <w:p w14:paraId="179A6EC0" w14:textId="77777777" w:rsidR="003E6880" w:rsidRDefault="003E6880">
      <w:pPr>
        <w:ind w:left="219"/>
        <w:rPr>
          <w:b/>
          <w:sz w:val="20"/>
        </w:rPr>
      </w:pPr>
    </w:p>
    <w:p w14:paraId="1A978A0D" w14:textId="77777777" w:rsidR="003E6880" w:rsidRDefault="003E6880">
      <w:pPr>
        <w:ind w:left="219"/>
        <w:rPr>
          <w:b/>
          <w:sz w:val="20"/>
        </w:rPr>
      </w:pPr>
      <w:r>
        <w:rPr>
          <w:noProof/>
        </w:rPr>
        <mc:AlternateContent>
          <mc:Choice Requires="wpg">
            <w:drawing>
              <wp:anchor distT="0" distB="0" distL="0" distR="0" simplePos="0" relativeHeight="251658270" behindDoc="0" locked="0" layoutInCell="1" allowOverlap="1" wp14:anchorId="0F8F04B0" wp14:editId="7CB38B62">
                <wp:simplePos x="0" y="0"/>
                <wp:positionH relativeFrom="page">
                  <wp:posOffset>257175</wp:posOffset>
                </wp:positionH>
                <wp:positionV relativeFrom="paragraph">
                  <wp:posOffset>108585</wp:posOffset>
                </wp:positionV>
                <wp:extent cx="6567805" cy="620395"/>
                <wp:effectExtent l="0" t="0" r="23495" b="27305"/>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7805" cy="620395"/>
                          <a:chOff x="280585" y="2988475"/>
                          <a:chExt cx="6558873" cy="611154"/>
                        </a:xfrm>
                      </wpg:grpSpPr>
                      <wps:wsp>
                        <wps:cNvPr id="21" name="Textbox 21"/>
                        <wps:cNvSpPr txBox="1"/>
                        <wps:spPr>
                          <a:xfrm>
                            <a:off x="309118" y="3357694"/>
                            <a:ext cx="6530340" cy="241935"/>
                          </a:xfrm>
                          <a:prstGeom prst="rect">
                            <a:avLst/>
                          </a:prstGeom>
                          <a:ln w="9525">
                            <a:solidFill>
                              <a:srgbClr val="000000"/>
                            </a:solidFill>
                            <a:prstDash val="solid"/>
                          </a:ln>
                        </wps:spPr>
                        <wps:txbx>
                          <w:txbxContent>
                            <w:p w14:paraId="2C8E4B7C" w14:textId="77777777" w:rsidR="003E6880" w:rsidRDefault="003E6880">
                              <w:pPr>
                                <w:spacing w:before="68"/>
                                <w:ind w:left="60"/>
                                <w:rPr>
                                  <w:sz w:val="20"/>
                                </w:rPr>
                              </w:pPr>
                              <w:r>
                                <w:rPr>
                                  <w:spacing w:val="-2"/>
                                  <w:sz w:val="20"/>
                                </w:rPr>
                                <w:t>1.0</w:t>
                              </w:r>
                            </w:p>
                          </w:txbxContent>
                        </wps:txbx>
                        <wps:bodyPr wrap="square" lIns="0" tIns="0" rIns="0" bIns="0" rtlCol="0">
                          <a:noAutofit/>
                        </wps:bodyPr>
                      </wps:wsp>
                      <wps:wsp>
                        <wps:cNvPr id="22" name="Textbox 22"/>
                        <wps:cNvSpPr txBox="1"/>
                        <wps:spPr>
                          <a:xfrm>
                            <a:off x="280585" y="2988475"/>
                            <a:ext cx="6530340" cy="387985"/>
                          </a:xfrm>
                          <a:prstGeom prst="rect">
                            <a:avLst/>
                          </a:prstGeom>
                          <a:ln w="9525">
                            <a:solidFill>
                              <a:srgbClr val="000000"/>
                            </a:solidFill>
                            <a:prstDash val="solid"/>
                          </a:ln>
                        </wps:spPr>
                        <wps:txbx>
                          <w:txbxContent>
                            <w:p w14:paraId="69F2A99D" w14:textId="77777777" w:rsidR="003E6880" w:rsidRDefault="003E6880">
                              <w:pPr>
                                <w:spacing w:before="68"/>
                                <w:ind w:left="60"/>
                                <w:rPr>
                                  <w:b/>
                                  <w:sz w:val="20"/>
                                </w:rPr>
                              </w:pPr>
                              <w:r>
                                <w:rPr>
                                  <w:b/>
                                  <w:sz w:val="20"/>
                                </w:rPr>
                                <w:t>WTE</w:t>
                              </w:r>
                              <w:r>
                                <w:rPr>
                                  <w:b/>
                                  <w:spacing w:val="-1"/>
                                  <w:sz w:val="20"/>
                                </w:rPr>
                                <w:t xml:space="preserve"> </w:t>
                              </w:r>
                              <w:r>
                                <w:rPr>
                                  <w:b/>
                                  <w:spacing w:val="-10"/>
                                  <w:sz w:val="20"/>
                                </w:rPr>
                                <w:t>%</w:t>
                              </w:r>
                            </w:p>
                            <w:p w14:paraId="1D61D683" w14:textId="77777777" w:rsidR="003E6880" w:rsidRDefault="003E6880">
                              <w:pPr>
                                <w:ind w:left="60"/>
                                <w:rPr>
                                  <w:sz w:val="20"/>
                                </w:rPr>
                              </w:pPr>
                              <w:r>
                                <w:rPr>
                                  <w:sz w:val="20"/>
                                </w:rPr>
                                <w:t>Please</w:t>
                              </w:r>
                              <w:r>
                                <w:rPr>
                                  <w:spacing w:val="-5"/>
                                  <w:sz w:val="20"/>
                                </w:rPr>
                                <w:t xml:space="preserve"> </w:t>
                              </w:r>
                              <w:r>
                                <w:rPr>
                                  <w:sz w:val="20"/>
                                </w:rPr>
                                <w:t>select</w:t>
                              </w:r>
                              <w:r>
                                <w:rPr>
                                  <w:spacing w:val="-4"/>
                                  <w:sz w:val="20"/>
                                </w:rPr>
                                <w:t xml:space="preserve"> </w:t>
                              </w:r>
                              <w:r>
                                <w:rPr>
                                  <w:sz w:val="20"/>
                                </w:rPr>
                                <w:t>which</w:t>
                              </w:r>
                              <w:r>
                                <w:rPr>
                                  <w:spacing w:val="-2"/>
                                  <w:sz w:val="20"/>
                                </w:rPr>
                                <w:t xml:space="preserve"> </w:t>
                              </w:r>
                              <w:r>
                                <w:rPr>
                                  <w:sz w:val="20"/>
                                </w:rPr>
                                <w:t>WTE</w:t>
                              </w:r>
                              <w:r>
                                <w:rPr>
                                  <w:spacing w:val="-4"/>
                                  <w:sz w:val="20"/>
                                </w:rPr>
                                <w:t xml:space="preserve"> </w:t>
                              </w:r>
                              <w:r>
                                <w:rPr>
                                  <w:sz w:val="20"/>
                                </w:rPr>
                                <w:t>option</w:t>
                              </w:r>
                              <w:r>
                                <w:rPr>
                                  <w:spacing w:val="-2"/>
                                  <w:sz w:val="20"/>
                                </w:rPr>
                                <w:t xml:space="preserve"> </w:t>
                              </w:r>
                              <w:r>
                                <w:rPr>
                                  <w:sz w:val="20"/>
                                </w:rPr>
                                <w:t>you</w:t>
                              </w:r>
                              <w:r>
                                <w:rPr>
                                  <w:spacing w:val="-3"/>
                                  <w:sz w:val="20"/>
                                </w:rPr>
                                <w:t xml:space="preserve"> </w:t>
                              </w:r>
                              <w:r>
                                <w:rPr>
                                  <w:sz w:val="20"/>
                                </w:rPr>
                                <w:t>would</w:t>
                              </w:r>
                              <w:r>
                                <w:rPr>
                                  <w:spacing w:val="-2"/>
                                  <w:sz w:val="20"/>
                                </w:rPr>
                                <w:t xml:space="preserve"> </w:t>
                              </w:r>
                              <w:proofErr w:type="gramStart"/>
                              <w:r>
                                <w:rPr>
                                  <w:spacing w:val="-2"/>
                                  <w:sz w:val="20"/>
                                </w:rPr>
                                <w:t>prefer</w:t>
                              </w:r>
                              <w:proofErr w:type="gramEnd"/>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F8F04B0" id="Group 20" o:spid="_x0000_s1036" style="position:absolute;left:0;text-align:left;margin-left:20.25pt;margin-top:8.55pt;width:517.15pt;height:48.85pt;z-index:251658270;mso-wrap-distance-left:0;mso-wrap-distance-right:0;mso-position-horizontal-relative:page;mso-position-vertical-relative:text;mso-width-relative:margin;mso-height-relative:margin" coordorigin="2805,29884" coordsize="65588,6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">
                <v:shape id="Textbox 21" o:spid="_x0000_s1037" type="#_x0000_t202" style="position:absolute;left:3091;top:33576;width:65303;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" filled="f">
                  <v:textbox inset="0,0,0,0">
                    <w:txbxContent>
                      <w:p w14:paraId="2C8E4B7C" w14:textId="77777777" w:rsidR="003E6880" w:rsidRDefault="003E6880">
                        <w:pPr>
                          <w:spacing w:before="68"/>
                          <w:ind w:left="60"/>
                          <w:rPr>
                            <w:sz w:val="20"/>
                          </w:rPr>
                        </w:pPr>
                        <w:r>
                          <w:rPr>
                            <w:spacing w:val="-2"/>
                            <w:sz w:val="20"/>
                          </w:rPr>
                          <w:t>1.0</w:t>
                        </w:r>
                      </w:p>
                    </w:txbxContent>
                  </v:textbox>
                </v:shape>
                <v:shape id="Textbox 22" o:spid="_x0000_s1038" type="#_x0000_t202" style="position:absolute;left:2805;top:29884;width:65304;height:3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" filled="f">
                  <v:textbox inset="0,0,0,0">
                    <w:txbxContent>
                      <w:p w14:paraId="69F2A99D" w14:textId="77777777" w:rsidR="003E6880" w:rsidRDefault="003E6880">
                        <w:pPr>
                          <w:spacing w:before="68"/>
                          <w:ind w:left="60"/>
                          <w:rPr>
                            <w:b/>
                            <w:sz w:val="20"/>
                          </w:rPr>
                        </w:pPr>
                        <w:r>
                          <w:rPr>
                            <w:b/>
                            <w:sz w:val="20"/>
                          </w:rPr>
                          <w:t>WTE</w:t>
                        </w:r>
                        <w:r>
                          <w:rPr>
                            <w:b/>
                            <w:spacing w:val="-1"/>
                            <w:sz w:val="20"/>
                          </w:rPr>
                          <w:t xml:space="preserve"> </w:t>
                        </w:r>
                        <w:r>
                          <w:rPr>
                            <w:b/>
                            <w:spacing w:val="-10"/>
                            <w:sz w:val="20"/>
                          </w:rPr>
                          <w:t>%</w:t>
                        </w:r>
                      </w:p>
                      <w:p w14:paraId="1D61D683" w14:textId="77777777" w:rsidR="003E6880" w:rsidRDefault="003E6880">
                        <w:pPr>
                          <w:ind w:left="60"/>
                          <w:rPr>
                            <w:sz w:val="20"/>
                          </w:rPr>
                        </w:pPr>
                        <w:r>
                          <w:rPr>
                            <w:sz w:val="20"/>
                          </w:rPr>
                          <w:t>Please</w:t>
                        </w:r>
                        <w:r>
                          <w:rPr>
                            <w:spacing w:val="-5"/>
                            <w:sz w:val="20"/>
                          </w:rPr>
                          <w:t xml:space="preserve"> </w:t>
                        </w:r>
                        <w:r>
                          <w:rPr>
                            <w:sz w:val="20"/>
                          </w:rPr>
                          <w:t>select</w:t>
                        </w:r>
                        <w:r>
                          <w:rPr>
                            <w:spacing w:val="-4"/>
                            <w:sz w:val="20"/>
                          </w:rPr>
                          <w:t xml:space="preserve"> </w:t>
                        </w:r>
                        <w:r>
                          <w:rPr>
                            <w:sz w:val="20"/>
                          </w:rPr>
                          <w:t>which</w:t>
                        </w:r>
                        <w:r>
                          <w:rPr>
                            <w:spacing w:val="-2"/>
                            <w:sz w:val="20"/>
                          </w:rPr>
                          <w:t xml:space="preserve"> </w:t>
                        </w:r>
                        <w:r>
                          <w:rPr>
                            <w:sz w:val="20"/>
                          </w:rPr>
                          <w:t>WTE</w:t>
                        </w:r>
                        <w:r>
                          <w:rPr>
                            <w:spacing w:val="-4"/>
                            <w:sz w:val="20"/>
                          </w:rPr>
                          <w:t xml:space="preserve"> </w:t>
                        </w:r>
                        <w:r>
                          <w:rPr>
                            <w:sz w:val="20"/>
                          </w:rPr>
                          <w:t>option</w:t>
                        </w:r>
                        <w:r>
                          <w:rPr>
                            <w:spacing w:val="-2"/>
                            <w:sz w:val="20"/>
                          </w:rPr>
                          <w:t xml:space="preserve"> </w:t>
                        </w:r>
                        <w:r>
                          <w:rPr>
                            <w:sz w:val="20"/>
                          </w:rPr>
                          <w:t>you</w:t>
                        </w:r>
                        <w:r>
                          <w:rPr>
                            <w:spacing w:val="-3"/>
                            <w:sz w:val="20"/>
                          </w:rPr>
                          <w:t xml:space="preserve"> </w:t>
                        </w:r>
                        <w:r>
                          <w:rPr>
                            <w:sz w:val="20"/>
                          </w:rPr>
                          <w:t>would</w:t>
                        </w:r>
                        <w:r>
                          <w:rPr>
                            <w:spacing w:val="-2"/>
                            <w:sz w:val="20"/>
                          </w:rPr>
                          <w:t xml:space="preserve"> </w:t>
                        </w:r>
                        <w:proofErr w:type="gramStart"/>
                        <w:r>
                          <w:rPr>
                            <w:spacing w:val="-2"/>
                            <w:sz w:val="20"/>
                          </w:rPr>
                          <w:t>prefer</w:t>
                        </w:r>
                        <w:proofErr w:type="gramEnd"/>
                      </w:p>
                    </w:txbxContent>
                  </v:textbox>
                </v:shape>
                <w10:wrap anchorx="page"/>
              </v:group>
            </w:pict>
          </mc:Fallback>
        </mc:AlternateContent>
      </w:r>
    </w:p>
    <w:p w14:paraId="4297E772" w14:textId="77777777" w:rsidR="003E6880" w:rsidRDefault="003E6880">
      <w:pPr>
        <w:ind w:left="219"/>
        <w:rPr>
          <w:b/>
          <w:sz w:val="20"/>
        </w:rPr>
      </w:pPr>
    </w:p>
    <w:p w14:paraId="5896C845" w14:textId="77777777" w:rsidR="003E6880" w:rsidRDefault="003E6880">
      <w:pPr>
        <w:ind w:left="219"/>
        <w:rPr>
          <w:b/>
          <w:sz w:val="20"/>
        </w:rPr>
      </w:pPr>
    </w:p>
    <w:p w14:paraId="2B8DE053" w14:textId="77777777" w:rsidR="003E6880" w:rsidRDefault="003E6880">
      <w:pPr>
        <w:ind w:left="219"/>
        <w:rPr>
          <w:b/>
          <w:sz w:val="20"/>
        </w:rPr>
      </w:pPr>
    </w:p>
    <w:p w14:paraId="7CE3A125" w14:textId="77777777" w:rsidR="003E6880" w:rsidRDefault="003E6880">
      <w:pPr>
        <w:ind w:left="219"/>
        <w:rPr>
          <w:b/>
          <w:sz w:val="20"/>
        </w:rPr>
      </w:pPr>
    </w:p>
    <w:p w14:paraId="43AA1635" w14:textId="77777777" w:rsidR="003E6880" w:rsidRDefault="003E6880">
      <w:pPr>
        <w:ind w:left="219"/>
        <w:rPr>
          <w:b/>
          <w:sz w:val="20"/>
        </w:rPr>
      </w:pPr>
      <w:r>
        <w:rPr>
          <w:noProof/>
        </w:rPr>
        <mc:AlternateContent>
          <mc:Choice Requires="wpg">
            <w:drawing>
              <wp:anchor distT="0" distB="0" distL="0" distR="0" simplePos="0" relativeHeight="251658241" behindDoc="0" locked="0" layoutInCell="1" allowOverlap="1" wp14:anchorId="0EF71854" wp14:editId="386D0D62">
                <wp:simplePos x="0" y="0"/>
                <wp:positionH relativeFrom="page">
                  <wp:posOffset>266700</wp:posOffset>
                </wp:positionH>
                <wp:positionV relativeFrom="paragraph">
                  <wp:posOffset>94615</wp:posOffset>
                </wp:positionV>
                <wp:extent cx="6539865" cy="397510"/>
                <wp:effectExtent l="0" t="0" r="13335" b="2159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397510"/>
                          <a:chOff x="0" y="0"/>
                          <a:chExt cx="6539865" cy="397510"/>
                        </a:xfrm>
                      </wpg:grpSpPr>
                      <wps:wsp>
                        <wps:cNvPr id="34" name="Textbox 34"/>
                        <wps:cNvSpPr txBox="1"/>
                        <wps:spPr>
                          <a:xfrm>
                            <a:off x="1519237" y="4762"/>
                            <a:ext cx="5015865" cy="387985"/>
                          </a:xfrm>
                          <a:prstGeom prst="rect">
                            <a:avLst/>
                          </a:prstGeom>
                          <a:ln w="9525">
                            <a:solidFill>
                              <a:srgbClr val="000000"/>
                            </a:solidFill>
                            <a:prstDash val="solid"/>
                          </a:ln>
                        </wps:spPr>
                        <wps:txbx>
                          <w:txbxContent>
                            <w:p w14:paraId="4D6F1756" w14:textId="77777777" w:rsidR="003E6880" w:rsidRDefault="003E6880">
                              <w:pPr>
                                <w:spacing w:before="183"/>
                                <w:ind w:left="60"/>
                                <w:rPr>
                                  <w:sz w:val="20"/>
                                </w:rPr>
                              </w:pPr>
                              <w:r>
                                <w:rPr>
                                  <w:spacing w:val="-2"/>
                                  <w:sz w:val="20"/>
                                </w:rPr>
                                <w:t>1</w:t>
                              </w:r>
                              <w:r w:rsidRPr="005B09B6">
                                <w:rPr>
                                  <w:spacing w:val="-2"/>
                                  <w:sz w:val="20"/>
                                  <w:vertAlign w:val="superscript"/>
                                </w:rPr>
                                <w:t>st</w:t>
                              </w:r>
                              <w:r>
                                <w:rPr>
                                  <w:spacing w:val="-2"/>
                                  <w:sz w:val="20"/>
                                </w:rPr>
                                <w:t xml:space="preserve"> April 2025</w:t>
                              </w:r>
                            </w:p>
                          </w:txbxContent>
                        </wps:txbx>
                        <wps:bodyPr wrap="square" lIns="0" tIns="0" rIns="0" bIns="0" rtlCol="0">
                          <a:noAutofit/>
                        </wps:bodyPr>
                      </wps:wsp>
                      <wps:wsp>
                        <wps:cNvPr id="35" name="Textbox 35"/>
                        <wps:cNvSpPr txBox="1"/>
                        <wps:spPr>
                          <a:xfrm>
                            <a:off x="4762" y="4762"/>
                            <a:ext cx="1514475" cy="387985"/>
                          </a:xfrm>
                          <a:prstGeom prst="rect">
                            <a:avLst/>
                          </a:prstGeom>
                          <a:ln w="9525">
                            <a:solidFill>
                              <a:srgbClr val="000000"/>
                            </a:solidFill>
                            <a:prstDash val="solid"/>
                          </a:ln>
                        </wps:spPr>
                        <wps:txbx>
                          <w:txbxContent>
                            <w:p w14:paraId="39DF1D7A" w14:textId="77777777" w:rsidR="003E6880" w:rsidRDefault="003E6880">
                              <w:pPr>
                                <w:spacing w:before="68"/>
                                <w:ind w:left="60"/>
                                <w:rPr>
                                  <w:b/>
                                  <w:sz w:val="20"/>
                                </w:rPr>
                              </w:pPr>
                              <w:r>
                                <w:rPr>
                                  <w:b/>
                                  <w:sz w:val="20"/>
                                </w:rPr>
                                <w:t>Proposed</w:t>
                              </w:r>
                              <w:r>
                                <w:rPr>
                                  <w:b/>
                                  <w:spacing w:val="-13"/>
                                  <w:sz w:val="20"/>
                                </w:rPr>
                                <w:t xml:space="preserve"> </w:t>
                              </w:r>
                              <w:r>
                                <w:rPr>
                                  <w:b/>
                                  <w:sz w:val="20"/>
                                </w:rPr>
                                <w:t>start</w:t>
                              </w:r>
                              <w:r>
                                <w:rPr>
                                  <w:b/>
                                  <w:spacing w:val="-13"/>
                                  <w:sz w:val="20"/>
                                </w:rPr>
                                <w:t xml:space="preserve"> </w:t>
                              </w:r>
                              <w:r>
                                <w:rPr>
                                  <w:b/>
                                  <w:sz w:val="20"/>
                                </w:rPr>
                                <w:t>date</w:t>
                              </w:r>
                              <w:r>
                                <w:rPr>
                                  <w:b/>
                                  <w:spacing w:val="-13"/>
                                  <w:sz w:val="20"/>
                                </w:rPr>
                                <w:t xml:space="preserve"> </w:t>
                              </w:r>
                              <w:r>
                                <w:rPr>
                                  <w:b/>
                                  <w:sz w:val="20"/>
                                </w:rPr>
                                <w:t xml:space="preserve">if grant </w:t>
                              </w:r>
                              <w:proofErr w:type="gramStart"/>
                              <w:r>
                                <w:rPr>
                                  <w:b/>
                                  <w:sz w:val="20"/>
                                </w:rPr>
                                <w:t>awarded</w:t>
                              </w:r>
                              <w:proofErr w:type="gramEnd"/>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EF71854" id="Group 33" o:spid="_x0000_s1039" style="position:absolute;left:0;text-align:left;margin-left:21pt;margin-top:7.45pt;width:514.95pt;height:31.3pt;z-index:251658241;mso-wrap-distance-left:0;mso-wrap-distance-right:0;mso-position-horizontal-relative:page;mso-position-vertical-relative:text;mso-width-relative:margin;mso-height-relative:margin" coordsize="65398,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">
                <v:shape id="Textbox 34" o:spid="_x0000_s1040" type="#_x0000_t202" style="position:absolute;left:15192;top:47;width:50159;height:3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" filled="f">
                  <v:textbox inset="0,0,0,0">
                    <w:txbxContent>
                      <w:p w14:paraId="4D6F1756" w14:textId="77777777" w:rsidR="003E6880" w:rsidRDefault="003E6880">
                        <w:pPr>
                          <w:spacing w:before="183"/>
                          <w:ind w:left="60"/>
                          <w:rPr>
                            <w:sz w:val="20"/>
                          </w:rPr>
                        </w:pPr>
                        <w:r>
                          <w:rPr>
                            <w:spacing w:val="-2"/>
                            <w:sz w:val="20"/>
                          </w:rPr>
                          <w:t>1</w:t>
                        </w:r>
                        <w:r w:rsidRPr="005B09B6">
                          <w:rPr>
                            <w:spacing w:val="-2"/>
                            <w:sz w:val="20"/>
                            <w:vertAlign w:val="superscript"/>
                          </w:rPr>
                          <w:t>st</w:t>
                        </w:r>
                        <w:r>
                          <w:rPr>
                            <w:spacing w:val="-2"/>
                            <w:sz w:val="20"/>
                          </w:rPr>
                          <w:t xml:space="preserve"> April 2025</w:t>
                        </w:r>
                      </w:p>
                    </w:txbxContent>
                  </v:textbox>
                </v:shape>
                <v:shape id="Textbox 35" o:spid="_x0000_s1041" type="#_x0000_t202" style="position:absolute;left:47;top:47;width:15145;height:3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" filled="f">
                  <v:textbox inset="0,0,0,0">
                    <w:txbxContent>
                      <w:p w14:paraId="39DF1D7A" w14:textId="77777777" w:rsidR="003E6880" w:rsidRDefault="003E6880">
                        <w:pPr>
                          <w:spacing w:before="68"/>
                          <w:ind w:left="60"/>
                          <w:rPr>
                            <w:b/>
                            <w:sz w:val="20"/>
                          </w:rPr>
                        </w:pPr>
                        <w:r>
                          <w:rPr>
                            <w:b/>
                            <w:sz w:val="20"/>
                          </w:rPr>
                          <w:t>Proposed</w:t>
                        </w:r>
                        <w:r>
                          <w:rPr>
                            <w:b/>
                            <w:spacing w:val="-13"/>
                            <w:sz w:val="20"/>
                          </w:rPr>
                          <w:t xml:space="preserve"> </w:t>
                        </w:r>
                        <w:r>
                          <w:rPr>
                            <w:b/>
                            <w:sz w:val="20"/>
                          </w:rPr>
                          <w:t>start</w:t>
                        </w:r>
                        <w:r>
                          <w:rPr>
                            <w:b/>
                            <w:spacing w:val="-13"/>
                            <w:sz w:val="20"/>
                          </w:rPr>
                          <w:t xml:space="preserve"> </w:t>
                        </w:r>
                        <w:r>
                          <w:rPr>
                            <w:b/>
                            <w:sz w:val="20"/>
                          </w:rPr>
                          <w:t>date</w:t>
                        </w:r>
                        <w:r>
                          <w:rPr>
                            <w:b/>
                            <w:spacing w:val="-13"/>
                            <w:sz w:val="20"/>
                          </w:rPr>
                          <w:t xml:space="preserve"> </w:t>
                        </w:r>
                        <w:r>
                          <w:rPr>
                            <w:b/>
                            <w:sz w:val="20"/>
                          </w:rPr>
                          <w:t xml:space="preserve">if grant </w:t>
                        </w:r>
                        <w:proofErr w:type="gramStart"/>
                        <w:r>
                          <w:rPr>
                            <w:b/>
                            <w:sz w:val="20"/>
                          </w:rPr>
                          <w:t>awarded</w:t>
                        </w:r>
                        <w:proofErr w:type="gramEnd"/>
                      </w:p>
                    </w:txbxContent>
                  </v:textbox>
                </v:shape>
                <w10:wrap anchorx="page"/>
              </v:group>
            </w:pict>
          </mc:Fallback>
        </mc:AlternateContent>
      </w:r>
    </w:p>
    <w:p w14:paraId="6F22BC34" w14:textId="77777777" w:rsidR="003E6880" w:rsidRDefault="003E6880">
      <w:pPr>
        <w:ind w:left="219"/>
        <w:rPr>
          <w:b/>
          <w:sz w:val="20"/>
        </w:rPr>
      </w:pPr>
    </w:p>
    <w:p w14:paraId="229B05A3" w14:textId="77777777" w:rsidR="003E6880" w:rsidRDefault="003E6880">
      <w:pPr>
        <w:ind w:left="219"/>
        <w:rPr>
          <w:b/>
          <w:sz w:val="20"/>
        </w:rPr>
      </w:pPr>
    </w:p>
    <w:p w14:paraId="303403AD" w14:textId="77777777" w:rsidR="003E6880" w:rsidRDefault="003E6880">
      <w:pPr>
        <w:pStyle w:val="BodyText"/>
        <w:spacing w:before="25"/>
        <w:rPr>
          <w:b/>
        </w:rPr>
      </w:pPr>
    </w:p>
    <w:p w14:paraId="567DC5EF" w14:textId="77777777" w:rsidR="003E6880" w:rsidRDefault="003E6880">
      <w:pPr>
        <w:pStyle w:val="BodyText"/>
        <w:spacing w:before="25"/>
        <w:rPr>
          <w:b/>
        </w:rPr>
      </w:pPr>
      <w:r>
        <w:rPr>
          <w:noProof/>
        </w:rPr>
        <mc:AlternateContent>
          <mc:Choice Requires="wpg">
            <w:drawing>
              <wp:anchor distT="0" distB="0" distL="0" distR="0" simplePos="0" relativeHeight="251658240" behindDoc="0" locked="0" layoutInCell="1" allowOverlap="1" wp14:anchorId="4AA72B4A" wp14:editId="0A3482B0">
                <wp:simplePos x="0" y="0"/>
                <wp:positionH relativeFrom="page">
                  <wp:posOffset>161925</wp:posOffset>
                </wp:positionH>
                <wp:positionV relativeFrom="paragraph">
                  <wp:posOffset>83185</wp:posOffset>
                </wp:positionV>
                <wp:extent cx="6539865" cy="775970"/>
                <wp:effectExtent l="0" t="0" r="13335" b="2413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775970"/>
                          <a:chOff x="0" y="4762"/>
                          <a:chExt cx="6539865" cy="776288"/>
                        </a:xfrm>
                      </wpg:grpSpPr>
                      <wps:wsp>
                        <wps:cNvPr id="24" name="Graphic 24"/>
                        <wps:cNvSpPr/>
                        <wps:spPr>
                          <a:xfrm>
                            <a:off x="0" y="9525"/>
                            <a:ext cx="6539865" cy="771525"/>
                          </a:xfrm>
                          <a:custGeom>
                            <a:avLst/>
                            <a:gdLst/>
                            <a:ahLst/>
                            <a:cxnLst/>
                            <a:rect l="l" t="t" r="r" b="b"/>
                            <a:pathLst>
                              <a:path w="6539865" h="771525">
                                <a:moveTo>
                                  <a:pt x="4762" y="0"/>
                                </a:moveTo>
                                <a:lnTo>
                                  <a:pt x="4762" y="766394"/>
                                </a:lnTo>
                              </a:path>
                              <a:path w="6539865" h="771525">
                                <a:moveTo>
                                  <a:pt x="6535102" y="0"/>
                                </a:moveTo>
                                <a:lnTo>
                                  <a:pt x="6535102" y="766394"/>
                                </a:lnTo>
                              </a:path>
                              <a:path w="6539865" h="771525">
                                <a:moveTo>
                                  <a:pt x="9525" y="529234"/>
                                </a:moveTo>
                                <a:lnTo>
                                  <a:pt x="6530340" y="529234"/>
                                </a:lnTo>
                              </a:path>
                              <a:path w="6539865" h="771525">
                                <a:moveTo>
                                  <a:pt x="0" y="771156"/>
                                </a:moveTo>
                                <a:lnTo>
                                  <a:pt x="6539865" y="771156"/>
                                </a:lnTo>
                              </a:path>
                            </a:pathLst>
                          </a:custGeom>
                          <a:ln w="9525">
                            <a:solidFill>
                              <a:srgbClr val="000000"/>
                            </a:solidFill>
                            <a:prstDash val="solid"/>
                          </a:ln>
                        </wps:spPr>
                        <wps:bodyPr wrap="square" lIns="0" tIns="0" rIns="0" bIns="0" rtlCol="0">
                          <a:prstTxWarp prst="textNoShape">
                            <a:avLst/>
                          </a:prstTxWarp>
                          <a:noAutofit/>
                        </wps:bodyPr>
                      </wps:wsp>
                      <wps:wsp>
                        <wps:cNvPr id="25" name="Textbox 25"/>
                        <wps:cNvSpPr txBox="1"/>
                        <wps:spPr>
                          <a:xfrm>
                            <a:off x="47941" y="590858"/>
                            <a:ext cx="418783" cy="152092"/>
                          </a:xfrm>
                          <a:prstGeom prst="rect">
                            <a:avLst/>
                          </a:prstGeom>
                        </wps:spPr>
                        <wps:txbx>
                          <w:txbxContent>
                            <w:p w14:paraId="3F7AA5FD" w14:textId="77777777" w:rsidR="003E6880" w:rsidRDefault="003E6880">
                              <w:pPr>
                                <w:spacing w:line="223" w:lineRule="exact"/>
                                <w:rPr>
                                  <w:sz w:val="20"/>
                                </w:rPr>
                              </w:pPr>
                              <w:r>
                                <w:rPr>
                                  <w:spacing w:val="-10"/>
                                  <w:sz w:val="20"/>
                                </w:rPr>
                                <w:t>36</w:t>
                              </w:r>
                            </w:p>
                          </w:txbxContent>
                        </wps:txbx>
                        <wps:bodyPr wrap="square" lIns="0" tIns="0" rIns="0" bIns="0" rtlCol="0">
                          <a:noAutofit/>
                        </wps:bodyPr>
                      </wps:wsp>
                      <wps:wsp>
                        <wps:cNvPr id="26" name="Textbox 26"/>
                        <wps:cNvSpPr txBox="1"/>
                        <wps:spPr>
                          <a:xfrm>
                            <a:off x="4762" y="4762"/>
                            <a:ext cx="6530340" cy="534035"/>
                          </a:xfrm>
                          <a:prstGeom prst="rect">
                            <a:avLst/>
                          </a:prstGeom>
                          <a:ln w="9525">
                            <a:solidFill>
                              <a:srgbClr val="000000"/>
                            </a:solidFill>
                            <a:prstDash val="solid"/>
                          </a:ln>
                        </wps:spPr>
                        <wps:txbx>
                          <w:txbxContent>
                            <w:p w14:paraId="5F3EBE7D" w14:textId="77777777" w:rsidR="003E6880" w:rsidRDefault="003E6880">
                              <w:pPr>
                                <w:spacing w:before="68"/>
                                <w:ind w:left="60"/>
                                <w:rPr>
                                  <w:b/>
                                  <w:sz w:val="20"/>
                                </w:rPr>
                              </w:pPr>
                              <w:r>
                                <w:rPr>
                                  <w:b/>
                                  <w:spacing w:val="-2"/>
                                  <w:sz w:val="20"/>
                                </w:rPr>
                                <w:t>Duration</w:t>
                              </w:r>
                            </w:p>
                            <w:p w14:paraId="051EAA9D" w14:textId="77777777" w:rsidR="003E6880" w:rsidRDefault="003E6880">
                              <w:pPr>
                                <w:ind w:left="60"/>
                                <w:rPr>
                                  <w:sz w:val="20"/>
                                </w:rPr>
                              </w:pPr>
                              <w:r>
                                <w:rPr>
                                  <w:sz w:val="20"/>
                                </w:rPr>
                                <w:t>Doctoral</w:t>
                              </w:r>
                              <w:r>
                                <w:rPr>
                                  <w:spacing w:val="-2"/>
                                  <w:sz w:val="20"/>
                                </w:rPr>
                                <w:t xml:space="preserve"> </w:t>
                              </w:r>
                              <w:r>
                                <w:rPr>
                                  <w:sz w:val="20"/>
                                </w:rPr>
                                <w:t>Fellowship</w:t>
                              </w:r>
                              <w:r>
                                <w:rPr>
                                  <w:spacing w:val="-2"/>
                                  <w:sz w:val="20"/>
                                </w:rPr>
                                <w:t xml:space="preserve"> </w:t>
                              </w:r>
                              <w:r>
                                <w:rPr>
                                  <w:sz w:val="20"/>
                                </w:rPr>
                                <w:t>is</w:t>
                              </w:r>
                              <w:r>
                                <w:rPr>
                                  <w:spacing w:val="-2"/>
                                  <w:sz w:val="20"/>
                                </w:rPr>
                                <w:t xml:space="preserve"> </w:t>
                              </w:r>
                              <w:r>
                                <w:rPr>
                                  <w:sz w:val="20"/>
                                </w:rPr>
                                <w:t>a</w:t>
                              </w:r>
                              <w:r>
                                <w:rPr>
                                  <w:spacing w:val="-2"/>
                                  <w:sz w:val="20"/>
                                </w:rPr>
                                <w:t xml:space="preserve"> </w:t>
                              </w:r>
                              <w:proofErr w:type="gramStart"/>
                              <w:r>
                                <w:rPr>
                                  <w:sz w:val="20"/>
                                </w:rPr>
                                <w:t>3</w:t>
                              </w:r>
                              <w:r>
                                <w:rPr>
                                  <w:spacing w:val="-2"/>
                                  <w:sz w:val="20"/>
                                </w:rPr>
                                <w:t xml:space="preserve"> </w:t>
                              </w:r>
                              <w:r>
                                <w:rPr>
                                  <w:sz w:val="20"/>
                                </w:rPr>
                                <w:t>year</w:t>
                              </w:r>
                              <w:proofErr w:type="gramEnd"/>
                              <w:r>
                                <w:rPr>
                                  <w:spacing w:val="-3"/>
                                  <w:sz w:val="20"/>
                                </w:rPr>
                                <w:t xml:space="preserve"> </w:t>
                              </w:r>
                              <w:r>
                                <w:rPr>
                                  <w:sz w:val="20"/>
                                </w:rPr>
                                <w:t>award</w:t>
                              </w:r>
                              <w:r>
                                <w:rPr>
                                  <w:spacing w:val="-2"/>
                                  <w:sz w:val="20"/>
                                </w:rPr>
                                <w:t xml:space="preserve"> </w:t>
                              </w:r>
                              <w:r>
                                <w:rPr>
                                  <w:sz w:val="20"/>
                                </w:rPr>
                                <w:t>and</w:t>
                              </w:r>
                              <w:r>
                                <w:rPr>
                                  <w:spacing w:val="-2"/>
                                  <w:sz w:val="20"/>
                                </w:rPr>
                                <w:t xml:space="preserve"> </w:t>
                              </w:r>
                              <w:r>
                                <w:rPr>
                                  <w:sz w:val="20"/>
                                </w:rPr>
                                <w:t>based</w:t>
                              </w:r>
                              <w:r>
                                <w:rPr>
                                  <w:spacing w:val="-2"/>
                                  <w:sz w:val="20"/>
                                </w:rPr>
                                <w:t xml:space="preserve"> </w:t>
                              </w:r>
                              <w:r>
                                <w:rPr>
                                  <w:sz w:val="20"/>
                                </w:rPr>
                                <w:t>on</w:t>
                              </w:r>
                              <w:r>
                                <w:rPr>
                                  <w:spacing w:val="-2"/>
                                  <w:sz w:val="20"/>
                                </w:rPr>
                                <w:t xml:space="preserve"> </w:t>
                              </w:r>
                              <w:r>
                                <w:rPr>
                                  <w:sz w:val="20"/>
                                </w:rPr>
                                <w:t>your</w:t>
                              </w:r>
                              <w:r>
                                <w:rPr>
                                  <w:spacing w:val="-2"/>
                                  <w:sz w:val="20"/>
                                </w:rPr>
                                <w:t xml:space="preserve"> </w:t>
                              </w:r>
                              <w:r>
                                <w:rPr>
                                  <w:sz w:val="20"/>
                                </w:rPr>
                                <w:t>WTE</w:t>
                              </w:r>
                              <w:r>
                                <w:rPr>
                                  <w:spacing w:val="-2"/>
                                  <w:sz w:val="20"/>
                                </w:rPr>
                                <w:t xml:space="preserve"> </w:t>
                              </w:r>
                              <w:r>
                                <w:rPr>
                                  <w:sz w:val="20"/>
                                </w:rPr>
                                <w:t>preference</w:t>
                              </w:r>
                              <w:r>
                                <w:rPr>
                                  <w:spacing w:val="-2"/>
                                  <w:sz w:val="20"/>
                                </w:rPr>
                                <w:t xml:space="preserve"> </w:t>
                              </w:r>
                              <w:r>
                                <w:rPr>
                                  <w:sz w:val="20"/>
                                </w:rPr>
                                <w:t>the</w:t>
                              </w:r>
                              <w:r>
                                <w:rPr>
                                  <w:spacing w:val="-2"/>
                                  <w:sz w:val="20"/>
                                </w:rPr>
                                <w:t xml:space="preserve"> </w:t>
                              </w:r>
                              <w:r>
                                <w:rPr>
                                  <w:sz w:val="20"/>
                                </w:rPr>
                                <w:t>duration</w:t>
                              </w:r>
                              <w:r>
                                <w:rPr>
                                  <w:spacing w:val="-2"/>
                                  <w:sz w:val="20"/>
                                </w:rPr>
                                <w:t xml:space="preserve"> </w:t>
                              </w:r>
                              <w:r>
                                <w:rPr>
                                  <w:sz w:val="20"/>
                                </w:rPr>
                                <w:t>in</w:t>
                              </w:r>
                              <w:r>
                                <w:rPr>
                                  <w:spacing w:val="-2"/>
                                  <w:sz w:val="20"/>
                                </w:rPr>
                                <w:t xml:space="preserve"> </w:t>
                              </w:r>
                              <w:r>
                                <w:rPr>
                                  <w:sz w:val="20"/>
                                </w:rPr>
                                <w:t>months</w:t>
                              </w:r>
                              <w:r>
                                <w:rPr>
                                  <w:spacing w:val="-2"/>
                                  <w:sz w:val="20"/>
                                </w:rPr>
                                <w:t xml:space="preserve"> </w:t>
                              </w:r>
                              <w:r>
                                <w:rPr>
                                  <w:sz w:val="20"/>
                                </w:rPr>
                                <w:t>is</w:t>
                              </w:r>
                              <w:r>
                                <w:rPr>
                                  <w:spacing w:val="-2"/>
                                  <w:sz w:val="20"/>
                                </w:rPr>
                                <w:t xml:space="preserve"> </w:t>
                              </w:r>
                              <w:r>
                                <w:rPr>
                                  <w:sz w:val="20"/>
                                </w:rPr>
                                <w:t>calculated</w:t>
                              </w:r>
                              <w:r>
                                <w:rPr>
                                  <w:spacing w:val="-2"/>
                                  <w:sz w:val="20"/>
                                </w:rPr>
                                <w:t xml:space="preserve"> </w:t>
                              </w:r>
                              <w:r>
                                <w:rPr>
                                  <w:sz w:val="20"/>
                                </w:rPr>
                                <w:t xml:space="preserve">as </w:t>
                              </w:r>
                              <w:r>
                                <w:rPr>
                                  <w:spacing w:val="-2"/>
                                  <w:sz w:val="20"/>
                                </w:rPr>
                                <w:t>follows</w:t>
                              </w:r>
                            </w:p>
                          </w:txbxContent>
                        </wps:txbx>
                        <wps:bodyPr wrap="square" lIns="0" tIns="0" rIns="0" bIns="0" rtlCol="0">
                          <a:noAutofit/>
                        </wps:bodyPr>
                      </wps:wsp>
                    </wpg:wgp>
                  </a:graphicData>
                </a:graphic>
                <wp14:sizeRelV relativeFrom="margin">
                  <wp14:pctHeight>0</wp14:pctHeight>
                </wp14:sizeRelV>
              </wp:anchor>
            </w:drawing>
          </mc:Choice>
          <mc:Fallback>
            <w:pict>
              <v:group w14:anchorId="4AA72B4A" id="Group 23" o:spid="_x0000_s1042" style="position:absolute;margin-left:12.75pt;margin-top:6.55pt;width:514.95pt;height:61.1pt;z-index:251658240;mso-wrap-distance-left:0;mso-wrap-distance-right:0;mso-position-horizontal-relative:page;mso-position-vertical-relative:text;mso-height-relative:margin" coordorigin=",47" coordsize="65398,7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">
                <v:shape id="Graphic 24" o:spid="_x0000_s1043" style="position:absolute;top:95;width:65398;height:7715;visibility:visible;mso-wrap-style:square;v-text-anchor:top" coordsize="6539865,77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" path="m4762,r,766394em6535102,r,766394em9525,529234r6520815,em,771156r6539865,e" filled="f">
                  <v:path arrowok="t"/>
                </v:shape>
                <v:shape id="Textbox 25" o:spid="_x0000_s1044" type="#_x0000_t202" style="position:absolute;left:479;top:5908;width:4188;height:1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3F7AA5FD" w14:textId="77777777" w:rsidR="003E6880" w:rsidRDefault="003E6880">
                        <w:pPr>
                          <w:spacing w:line="223" w:lineRule="exact"/>
                          <w:rPr>
                            <w:sz w:val="20"/>
                          </w:rPr>
                        </w:pPr>
                        <w:r>
                          <w:rPr>
                            <w:spacing w:val="-10"/>
                            <w:sz w:val="20"/>
                          </w:rPr>
                          <w:t>36</w:t>
                        </w:r>
                      </w:p>
                    </w:txbxContent>
                  </v:textbox>
                </v:shape>
                <v:shape id="Textbox 26" o:spid="_x0000_s1045" type="#_x0000_t202" style="position:absolute;left:47;top:47;width:65304;height:5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" filled="f">
                  <v:textbox inset="0,0,0,0">
                    <w:txbxContent>
                      <w:p w14:paraId="5F3EBE7D" w14:textId="77777777" w:rsidR="003E6880" w:rsidRDefault="003E6880">
                        <w:pPr>
                          <w:spacing w:before="68"/>
                          <w:ind w:left="60"/>
                          <w:rPr>
                            <w:b/>
                            <w:sz w:val="20"/>
                          </w:rPr>
                        </w:pPr>
                        <w:r>
                          <w:rPr>
                            <w:b/>
                            <w:spacing w:val="-2"/>
                            <w:sz w:val="20"/>
                          </w:rPr>
                          <w:t>Duration</w:t>
                        </w:r>
                      </w:p>
                      <w:p w14:paraId="051EAA9D" w14:textId="77777777" w:rsidR="003E6880" w:rsidRDefault="003E6880">
                        <w:pPr>
                          <w:ind w:left="60"/>
                          <w:rPr>
                            <w:sz w:val="20"/>
                          </w:rPr>
                        </w:pPr>
                        <w:r>
                          <w:rPr>
                            <w:sz w:val="20"/>
                          </w:rPr>
                          <w:t>Doctoral</w:t>
                        </w:r>
                        <w:r>
                          <w:rPr>
                            <w:spacing w:val="-2"/>
                            <w:sz w:val="20"/>
                          </w:rPr>
                          <w:t xml:space="preserve"> </w:t>
                        </w:r>
                        <w:r>
                          <w:rPr>
                            <w:sz w:val="20"/>
                          </w:rPr>
                          <w:t>Fellowship</w:t>
                        </w:r>
                        <w:r>
                          <w:rPr>
                            <w:spacing w:val="-2"/>
                            <w:sz w:val="20"/>
                          </w:rPr>
                          <w:t xml:space="preserve"> </w:t>
                        </w:r>
                        <w:r>
                          <w:rPr>
                            <w:sz w:val="20"/>
                          </w:rPr>
                          <w:t>is</w:t>
                        </w:r>
                        <w:r>
                          <w:rPr>
                            <w:spacing w:val="-2"/>
                            <w:sz w:val="20"/>
                          </w:rPr>
                          <w:t xml:space="preserve"> </w:t>
                        </w:r>
                        <w:r>
                          <w:rPr>
                            <w:sz w:val="20"/>
                          </w:rPr>
                          <w:t>a</w:t>
                        </w:r>
                        <w:r>
                          <w:rPr>
                            <w:spacing w:val="-2"/>
                            <w:sz w:val="20"/>
                          </w:rPr>
                          <w:t xml:space="preserve"> </w:t>
                        </w:r>
                        <w:proofErr w:type="gramStart"/>
                        <w:r>
                          <w:rPr>
                            <w:sz w:val="20"/>
                          </w:rPr>
                          <w:t>3</w:t>
                        </w:r>
                        <w:r>
                          <w:rPr>
                            <w:spacing w:val="-2"/>
                            <w:sz w:val="20"/>
                          </w:rPr>
                          <w:t xml:space="preserve"> </w:t>
                        </w:r>
                        <w:r>
                          <w:rPr>
                            <w:sz w:val="20"/>
                          </w:rPr>
                          <w:t>year</w:t>
                        </w:r>
                        <w:proofErr w:type="gramEnd"/>
                        <w:r>
                          <w:rPr>
                            <w:spacing w:val="-3"/>
                            <w:sz w:val="20"/>
                          </w:rPr>
                          <w:t xml:space="preserve"> </w:t>
                        </w:r>
                        <w:r>
                          <w:rPr>
                            <w:sz w:val="20"/>
                          </w:rPr>
                          <w:t>award</w:t>
                        </w:r>
                        <w:r>
                          <w:rPr>
                            <w:spacing w:val="-2"/>
                            <w:sz w:val="20"/>
                          </w:rPr>
                          <w:t xml:space="preserve"> </w:t>
                        </w:r>
                        <w:r>
                          <w:rPr>
                            <w:sz w:val="20"/>
                          </w:rPr>
                          <w:t>and</w:t>
                        </w:r>
                        <w:r>
                          <w:rPr>
                            <w:spacing w:val="-2"/>
                            <w:sz w:val="20"/>
                          </w:rPr>
                          <w:t xml:space="preserve"> </w:t>
                        </w:r>
                        <w:r>
                          <w:rPr>
                            <w:sz w:val="20"/>
                          </w:rPr>
                          <w:t>based</w:t>
                        </w:r>
                        <w:r>
                          <w:rPr>
                            <w:spacing w:val="-2"/>
                            <w:sz w:val="20"/>
                          </w:rPr>
                          <w:t xml:space="preserve"> </w:t>
                        </w:r>
                        <w:r>
                          <w:rPr>
                            <w:sz w:val="20"/>
                          </w:rPr>
                          <w:t>on</w:t>
                        </w:r>
                        <w:r>
                          <w:rPr>
                            <w:spacing w:val="-2"/>
                            <w:sz w:val="20"/>
                          </w:rPr>
                          <w:t xml:space="preserve"> </w:t>
                        </w:r>
                        <w:r>
                          <w:rPr>
                            <w:sz w:val="20"/>
                          </w:rPr>
                          <w:t>your</w:t>
                        </w:r>
                        <w:r>
                          <w:rPr>
                            <w:spacing w:val="-2"/>
                            <w:sz w:val="20"/>
                          </w:rPr>
                          <w:t xml:space="preserve"> </w:t>
                        </w:r>
                        <w:r>
                          <w:rPr>
                            <w:sz w:val="20"/>
                          </w:rPr>
                          <w:t>WTE</w:t>
                        </w:r>
                        <w:r>
                          <w:rPr>
                            <w:spacing w:val="-2"/>
                            <w:sz w:val="20"/>
                          </w:rPr>
                          <w:t xml:space="preserve"> </w:t>
                        </w:r>
                        <w:r>
                          <w:rPr>
                            <w:sz w:val="20"/>
                          </w:rPr>
                          <w:t>preference</w:t>
                        </w:r>
                        <w:r>
                          <w:rPr>
                            <w:spacing w:val="-2"/>
                            <w:sz w:val="20"/>
                          </w:rPr>
                          <w:t xml:space="preserve"> </w:t>
                        </w:r>
                        <w:r>
                          <w:rPr>
                            <w:sz w:val="20"/>
                          </w:rPr>
                          <w:t>the</w:t>
                        </w:r>
                        <w:r>
                          <w:rPr>
                            <w:spacing w:val="-2"/>
                            <w:sz w:val="20"/>
                          </w:rPr>
                          <w:t xml:space="preserve"> </w:t>
                        </w:r>
                        <w:r>
                          <w:rPr>
                            <w:sz w:val="20"/>
                          </w:rPr>
                          <w:t>duration</w:t>
                        </w:r>
                        <w:r>
                          <w:rPr>
                            <w:spacing w:val="-2"/>
                            <w:sz w:val="20"/>
                          </w:rPr>
                          <w:t xml:space="preserve"> </w:t>
                        </w:r>
                        <w:r>
                          <w:rPr>
                            <w:sz w:val="20"/>
                          </w:rPr>
                          <w:t>in</w:t>
                        </w:r>
                        <w:r>
                          <w:rPr>
                            <w:spacing w:val="-2"/>
                            <w:sz w:val="20"/>
                          </w:rPr>
                          <w:t xml:space="preserve"> </w:t>
                        </w:r>
                        <w:r>
                          <w:rPr>
                            <w:sz w:val="20"/>
                          </w:rPr>
                          <w:t>months</w:t>
                        </w:r>
                        <w:r>
                          <w:rPr>
                            <w:spacing w:val="-2"/>
                            <w:sz w:val="20"/>
                          </w:rPr>
                          <w:t xml:space="preserve"> </w:t>
                        </w:r>
                        <w:r>
                          <w:rPr>
                            <w:sz w:val="20"/>
                          </w:rPr>
                          <w:t>is</w:t>
                        </w:r>
                        <w:r>
                          <w:rPr>
                            <w:spacing w:val="-2"/>
                            <w:sz w:val="20"/>
                          </w:rPr>
                          <w:t xml:space="preserve"> </w:t>
                        </w:r>
                        <w:r>
                          <w:rPr>
                            <w:sz w:val="20"/>
                          </w:rPr>
                          <w:t>calculated</w:t>
                        </w:r>
                        <w:r>
                          <w:rPr>
                            <w:spacing w:val="-2"/>
                            <w:sz w:val="20"/>
                          </w:rPr>
                          <w:t xml:space="preserve"> </w:t>
                        </w:r>
                        <w:r>
                          <w:rPr>
                            <w:sz w:val="20"/>
                          </w:rPr>
                          <w:t xml:space="preserve">as </w:t>
                        </w:r>
                        <w:r>
                          <w:rPr>
                            <w:spacing w:val="-2"/>
                            <w:sz w:val="20"/>
                          </w:rPr>
                          <w:t>follows</w:t>
                        </w:r>
                      </w:p>
                    </w:txbxContent>
                  </v:textbox>
                </v:shape>
                <w10:wrap anchorx="page"/>
              </v:group>
            </w:pict>
          </mc:Fallback>
        </mc:AlternateContent>
      </w:r>
    </w:p>
    <w:p w14:paraId="321F439B" w14:textId="77777777" w:rsidR="003E6880" w:rsidRDefault="003E6880">
      <w:pPr>
        <w:pStyle w:val="BodyText"/>
        <w:spacing w:before="25"/>
        <w:rPr>
          <w:b/>
        </w:rPr>
      </w:pPr>
    </w:p>
    <w:p w14:paraId="74716CB8" w14:textId="77777777" w:rsidR="003E6880" w:rsidRDefault="003E6880">
      <w:pPr>
        <w:pStyle w:val="BodyText"/>
        <w:spacing w:before="25"/>
        <w:rPr>
          <w:b/>
        </w:rPr>
      </w:pPr>
    </w:p>
    <w:p w14:paraId="3E64BFC3" w14:textId="77777777" w:rsidR="003E6880" w:rsidRDefault="003E6880">
      <w:pPr>
        <w:pStyle w:val="BodyText"/>
        <w:spacing w:before="25"/>
        <w:rPr>
          <w:b/>
        </w:rPr>
      </w:pPr>
    </w:p>
    <w:p w14:paraId="3A1D6B7D" w14:textId="77777777" w:rsidR="003E6880" w:rsidRDefault="003E6880">
      <w:pPr>
        <w:pStyle w:val="BodyText"/>
        <w:spacing w:before="25"/>
        <w:rPr>
          <w:b/>
        </w:rPr>
      </w:pPr>
    </w:p>
    <w:p w14:paraId="15B17779" w14:textId="77777777" w:rsidR="003E6880" w:rsidRDefault="003E6880">
      <w:pPr>
        <w:pStyle w:val="BodyText"/>
        <w:spacing w:before="25"/>
        <w:rPr>
          <w:b/>
        </w:rPr>
      </w:pPr>
    </w:p>
    <w:tbl>
      <w:tblPr>
        <w:tblStyle w:val="TableGrid"/>
        <w:tblpPr w:leftFromText="180" w:rightFromText="180" w:vertAnchor="text" w:horzAnchor="margin" w:tblpXSpec="center" w:tblpY="-170"/>
        <w:tblW w:w="10173" w:type="dxa"/>
        <w:tblLook w:val="04A0" w:firstRow="1" w:lastRow="0" w:firstColumn="1" w:lastColumn="0" w:noHBand="0" w:noVBand="1"/>
      </w:tblPr>
      <w:tblGrid>
        <w:gridCol w:w="1951"/>
        <w:gridCol w:w="8222"/>
      </w:tblGrid>
      <w:tr w:rsidR="003E6880" w14:paraId="4407F992" w14:textId="77777777">
        <w:tc>
          <w:tcPr>
            <w:tcW w:w="1951" w:type="dxa"/>
          </w:tcPr>
          <w:p w14:paraId="5441275C" w14:textId="77777777" w:rsidR="003E6880" w:rsidRDefault="003E6880" w:rsidP="006B4100">
            <w:pPr>
              <w:pStyle w:val="BodyText"/>
              <w:spacing w:before="25"/>
              <w:rPr>
                <w:b/>
              </w:rPr>
            </w:pPr>
            <w:r>
              <w:rPr>
                <w:b/>
              </w:rPr>
              <w:t>Research Title</w:t>
            </w:r>
          </w:p>
        </w:tc>
        <w:tc>
          <w:tcPr>
            <w:tcW w:w="8222" w:type="dxa"/>
          </w:tcPr>
          <w:p w14:paraId="628FDC6C" w14:textId="1EC8CF7E" w:rsidR="003E6880" w:rsidRDefault="002140D3" w:rsidP="006B4100">
            <w:pPr>
              <w:pStyle w:val="BodyText"/>
              <w:spacing w:before="25"/>
              <w:rPr>
                <w:b/>
              </w:rPr>
            </w:pPr>
            <w:commentRangeStart w:id="6"/>
            <w:commentRangeStart w:id="7"/>
            <w:r>
              <w:rPr>
                <w:rStyle w:val="cf01"/>
              </w:rPr>
              <w:t>Informing improved handover of care through discharge summaries from hospital to care home: a mixed methods evaluation using a health literacy approach</w:t>
            </w:r>
            <w:commentRangeEnd w:id="6"/>
            <w:r w:rsidR="00305FFE">
              <w:rPr>
                <w:rStyle w:val="CommentReference"/>
              </w:rPr>
              <w:commentReference w:id="6"/>
            </w:r>
            <w:commentRangeEnd w:id="7"/>
            <w:r w:rsidR="005B7963">
              <w:rPr>
                <w:rStyle w:val="CommentReference"/>
              </w:rPr>
              <w:commentReference w:id="7"/>
            </w:r>
          </w:p>
        </w:tc>
      </w:tr>
      <w:tr w:rsidR="003E6880" w14:paraId="0A57A924" w14:textId="77777777" w:rsidTr="0002765A">
        <w:tc>
          <w:tcPr>
            <w:tcW w:w="1951" w:type="dxa"/>
          </w:tcPr>
          <w:p w14:paraId="00FE23D2" w14:textId="77777777" w:rsidR="003E6880" w:rsidRDefault="003E6880" w:rsidP="0002765A">
            <w:pPr>
              <w:pStyle w:val="BodyText"/>
              <w:spacing w:before="25"/>
              <w:rPr>
                <w:b/>
              </w:rPr>
            </w:pPr>
            <w:r>
              <w:rPr>
                <w:b/>
              </w:rPr>
              <w:t>Research Type</w:t>
            </w:r>
          </w:p>
        </w:tc>
        <w:tc>
          <w:tcPr>
            <w:tcW w:w="8222" w:type="dxa"/>
          </w:tcPr>
          <w:p w14:paraId="30B0D13C" w14:textId="77777777" w:rsidR="003E6880" w:rsidRDefault="003E6880" w:rsidP="0002765A">
            <w:pPr>
              <w:pStyle w:val="BodyText"/>
              <w:spacing w:before="25"/>
              <w:rPr>
                <w:b/>
              </w:rPr>
            </w:pPr>
            <w:r>
              <w:rPr>
                <w:b/>
              </w:rPr>
              <w:t>Primary data collection – cross-sectional survey, Primary data analysis, Qualitative study, quantitative study</w:t>
            </w:r>
          </w:p>
        </w:tc>
      </w:tr>
    </w:tbl>
    <w:p w14:paraId="60008DD9" w14:textId="77777777" w:rsidR="003E6880" w:rsidRDefault="003E6880">
      <w:pPr>
        <w:pStyle w:val="BodyText"/>
        <w:spacing w:before="25"/>
        <w:rPr>
          <w:b/>
        </w:rPr>
      </w:pPr>
    </w:p>
    <w:p w14:paraId="104EB622" w14:textId="77777777" w:rsidR="003E6880" w:rsidRDefault="003E6880">
      <w:pPr>
        <w:pStyle w:val="BodyText"/>
        <w:spacing w:before="25"/>
        <w:rPr>
          <w:b/>
        </w:rPr>
      </w:pPr>
    </w:p>
    <w:p w14:paraId="36ADEE8C" w14:textId="77777777" w:rsidR="003E6880" w:rsidRDefault="003E6880">
      <w:pPr>
        <w:pStyle w:val="BodyText"/>
        <w:spacing w:before="25"/>
        <w:rPr>
          <w:b/>
        </w:rPr>
      </w:pPr>
    </w:p>
    <w:p w14:paraId="49A5538A" w14:textId="77777777" w:rsidR="003E6880" w:rsidRDefault="003E6880">
      <w:pPr>
        <w:pStyle w:val="BodyText"/>
        <w:spacing w:before="25"/>
        <w:rPr>
          <w:b/>
        </w:rPr>
      </w:pPr>
    </w:p>
    <w:p w14:paraId="6682B770" w14:textId="77777777" w:rsidR="003E6880" w:rsidRDefault="003E6880">
      <w:pPr>
        <w:pStyle w:val="BodyText"/>
        <w:spacing w:before="25"/>
        <w:rPr>
          <w:b/>
        </w:rPr>
      </w:pPr>
    </w:p>
    <w:p w14:paraId="3FC42984" w14:textId="77777777" w:rsidR="003E6880" w:rsidRDefault="003E6880">
      <w:pPr>
        <w:pStyle w:val="BodyText"/>
        <w:spacing w:before="25"/>
        <w:rPr>
          <w:b/>
        </w:rPr>
      </w:pPr>
    </w:p>
    <w:p w14:paraId="63798105" w14:textId="77777777" w:rsidR="003E6880" w:rsidRDefault="003E6880">
      <w:pPr>
        <w:sectPr w:rsidR="003E6880" w:rsidSect="00C27A3A">
          <w:pgSz w:w="11910" w:h="16840"/>
          <w:pgMar w:top="1080" w:right="620" w:bottom="680" w:left="660" w:header="716" w:footer="483" w:gutter="0"/>
          <w:cols w:space="720"/>
        </w:sectPr>
      </w:pPr>
    </w:p>
    <w:p w14:paraId="47579560" w14:textId="77777777" w:rsidR="003E6880" w:rsidRDefault="003E6880">
      <w:pPr>
        <w:pStyle w:val="BodyText"/>
        <w:spacing w:before="93"/>
        <w:rPr>
          <w:b/>
        </w:rPr>
      </w:pPr>
    </w:p>
    <w:p w14:paraId="060A67AF" w14:textId="77777777" w:rsidR="003E6880" w:rsidRDefault="003E6880">
      <w:pPr>
        <w:pStyle w:val="BodyText"/>
        <w:ind w:left="100"/>
      </w:pPr>
      <w:r>
        <w:rPr>
          <w:noProof/>
        </w:rPr>
        <mc:AlternateContent>
          <mc:Choice Requires="wps">
            <w:drawing>
              <wp:inline distT="0" distB="0" distL="0" distR="0" wp14:anchorId="1B865462" wp14:editId="0B600128">
                <wp:extent cx="6588759" cy="177800"/>
                <wp:effectExtent l="9525" t="0" r="2540" b="3175"/>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8759" cy="177800"/>
                        </a:xfrm>
                        <a:prstGeom prst="rect">
                          <a:avLst/>
                        </a:prstGeom>
                        <a:solidFill>
                          <a:srgbClr val="009DDF"/>
                        </a:solidFill>
                        <a:ln w="6350">
                          <a:solidFill>
                            <a:srgbClr val="000000"/>
                          </a:solidFill>
                          <a:prstDash val="solid"/>
                        </a:ln>
                      </wps:spPr>
                      <wps:txbx>
                        <w:txbxContent>
                          <w:p w14:paraId="0483FD6A" w14:textId="77777777" w:rsidR="003E6880" w:rsidRDefault="003E6880">
                            <w:pPr>
                              <w:tabs>
                                <w:tab w:val="left" w:pos="751"/>
                              </w:tabs>
                              <w:spacing w:before="20"/>
                              <w:ind w:left="108"/>
                              <w:rPr>
                                <w:b/>
                                <w:color w:val="000000"/>
                                <w:sz w:val="20"/>
                              </w:rPr>
                            </w:pPr>
                            <w:bookmarkStart w:id="8" w:name="2._Applicant_CV"/>
                            <w:bookmarkStart w:id="9" w:name="_bookmark1"/>
                            <w:bookmarkEnd w:id="8"/>
                            <w:bookmarkEnd w:id="9"/>
                            <w:r>
                              <w:rPr>
                                <w:b/>
                                <w:color w:val="FFFFFF"/>
                                <w:spacing w:val="-5"/>
                                <w:sz w:val="20"/>
                              </w:rPr>
                              <w:t>2.</w:t>
                            </w:r>
                            <w:r>
                              <w:rPr>
                                <w:b/>
                                <w:color w:val="FFFFFF"/>
                                <w:sz w:val="20"/>
                              </w:rPr>
                              <w:tab/>
                              <w:t>Applicant</w:t>
                            </w:r>
                            <w:r>
                              <w:rPr>
                                <w:b/>
                                <w:color w:val="FFFFFF"/>
                                <w:spacing w:val="-1"/>
                                <w:sz w:val="20"/>
                              </w:rPr>
                              <w:t xml:space="preserve"> </w:t>
                            </w:r>
                            <w:r>
                              <w:rPr>
                                <w:b/>
                                <w:color w:val="FFFFFF"/>
                                <w:spacing w:val="-5"/>
                                <w:sz w:val="20"/>
                              </w:rPr>
                              <w:t>CV</w:t>
                            </w:r>
                          </w:p>
                        </w:txbxContent>
                      </wps:txbx>
                      <wps:bodyPr wrap="square" lIns="0" tIns="0" rIns="0" bIns="0" rtlCol="0">
                        <a:noAutofit/>
                      </wps:bodyPr>
                    </wps:wsp>
                  </a:graphicData>
                </a:graphic>
              </wp:inline>
            </w:drawing>
          </mc:Choice>
          <mc:Fallback>
            <w:pict>
              <v:shape w14:anchorId="1B865462" id="Text Box 36" o:spid="_x0000_s1046" type="#_x0000_t202" style="width:518.8pt;height: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" fillcolor="#009ddf" strokeweight=".5pt">
                <v:path arrowok="t"/>
                <v:textbox inset="0,0,0,0">
                  <w:txbxContent>
                    <w:p w14:paraId="0483FD6A" w14:textId="77777777" w:rsidR="003E6880" w:rsidRDefault="003E6880">
                      <w:pPr>
                        <w:tabs>
                          <w:tab w:val="left" w:pos="751"/>
                        </w:tabs>
                        <w:spacing w:before="20"/>
                        <w:ind w:left="108"/>
                        <w:rPr>
                          <w:b/>
                          <w:color w:val="000000"/>
                          <w:sz w:val="20"/>
                        </w:rPr>
                      </w:pPr>
                      <w:bookmarkStart w:id="10" w:name="2._Applicant_CV"/>
                      <w:bookmarkStart w:id="11" w:name="_bookmark1"/>
                      <w:bookmarkEnd w:id="10"/>
                      <w:bookmarkEnd w:id="11"/>
                      <w:r>
                        <w:rPr>
                          <w:b/>
                          <w:color w:val="FFFFFF"/>
                          <w:spacing w:val="-5"/>
                          <w:sz w:val="20"/>
                        </w:rPr>
                        <w:t>2.</w:t>
                      </w:r>
                      <w:r>
                        <w:rPr>
                          <w:b/>
                          <w:color w:val="FFFFFF"/>
                          <w:sz w:val="20"/>
                        </w:rPr>
                        <w:tab/>
                        <w:t>Applicant</w:t>
                      </w:r>
                      <w:r>
                        <w:rPr>
                          <w:b/>
                          <w:color w:val="FFFFFF"/>
                          <w:spacing w:val="-1"/>
                          <w:sz w:val="20"/>
                        </w:rPr>
                        <w:t xml:space="preserve"> </w:t>
                      </w:r>
                      <w:r>
                        <w:rPr>
                          <w:b/>
                          <w:color w:val="FFFFFF"/>
                          <w:spacing w:val="-5"/>
                          <w:sz w:val="20"/>
                        </w:rPr>
                        <w:t>CV</w:t>
                      </w:r>
                    </w:p>
                  </w:txbxContent>
                </v:textbox>
                <w10:anchorlock/>
              </v:shape>
            </w:pict>
          </mc:Fallback>
        </mc:AlternateContent>
      </w:r>
    </w:p>
    <w:p w14:paraId="583855F3" w14:textId="77777777" w:rsidR="003E6880" w:rsidRDefault="003E6880">
      <w:pPr>
        <w:spacing w:before="225" w:after="20"/>
        <w:ind w:left="284"/>
        <w:rPr>
          <w:b/>
          <w:sz w:val="20"/>
        </w:rPr>
      </w:pPr>
      <w:r>
        <w:rPr>
          <w:b/>
          <w:sz w:val="20"/>
        </w:rPr>
        <w:t>Degrees</w:t>
      </w:r>
      <w:r>
        <w:rPr>
          <w:b/>
          <w:spacing w:val="-4"/>
          <w:sz w:val="20"/>
        </w:rPr>
        <w:t xml:space="preserve"> </w:t>
      </w:r>
      <w:r>
        <w:rPr>
          <w:b/>
          <w:sz w:val="20"/>
        </w:rPr>
        <w:t>and</w:t>
      </w:r>
      <w:r>
        <w:rPr>
          <w:b/>
          <w:spacing w:val="-5"/>
          <w:sz w:val="20"/>
        </w:rPr>
        <w:t xml:space="preserve"> </w:t>
      </w:r>
      <w:r>
        <w:rPr>
          <w:b/>
          <w:sz w:val="20"/>
        </w:rPr>
        <w:t>Professional</w:t>
      </w:r>
      <w:r>
        <w:rPr>
          <w:b/>
          <w:spacing w:val="-3"/>
          <w:sz w:val="20"/>
        </w:rPr>
        <w:t xml:space="preserve"> </w:t>
      </w:r>
      <w:r>
        <w:rPr>
          <w:b/>
          <w:spacing w:val="-2"/>
          <w:sz w:val="20"/>
        </w:rPr>
        <w:t>Qualifications</w:t>
      </w:r>
    </w:p>
    <w:tbl>
      <w:tblPr>
        <w:tblW w:w="0" w:type="auto"/>
        <w:tblInd w:w="2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08"/>
        <w:gridCol w:w="1001"/>
        <w:gridCol w:w="1275"/>
        <w:gridCol w:w="1421"/>
        <w:gridCol w:w="1290"/>
        <w:gridCol w:w="1576"/>
        <w:gridCol w:w="957"/>
        <w:gridCol w:w="1785"/>
      </w:tblGrid>
      <w:tr w:rsidR="003E6880" w14:paraId="012DADB7" w14:textId="77777777" w:rsidTr="0021419E">
        <w:trPr>
          <w:trHeight w:val="273"/>
        </w:trPr>
        <w:tc>
          <w:tcPr>
            <w:tcW w:w="908" w:type="dxa"/>
          </w:tcPr>
          <w:p w14:paraId="04464005" w14:textId="77777777" w:rsidR="003E6880" w:rsidRDefault="003E6880">
            <w:pPr>
              <w:pStyle w:val="TableParagraph"/>
              <w:spacing w:before="22"/>
              <w:ind w:left="68"/>
              <w:rPr>
                <w:b/>
                <w:sz w:val="20"/>
              </w:rPr>
            </w:pPr>
            <w:r>
              <w:rPr>
                <w:b/>
                <w:spacing w:val="-4"/>
                <w:sz w:val="20"/>
              </w:rPr>
              <w:t>From</w:t>
            </w:r>
          </w:p>
        </w:tc>
        <w:tc>
          <w:tcPr>
            <w:tcW w:w="1001" w:type="dxa"/>
          </w:tcPr>
          <w:p w14:paraId="1612B325" w14:textId="77777777" w:rsidR="003E6880" w:rsidRDefault="003E6880">
            <w:pPr>
              <w:pStyle w:val="TableParagraph"/>
              <w:spacing w:before="22"/>
              <w:ind w:left="68"/>
              <w:rPr>
                <w:b/>
                <w:sz w:val="20"/>
              </w:rPr>
            </w:pPr>
            <w:r>
              <w:rPr>
                <w:b/>
                <w:spacing w:val="-5"/>
                <w:sz w:val="20"/>
              </w:rPr>
              <w:t>To</w:t>
            </w:r>
          </w:p>
        </w:tc>
        <w:tc>
          <w:tcPr>
            <w:tcW w:w="1275" w:type="dxa"/>
          </w:tcPr>
          <w:p w14:paraId="666F562D" w14:textId="77777777" w:rsidR="003E6880" w:rsidRDefault="003E6880">
            <w:pPr>
              <w:pStyle w:val="TableParagraph"/>
              <w:spacing w:before="22"/>
              <w:ind w:left="67"/>
              <w:rPr>
                <w:b/>
                <w:sz w:val="20"/>
              </w:rPr>
            </w:pPr>
            <w:r>
              <w:rPr>
                <w:b/>
                <w:spacing w:val="-2"/>
                <w:sz w:val="20"/>
              </w:rPr>
              <w:t>Qualification</w:t>
            </w:r>
          </w:p>
        </w:tc>
        <w:tc>
          <w:tcPr>
            <w:tcW w:w="1421" w:type="dxa"/>
          </w:tcPr>
          <w:p w14:paraId="5849DDFA" w14:textId="77777777" w:rsidR="003E6880" w:rsidRDefault="003E6880">
            <w:pPr>
              <w:pStyle w:val="TableParagraph"/>
              <w:spacing w:before="22"/>
              <w:ind w:left="67"/>
              <w:rPr>
                <w:b/>
                <w:sz w:val="20"/>
              </w:rPr>
            </w:pPr>
            <w:r>
              <w:rPr>
                <w:b/>
                <w:spacing w:val="-2"/>
                <w:sz w:val="20"/>
              </w:rPr>
              <w:t>Subject</w:t>
            </w:r>
          </w:p>
        </w:tc>
        <w:tc>
          <w:tcPr>
            <w:tcW w:w="1290" w:type="dxa"/>
          </w:tcPr>
          <w:p w14:paraId="24D5B3A9" w14:textId="77777777" w:rsidR="003E6880" w:rsidRDefault="003E6880">
            <w:pPr>
              <w:pStyle w:val="TableParagraph"/>
              <w:spacing w:before="22"/>
              <w:ind w:left="68"/>
              <w:rPr>
                <w:b/>
                <w:sz w:val="20"/>
              </w:rPr>
            </w:pPr>
            <w:r>
              <w:rPr>
                <w:b/>
                <w:spacing w:val="-2"/>
                <w:sz w:val="20"/>
              </w:rPr>
              <w:t>Country</w:t>
            </w:r>
          </w:p>
        </w:tc>
        <w:tc>
          <w:tcPr>
            <w:tcW w:w="1576" w:type="dxa"/>
          </w:tcPr>
          <w:p w14:paraId="355A2D31" w14:textId="77777777" w:rsidR="003E6880" w:rsidRDefault="003E6880">
            <w:pPr>
              <w:pStyle w:val="TableParagraph"/>
              <w:spacing w:before="22"/>
              <w:ind w:left="68"/>
              <w:rPr>
                <w:b/>
                <w:sz w:val="20"/>
              </w:rPr>
            </w:pPr>
            <w:r>
              <w:rPr>
                <w:b/>
                <w:spacing w:val="-2"/>
                <w:sz w:val="20"/>
              </w:rPr>
              <w:t>Institution</w:t>
            </w:r>
          </w:p>
        </w:tc>
        <w:tc>
          <w:tcPr>
            <w:tcW w:w="957" w:type="dxa"/>
          </w:tcPr>
          <w:p w14:paraId="5F847FA0" w14:textId="77777777" w:rsidR="003E6880" w:rsidRDefault="003E6880">
            <w:pPr>
              <w:pStyle w:val="TableParagraph"/>
              <w:spacing w:before="22"/>
              <w:ind w:left="67"/>
              <w:rPr>
                <w:b/>
                <w:sz w:val="20"/>
              </w:rPr>
            </w:pPr>
            <w:r>
              <w:rPr>
                <w:b/>
                <w:spacing w:val="-2"/>
                <w:sz w:val="20"/>
              </w:rPr>
              <w:t>Class</w:t>
            </w:r>
          </w:p>
        </w:tc>
        <w:tc>
          <w:tcPr>
            <w:tcW w:w="1785" w:type="dxa"/>
          </w:tcPr>
          <w:p w14:paraId="7920FA42" w14:textId="77777777" w:rsidR="003E6880" w:rsidRDefault="003E6880">
            <w:pPr>
              <w:pStyle w:val="TableParagraph"/>
              <w:spacing w:before="22"/>
              <w:ind w:left="67"/>
              <w:rPr>
                <w:b/>
                <w:sz w:val="20"/>
              </w:rPr>
            </w:pPr>
            <w:r>
              <w:rPr>
                <w:b/>
                <w:spacing w:val="-2"/>
                <w:sz w:val="20"/>
              </w:rPr>
              <w:t>Department</w:t>
            </w:r>
          </w:p>
        </w:tc>
      </w:tr>
      <w:tr w:rsidR="003E6880" w14:paraId="0636BA63" w14:textId="77777777" w:rsidTr="0021419E">
        <w:trPr>
          <w:trHeight w:val="273"/>
        </w:trPr>
        <w:tc>
          <w:tcPr>
            <w:tcW w:w="908" w:type="dxa"/>
          </w:tcPr>
          <w:p w14:paraId="506E0325" w14:textId="77777777" w:rsidR="003E6880" w:rsidRPr="00EF6BF9" w:rsidRDefault="003E6880" w:rsidP="00E93BA3">
            <w:pPr>
              <w:pStyle w:val="TableParagraph"/>
              <w:spacing w:before="22"/>
              <w:ind w:left="68"/>
              <w:rPr>
                <w:bCs/>
                <w:spacing w:val="-4"/>
                <w:sz w:val="20"/>
              </w:rPr>
            </w:pPr>
            <w:r w:rsidRPr="00EF6BF9">
              <w:rPr>
                <w:bCs/>
                <w:spacing w:val="-4"/>
                <w:sz w:val="20"/>
              </w:rPr>
              <w:t>11/23</w:t>
            </w:r>
          </w:p>
        </w:tc>
        <w:tc>
          <w:tcPr>
            <w:tcW w:w="1001" w:type="dxa"/>
          </w:tcPr>
          <w:p w14:paraId="277B8F17" w14:textId="77777777" w:rsidR="003E6880" w:rsidRPr="00EF6BF9" w:rsidRDefault="003E6880" w:rsidP="00E93BA3">
            <w:pPr>
              <w:pStyle w:val="TableParagraph"/>
              <w:spacing w:before="22"/>
              <w:ind w:left="68"/>
              <w:rPr>
                <w:bCs/>
                <w:spacing w:val="-5"/>
                <w:sz w:val="20"/>
              </w:rPr>
            </w:pPr>
            <w:r w:rsidRPr="00EF6BF9">
              <w:rPr>
                <w:bCs/>
                <w:spacing w:val="-5"/>
                <w:sz w:val="20"/>
              </w:rPr>
              <w:t>12/23</w:t>
            </w:r>
          </w:p>
        </w:tc>
        <w:tc>
          <w:tcPr>
            <w:tcW w:w="1275" w:type="dxa"/>
          </w:tcPr>
          <w:p w14:paraId="4A2D32D5" w14:textId="77777777" w:rsidR="003E6880" w:rsidRPr="00EF6BF9" w:rsidRDefault="003E6880" w:rsidP="00E93BA3">
            <w:pPr>
              <w:pStyle w:val="TableParagraph"/>
              <w:spacing w:before="22"/>
              <w:ind w:left="67"/>
              <w:rPr>
                <w:bCs/>
                <w:spacing w:val="-2"/>
                <w:sz w:val="20"/>
              </w:rPr>
            </w:pPr>
            <w:r w:rsidRPr="00EF6BF9">
              <w:rPr>
                <w:bCs/>
                <w:spacing w:val="-2"/>
                <w:sz w:val="20"/>
              </w:rPr>
              <w:t>MFPH</w:t>
            </w:r>
          </w:p>
        </w:tc>
        <w:tc>
          <w:tcPr>
            <w:tcW w:w="1421" w:type="dxa"/>
          </w:tcPr>
          <w:p w14:paraId="4303E82D" w14:textId="77777777" w:rsidR="003E6880" w:rsidRPr="00EF6BF9" w:rsidRDefault="003E6880" w:rsidP="00E93BA3">
            <w:pPr>
              <w:pStyle w:val="TableParagraph"/>
              <w:spacing w:before="22"/>
              <w:ind w:left="67"/>
              <w:rPr>
                <w:bCs/>
                <w:spacing w:val="-2"/>
                <w:sz w:val="20"/>
              </w:rPr>
            </w:pPr>
            <w:r w:rsidRPr="00EF6BF9">
              <w:rPr>
                <w:bCs/>
                <w:spacing w:val="-2"/>
                <w:sz w:val="20"/>
              </w:rPr>
              <w:t>Final Membership Examination</w:t>
            </w:r>
          </w:p>
        </w:tc>
        <w:tc>
          <w:tcPr>
            <w:tcW w:w="1290" w:type="dxa"/>
          </w:tcPr>
          <w:p w14:paraId="07EED52D" w14:textId="77777777" w:rsidR="003E6880" w:rsidRPr="00EF6BF9" w:rsidRDefault="003E6880" w:rsidP="00E93BA3">
            <w:pPr>
              <w:pStyle w:val="TableParagraph"/>
              <w:spacing w:before="22"/>
              <w:ind w:left="68"/>
              <w:rPr>
                <w:bCs/>
                <w:spacing w:val="-2"/>
                <w:sz w:val="20"/>
              </w:rPr>
            </w:pPr>
            <w:r w:rsidRPr="00EF6BF9">
              <w:rPr>
                <w:bCs/>
                <w:spacing w:val="-2"/>
                <w:sz w:val="20"/>
              </w:rPr>
              <w:t>United Kingdom</w:t>
            </w:r>
          </w:p>
        </w:tc>
        <w:tc>
          <w:tcPr>
            <w:tcW w:w="1576" w:type="dxa"/>
          </w:tcPr>
          <w:p w14:paraId="7074D61E" w14:textId="77777777" w:rsidR="003E6880" w:rsidRPr="00EF6BF9" w:rsidRDefault="003E6880" w:rsidP="00E93BA3">
            <w:pPr>
              <w:pStyle w:val="TableParagraph"/>
              <w:spacing w:before="22"/>
              <w:ind w:left="68"/>
              <w:rPr>
                <w:bCs/>
                <w:spacing w:val="-2"/>
                <w:sz w:val="20"/>
              </w:rPr>
            </w:pPr>
            <w:r w:rsidRPr="00EF6BF9">
              <w:rPr>
                <w:bCs/>
                <w:spacing w:val="-2"/>
                <w:sz w:val="20"/>
              </w:rPr>
              <w:t>The Faculty of Public Health</w:t>
            </w:r>
          </w:p>
        </w:tc>
        <w:tc>
          <w:tcPr>
            <w:tcW w:w="957" w:type="dxa"/>
          </w:tcPr>
          <w:p w14:paraId="4D4734A2" w14:textId="77777777" w:rsidR="003E6880" w:rsidRPr="00EF6BF9" w:rsidRDefault="003E6880" w:rsidP="00E93BA3">
            <w:pPr>
              <w:pStyle w:val="TableParagraph"/>
              <w:spacing w:before="22"/>
              <w:ind w:left="67"/>
              <w:rPr>
                <w:bCs/>
                <w:spacing w:val="-2"/>
                <w:sz w:val="20"/>
              </w:rPr>
            </w:pPr>
            <w:r w:rsidRPr="00EF6BF9">
              <w:rPr>
                <w:bCs/>
                <w:spacing w:val="-2"/>
                <w:sz w:val="20"/>
              </w:rPr>
              <w:t>N/A</w:t>
            </w:r>
          </w:p>
        </w:tc>
        <w:tc>
          <w:tcPr>
            <w:tcW w:w="1785" w:type="dxa"/>
          </w:tcPr>
          <w:p w14:paraId="3FBB0EE2" w14:textId="77777777" w:rsidR="003E6880" w:rsidRPr="00EF6BF9" w:rsidRDefault="003E6880" w:rsidP="00E93BA3">
            <w:pPr>
              <w:pStyle w:val="TableParagraph"/>
              <w:spacing w:before="22"/>
              <w:rPr>
                <w:bCs/>
                <w:spacing w:val="-2"/>
                <w:sz w:val="20"/>
              </w:rPr>
            </w:pPr>
            <w:r w:rsidRPr="00EF6BF9">
              <w:rPr>
                <w:bCs/>
                <w:spacing w:val="-2"/>
                <w:sz w:val="20"/>
              </w:rPr>
              <w:t xml:space="preserve">Examinations </w:t>
            </w:r>
          </w:p>
        </w:tc>
      </w:tr>
      <w:tr w:rsidR="003E6880" w14:paraId="366D3202" w14:textId="77777777" w:rsidTr="0021419E">
        <w:trPr>
          <w:trHeight w:val="273"/>
        </w:trPr>
        <w:tc>
          <w:tcPr>
            <w:tcW w:w="908" w:type="dxa"/>
          </w:tcPr>
          <w:p w14:paraId="7C9929F9" w14:textId="77777777" w:rsidR="003E6880" w:rsidRPr="00EF6BF9" w:rsidRDefault="003E6880" w:rsidP="00E93BA3">
            <w:pPr>
              <w:pStyle w:val="TableParagraph"/>
              <w:spacing w:before="22"/>
              <w:ind w:left="68"/>
              <w:rPr>
                <w:bCs/>
                <w:spacing w:val="-4"/>
                <w:sz w:val="20"/>
              </w:rPr>
            </w:pPr>
            <w:r w:rsidRPr="00EF6BF9">
              <w:rPr>
                <w:bCs/>
                <w:spacing w:val="-4"/>
                <w:sz w:val="20"/>
              </w:rPr>
              <w:t>04/23</w:t>
            </w:r>
          </w:p>
        </w:tc>
        <w:tc>
          <w:tcPr>
            <w:tcW w:w="1001" w:type="dxa"/>
          </w:tcPr>
          <w:p w14:paraId="1AEC36A3" w14:textId="77777777" w:rsidR="003E6880" w:rsidRPr="00EF6BF9" w:rsidRDefault="003E6880" w:rsidP="00E93BA3">
            <w:pPr>
              <w:pStyle w:val="TableParagraph"/>
              <w:spacing w:before="22"/>
              <w:ind w:left="68"/>
              <w:rPr>
                <w:bCs/>
                <w:spacing w:val="-5"/>
                <w:sz w:val="20"/>
              </w:rPr>
            </w:pPr>
            <w:r w:rsidRPr="00EF6BF9">
              <w:rPr>
                <w:bCs/>
                <w:spacing w:val="-5"/>
                <w:sz w:val="20"/>
              </w:rPr>
              <w:t>05/23</w:t>
            </w:r>
          </w:p>
        </w:tc>
        <w:tc>
          <w:tcPr>
            <w:tcW w:w="1275" w:type="dxa"/>
          </w:tcPr>
          <w:p w14:paraId="72F8C462" w14:textId="77777777" w:rsidR="003E6880" w:rsidRPr="00EF6BF9" w:rsidRDefault="003E6880" w:rsidP="00E93BA3">
            <w:pPr>
              <w:pStyle w:val="TableParagraph"/>
              <w:spacing w:before="22"/>
              <w:ind w:left="67"/>
              <w:rPr>
                <w:bCs/>
                <w:spacing w:val="-2"/>
                <w:sz w:val="20"/>
              </w:rPr>
            </w:pPr>
            <w:r w:rsidRPr="00EF6BF9">
              <w:rPr>
                <w:bCs/>
                <w:spacing w:val="-2"/>
                <w:sz w:val="20"/>
              </w:rPr>
              <w:t>DFPH</w:t>
            </w:r>
          </w:p>
        </w:tc>
        <w:tc>
          <w:tcPr>
            <w:tcW w:w="1421" w:type="dxa"/>
          </w:tcPr>
          <w:p w14:paraId="4C92D425" w14:textId="77777777" w:rsidR="003E6880" w:rsidRPr="00EF6BF9" w:rsidRDefault="003E6880" w:rsidP="00E93BA3">
            <w:pPr>
              <w:pStyle w:val="TableParagraph"/>
              <w:spacing w:before="22"/>
              <w:ind w:left="67"/>
              <w:rPr>
                <w:bCs/>
                <w:spacing w:val="-2"/>
                <w:sz w:val="20"/>
              </w:rPr>
            </w:pPr>
            <w:r w:rsidRPr="00EF6BF9">
              <w:rPr>
                <w:bCs/>
                <w:spacing w:val="-2"/>
                <w:sz w:val="20"/>
              </w:rPr>
              <w:t>Diplomate Membership Examination</w:t>
            </w:r>
          </w:p>
        </w:tc>
        <w:tc>
          <w:tcPr>
            <w:tcW w:w="1290" w:type="dxa"/>
          </w:tcPr>
          <w:p w14:paraId="37E162B0" w14:textId="77777777" w:rsidR="003E6880" w:rsidRPr="00EF6BF9" w:rsidRDefault="003E6880" w:rsidP="00E93BA3">
            <w:pPr>
              <w:pStyle w:val="TableParagraph"/>
              <w:spacing w:before="22"/>
              <w:ind w:left="68"/>
              <w:rPr>
                <w:bCs/>
                <w:spacing w:val="-2"/>
                <w:sz w:val="20"/>
              </w:rPr>
            </w:pPr>
            <w:r w:rsidRPr="00EF6BF9">
              <w:rPr>
                <w:bCs/>
                <w:spacing w:val="-2"/>
                <w:sz w:val="20"/>
              </w:rPr>
              <w:t xml:space="preserve">United Kingdom </w:t>
            </w:r>
          </w:p>
        </w:tc>
        <w:tc>
          <w:tcPr>
            <w:tcW w:w="1576" w:type="dxa"/>
          </w:tcPr>
          <w:p w14:paraId="5C93CC35" w14:textId="77777777" w:rsidR="003E6880" w:rsidRPr="00EF6BF9" w:rsidRDefault="003E6880" w:rsidP="00E93BA3">
            <w:pPr>
              <w:pStyle w:val="TableParagraph"/>
              <w:spacing w:before="22"/>
              <w:ind w:left="68"/>
              <w:rPr>
                <w:bCs/>
                <w:spacing w:val="-2"/>
                <w:sz w:val="20"/>
              </w:rPr>
            </w:pPr>
            <w:r w:rsidRPr="00EF6BF9">
              <w:rPr>
                <w:bCs/>
                <w:spacing w:val="-2"/>
                <w:sz w:val="20"/>
              </w:rPr>
              <w:t>The Faculty of Public Health</w:t>
            </w:r>
          </w:p>
        </w:tc>
        <w:tc>
          <w:tcPr>
            <w:tcW w:w="957" w:type="dxa"/>
          </w:tcPr>
          <w:p w14:paraId="2D0DF807" w14:textId="77777777" w:rsidR="003E6880" w:rsidRPr="00EF6BF9" w:rsidRDefault="003E6880" w:rsidP="00E93BA3">
            <w:pPr>
              <w:pStyle w:val="TableParagraph"/>
              <w:spacing w:before="22"/>
              <w:ind w:left="67"/>
              <w:rPr>
                <w:bCs/>
                <w:spacing w:val="-2"/>
                <w:sz w:val="20"/>
              </w:rPr>
            </w:pPr>
            <w:r w:rsidRPr="00EF6BF9">
              <w:rPr>
                <w:bCs/>
                <w:spacing w:val="-2"/>
                <w:sz w:val="20"/>
              </w:rPr>
              <w:t>N/A</w:t>
            </w:r>
          </w:p>
        </w:tc>
        <w:tc>
          <w:tcPr>
            <w:tcW w:w="1785" w:type="dxa"/>
          </w:tcPr>
          <w:p w14:paraId="0BF0F82B" w14:textId="77777777" w:rsidR="003E6880" w:rsidRPr="00EF6BF9" w:rsidRDefault="003E6880" w:rsidP="00E93BA3">
            <w:pPr>
              <w:pStyle w:val="TableParagraph"/>
              <w:spacing w:before="22"/>
              <w:ind w:left="67"/>
              <w:rPr>
                <w:bCs/>
                <w:spacing w:val="-2"/>
                <w:sz w:val="20"/>
              </w:rPr>
            </w:pPr>
            <w:r w:rsidRPr="00EF6BF9">
              <w:rPr>
                <w:bCs/>
                <w:spacing w:val="-2"/>
                <w:sz w:val="20"/>
              </w:rPr>
              <w:t>Examinations</w:t>
            </w:r>
          </w:p>
        </w:tc>
      </w:tr>
      <w:tr w:rsidR="003E6880" w14:paraId="54C33569" w14:textId="77777777" w:rsidTr="0021419E">
        <w:trPr>
          <w:trHeight w:val="273"/>
        </w:trPr>
        <w:tc>
          <w:tcPr>
            <w:tcW w:w="908" w:type="dxa"/>
          </w:tcPr>
          <w:p w14:paraId="16244CE6" w14:textId="77777777" w:rsidR="003E6880" w:rsidRPr="00EF6BF9" w:rsidRDefault="003E6880" w:rsidP="00A9360F">
            <w:pPr>
              <w:pStyle w:val="TableParagraph"/>
              <w:spacing w:before="22"/>
              <w:ind w:left="68"/>
              <w:rPr>
                <w:bCs/>
                <w:spacing w:val="-4"/>
                <w:sz w:val="20"/>
              </w:rPr>
            </w:pPr>
            <w:r w:rsidRPr="00EF6BF9">
              <w:rPr>
                <w:bCs/>
                <w:spacing w:val="-4"/>
                <w:sz w:val="20"/>
              </w:rPr>
              <w:t>09/2017</w:t>
            </w:r>
          </w:p>
        </w:tc>
        <w:tc>
          <w:tcPr>
            <w:tcW w:w="1001" w:type="dxa"/>
          </w:tcPr>
          <w:p w14:paraId="09A6C2B0" w14:textId="77777777" w:rsidR="003E6880" w:rsidRPr="00EF6BF9" w:rsidRDefault="003E6880" w:rsidP="00A9360F">
            <w:pPr>
              <w:pStyle w:val="TableParagraph"/>
              <w:spacing w:before="22"/>
              <w:ind w:left="68"/>
              <w:rPr>
                <w:bCs/>
                <w:spacing w:val="-5"/>
                <w:sz w:val="20"/>
              </w:rPr>
            </w:pPr>
            <w:r w:rsidRPr="00EF6BF9">
              <w:rPr>
                <w:bCs/>
                <w:spacing w:val="-5"/>
                <w:sz w:val="20"/>
              </w:rPr>
              <w:t>11/2018</w:t>
            </w:r>
          </w:p>
        </w:tc>
        <w:tc>
          <w:tcPr>
            <w:tcW w:w="1275" w:type="dxa"/>
          </w:tcPr>
          <w:p w14:paraId="5D879714" w14:textId="77777777" w:rsidR="003E6880" w:rsidRPr="00EF6BF9" w:rsidRDefault="003E6880" w:rsidP="00A9360F">
            <w:pPr>
              <w:pStyle w:val="TableParagraph"/>
              <w:spacing w:before="22"/>
              <w:ind w:left="67"/>
              <w:rPr>
                <w:bCs/>
                <w:spacing w:val="-2"/>
                <w:sz w:val="20"/>
              </w:rPr>
            </w:pPr>
            <w:r w:rsidRPr="00EF6BF9">
              <w:rPr>
                <w:bCs/>
                <w:spacing w:val="-2"/>
                <w:sz w:val="20"/>
              </w:rPr>
              <w:t>MPH</w:t>
            </w:r>
          </w:p>
        </w:tc>
        <w:tc>
          <w:tcPr>
            <w:tcW w:w="1421" w:type="dxa"/>
          </w:tcPr>
          <w:p w14:paraId="35BBBC7F" w14:textId="77777777" w:rsidR="003E6880" w:rsidRPr="00EF6BF9" w:rsidRDefault="003E6880" w:rsidP="00A9360F">
            <w:pPr>
              <w:pStyle w:val="TableParagraph"/>
              <w:spacing w:before="22"/>
              <w:ind w:left="67"/>
              <w:rPr>
                <w:bCs/>
                <w:spacing w:val="-2"/>
                <w:sz w:val="20"/>
              </w:rPr>
            </w:pPr>
            <w:r w:rsidRPr="00EF6BF9">
              <w:rPr>
                <w:bCs/>
                <w:spacing w:val="-2"/>
                <w:sz w:val="20"/>
              </w:rPr>
              <w:t>Master of Public Health</w:t>
            </w:r>
          </w:p>
        </w:tc>
        <w:tc>
          <w:tcPr>
            <w:tcW w:w="1290" w:type="dxa"/>
          </w:tcPr>
          <w:p w14:paraId="7E3B32FE" w14:textId="77777777" w:rsidR="003E6880" w:rsidRPr="00EF6BF9" w:rsidRDefault="003E6880" w:rsidP="00A9360F">
            <w:pPr>
              <w:pStyle w:val="TableParagraph"/>
              <w:spacing w:before="22"/>
              <w:ind w:left="68"/>
              <w:rPr>
                <w:bCs/>
                <w:spacing w:val="-2"/>
                <w:sz w:val="20"/>
              </w:rPr>
            </w:pPr>
            <w:r w:rsidRPr="00EF6BF9">
              <w:rPr>
                <w:bCs/>
                <w:spacing w:val="-2"/>
                <w:sz w:val="20"/>
              </w:rPr>
              <w:t>United Kingdom</w:t>
            </w:r>
          </w:p>
        </w:tc>
        <w:tc>
          <w:tcPr>
            <w:tcW w:w="1576" w:type="dxa"/>
          </w:tcPr>
          <w:p w14:paraId="402038D4" w14:textId="77777777" w:rsidR="003E6880" w:rsidRPr="00EF6BF9" w:rsidRDefault="003E6880" w:rsidP="00A9360F">
            <w:pPr>
              <w:pStyle w:val="TableParagraph"/>
              <w:spacing w:before="22"/>
              <w:ind w:left="68"/>
              <w:rPr>
                <w:bCs/>
                <w:spacing w:val="-2"/>
                <w:sz w:val="20"/>
              </w:rPr>
            </w:pPr>
            <w:r w:rsidRPr="00EF6BF9">
              <w:rPr>
                <w:bCs/>
              </w:rPr>
              <w:t>The University of Manchester</w:t>
            </w:r>
          </w:p>
        </w:tc>
        <w:tc>
          <w:tcPr>
            <w:tcW w:w="957" w:type="dxa"/>
          </w:tcPr>
          <w:p w14:paraId="2F30EEEA" w14:textId="77777777" w:rsidR="003E6880" w:rsidRPr="00EF6BF9" w:rsidRDefault="003E6880" w:rsidP="00A9360F">
            <w:pPr>
              <w:pStyle w:val="TableParagraph"/>
              <w:spacing w:before="22"/>
              <w:ind w:left="67"/>
              <w:rPr>
                <w:bCs/>
                <w:spacing w:val="-2"/>
                <w:sz w:val="20"/>
              </w:rPr>
            </w:pPr>
            <w:r w:rsidRPr="00EF6BF9">
              <w:rPr>
                <w:bCs/>
                <w:spacing w:val="-2"/>
                <w:sz w:val="20"/>
              </w:rPr>
              <w:t>Distinction</w:t>
            </w:r>
          </w:p>
        </w:tc>
        <w:tc>
          <w:tcPr>
            <w:tcW w:w="1785" w:type="dxa"/>
          </w:tcPr>
          <w:p w14:paraId="034A4EF1" w14:textId="77777777" w:rsidR="003E6880" w:rsidRPr="00EF6BF9" w:rsidRDefault="003E6880" w:rsidP="00A9360F">
            <w:pPr>
              <w:pStyle w:val="TableParagraph"/>
              <w:spacing w:before="22"/>
              <w:ind w:left="67"/>
              <w:rPr>
                <w:bCs/>
                <w:spacing w:val="-2"/>
                <w:sz w:val="20"/>
              </w:rPr>
            </w:pPr>
            <w:r w:rsidRPr="00EF6BF9">
              <w:rPr>
                <w:bCs/>
                <w:spacing w:val="-2"/>
                <w:sz w:val="20"/>
              </w:rPr>
              <w:t xml:space="preserve">Faculty of Biology, </w:t>
            </w:r>
            <w:proofErr w:type="gramStart"/>
            <w:r w:rsidRPr="00EF6BF9">
              <w:rPr>
                <w:bCs/>
                <w:spacing w:val="-2"/>
                <w:sz w:val="20"/>
              </w:rPr>
              <w:t>Medicine</w:t>
            </w:r>
            <w:proofErr w:type="gramEnd"/>
            <w:r w:rsidRPr="00EF6BF9">
              <w:rPr>
                <w:bCs/>
                <w:spacing w:val="-2"/>
                <w:sz w:val="20"/>
              </w:rPr>
              <w:t xml:space="preserve"> and Health</w:t>
            </w:r>
          </w:p>
        </w:tc>
      </w:tr>
      <w:tr w:rsidR="003E6880" w14:paraId="29CE600B" w14:textId="77777777" w:rsidTr="0021419E">
        <w:trPr>
          <w:trHeight w:val="273"/>
        </w:trPr>
        <w:tc>
          <w:tcPr>
            <w:tcW w:w="908" w:type="dxa"/>
          </w:tcPr>
          <w:p w14:paraId="5FE4F063" w14:textId="77777777" w:rsidR="003E6880" w:rsidRPr="00EF6BF9" w:rsidRDefault="003E6880" w:rsidP="00A9360F">
            <w:pPr>
              <w:pStyle w:val="TableParagraph"/>
              <w:spacing w:before="22"/>
              <w:ind w:left="68"/>
              <w:rPr>
                <w:bCs/>
                <w:spacing w:val="-4"/>
                <w:sz w:val="20"/>
              </w:rPr>
            </w:pPr>
            <w:r w:rsidRPr="00EF6BF9">
              <w:rPr>
                <w:bCs/>
                <w:spacing w:val="-4"/>
                <w:sz w:val="20"/>
              </w:rPr>
              <w:t>09/2014</w:t>
            </w:r>
          </w:p>
        </w:tc>
        <w:tc>
          <w:tcPr>
            <w:tcW w:w="1001" w:type="dxa"/>
          </w:tcPr>
          <w:p w14:paraId="6CE6DE61" w14:textId="77777777" w:rsidR="003E6880" w:rsidRPr="00EF6BF9" w:rsidRDefault="003E6880" w:rsidP="00A9360F">
            <w:pPr>
              <w:pStyle w:val="TableParagraph"/>
              <w:spacing w:before="22"/>
              <w:ind w:left="68"/>
              <w:rPr>
                <w:bCs/>
                <w:spacing w:val="-5"/>
                <w:sz w:val="20"/>
              </w:rPr>
            </w:pPr>
            <w:r w:rsidRPr="00EF6BF9">
              <w:rPr>
                <w:bCs/>
                <w:spacing w:val="-5"/>
                <w:sz w:val="20"/>
              </w:rPr>
              <w:t>04/2020</w:t>
            </w:r>
          </w:p>
        </w:tc>
        <w:tc>
          <w:tcPr>
            <w:tcW w:w="1275" w:type="dxa"/>
          </w:tcPr>
          <w:p w14:paraId="6FEE15F6" w14:textId="77777777" w:rsidR="003E6880" w:rsidRPr="00EF6BF9" w:rsidRDefault="003E6880" w:rsidP="00A9360F">
            <w:pPr>
              <w:pStyle w:val="TableParagraph"/>
              <w:spacing w:before="22"/>
              <w:ind w:left="67"/>
              <w:rPr>
                <w:bCs/>
                <w:spacing w:val="-2"/>
                <w:sz w:val="20"/>
              </w:rPr>
            </w:pPr>
            <w:r w:rsidRPr="00EF6BF9">
              <w:rPr>
                <w:bCs/>
                <w:spacing w:val="-2"/>
                <w:sz w:val="20"/>
              </w:rPr>
              <w:t>MBChB</w:t>
            </w:r>
          </w:p>
        </w:tc>
        <w:tc>
          <w:tcPr>
            <w:tcW w:w="1421" w:type="dxa"/>
          </w:tcPr>
          <w:p w14:paraId="1BCD7FC5" w14:textId="77777777" w:rsidR="003E6880" w:rsidRPr="00EF6BF9" w:rsidRDefault="003E6880" w:rsidP="00A9360F">
            <w:pPr>
              <w:pStyle w:val="TableParagraph"/>
              <w:spacing w:before="22"/>
              <w:ind w:left="67"/>
              <w:rPr>
                <w:bCs/>
                <w:spacing w:val="-2"/>
                <w:sz w:val="20"/>
              </w:rPr>
            </w:pPr>
            <w:r w:rsidRPr="00EF6BF9">
              <w:rPr>
                <w:bCs/>
                <w:spacing w:val="-2"/>
                <w:sz w:val="20"/>
              </w:rPr>
              <w:t>Bachelor of Medicine, Bachelor of Surgery</w:t>
            </w:r>
          </w:p>
        </w:tc>
        <w:tc>
          <w:tcPr>
            <w:tcW w:w="1290" w:type="dxa"/>
          </w:tcPr>
          <w:p w14:paraId="35AB76B8" w14:textId="77777777" w:rsidR="003E6880" w:rsidRPr="00EF6BF9" w:rsidRDefault="003E6880" w:rsidP="00A9360F">
            <w:pPr>
              <w:pStyle w:val="TableParagraph"/>
              <w:spacing w:before="22"/>
              <w:ind w:left="68"/>
              <w:rPr>
                <w:bCs/>
                <w:spacing w:val="-2"/>
                <w:sz w:val="20"/>
              </w:rPr>
            </w:pPr>
            <w:r w:rsidRPr="00EF6BF9">
              <w:rPr>
                <w:bCs/>
                <w:spacing w:val="-2"/>
                <w:sz w:val="20"/>
              </w:rPr>
              <w:t xml:space="preserve">United Kingdom </w:t>
            </w:r>
          </w:p>
        </w:tc>
        <w:tc>
          <w:tcPr>
            <w:tcW w:w="1576" w:type="dxa"/>
          </w:tcPr>
          <w:p w14:paraId="0DF635A2" w14:textId="77777777" w:rsidR="003E6880" w:rsidRPr="00EF6BF9" w:rsidRDefault="003E6880" w:rsidP="00A9360F">
            <w:pPr>
              <w:pStyle w:val="TableParagraph"/>
              <w:spacing w:before="22"/>
              <w:ind w:left="68"/>
              <w:rPr>
                <w:bCs/>
                <w:spacing w:val="-2"/>
                <w:sz w:val="20"/>
              </w:rPr>
            </w:pPr>
            <w:r w:rsidRPr="00EF6BF9">
              <w:rPr>
                <w:bCs/>
              </w:rPr>
              <w:t xml:space="preserve">The University of Manchester </w:t>
            </w:r>
          </w:p>
        </w:tc>
        <w:tc>
          <w:tcPr>
            <w:tcW w:w="957" w:type="dxa"/>
          </w:tcPr>
          <w:p w14:paraId="39743196" w14:textId="77777777" w:rsidR="003E6880" w:rsidRPr="00EF6BF9" w:rsidRDefault="003E6880" w:rsidP="00A9360F">
            <w:pPr>
              <w:pStyle w:val="TableParagraph"/>
              <w:spacing w:before="22"/>
              <w:ind w:left="67"/>
              <w:rPr>
                <w:bCs/>
                <w:spacing w:val="-2"/>
                <w:sz w:val="20"/>
              </w:rPr>
            </w:pPr>
            <w:r w:rsidRPr="00EF6BF9">
              <w:rPr>
                <w:bCs/>
                <w:spacing w:val="-2"/>
                <w:sz w:val="20"/>
              </w:rPr>
              <w:t xml:space="preserve">Distinction </w:t>
            </w:r>
          </w:p>
        </w:tc>
        <w:tc>
          <w:tcPr>
            <w:tcW w:w="1785" w:type="dxa"/>
          </w:tcPr>
          <w:p w14:paraId="399F2800" w14:textId="77777777" w:rsidR="003E6880" w:rsidRPr="00EF6BF9" w:rsidRDefault="003E6880" w:rsidP="00A9360F">
            <w:pPr>
              <w:pStyle w:val="TableParagraph"/>
              <w:spacing w:before="22"/>
              <w:ind w:left="67"/>
              <w:rPr>
                <w:bCs/>
                <w:spacing w:val="-2"/>
                <w:sz w:val="20"/>
              </w:rPr>
            </w:pPr>
            <w:r w:rsidRPr="00EF6BF9">
              <w:rPr>
                <w:bCs/>
                <w:spacing w:val="-2"/>
                <w:sz w:val="20"/>
              </w:rPr>
              <w:t xml:space="preserve">Faculty of Biology, </w:t>
            </w:r>
            <w:proofErr w:type="gramStart"/>
            <w:r w:rsidRPr="00EF6BF9">
              <w:rPr>
                <w:bCs/>
                <w:spacing w:val="-2"/>
                <w:sz w:val="20"/>
              </w:rPr>
              <w:t>Medicine</w:t>
            </w:r>
            <w:proofErr w:type="gramEnd"/>
            <w:r w:rsidRPr="00EF6BF9">
              <w:rPr>
                <w:bCs/>
                <w:spacing w:val="-2"/>
                <w:sz w:val="20"/>
              </w:rPr>
              <w:t xml:space="preserve"> and Health</w:t>
            </w:r>
          </w:p>
        </w:tc>
      </w:tr>
    </w:tbl>
    <w:p w14:paraId="6D4749E1" w14:textId="77777777" w:rsidR="003E6880" w:rsidRDefault="003E6880">
      <w:pPr>
        <w:pStyle w:val="BodyText"/>
        <w:spacing w:before="70"/>
        <w:rPr>
          <w:b/>
        </w:rPr>
      </w:pPr>
    </w:p>
    <w:p w14:paraId="62EA2C4E" w14:textId="77777777" w:rsidR="003E6880" w:rsidRDefault="003E6880">
      <w:pPr>
        <w:spacing w:before="1"/>
        <w:ind w:left="284"/>
        <w:rPr>
          <w:b/>
          <w:sz w:val="20"/>
        </w:rPr>
      </w:pPr>
      <w:r>
        <w:rPr>
          <w:b/>
          <w:sz w:val="20"/>
        </w:rPr>
        <w:t>Present</w:t>
      </w:r>
      <w:r>
        <w:rPr>
          <w:b/>
          <w:spacing w:val="-4"/>
          <w:sz w:val="20"/>
        </w:rPr>
        <w:t xml:space="preserve"> </w:t>
      </w:r>
      <w:r>
        <w:rPr>
          <w:b/>
          <w:sz w:val="20"/>
        </w:rPr>
        <w:t>and</w:t>
      </w:r>
      <w:r>
        <w:rPr>
          <w:b/>
          <w:spacing w:val="-4"/>
          <w:sz w:val="20"/>
        </w:rPr>
        <w:t xml:space="preserve"> </w:t>
      </w:r>
      <w:r>
        <w:rPr>
          <w:b/>
          <w:sz w:val="20"/>
        </w:rPr>
        <w:t>previous</w:t>
      </w:r>
      <w:r>
        <w:rPr>
          <w:b/>
          <w:spacing w:val="-4"/>
          <w:sz w:val="20"/>
        </w:rPr>
        <w:t xml:space="preserve"> </w:t>
      </w:r>
      <w:r>
        <w:rPr>
          <w:b/>
          <w:spacing w:val="-2"/>
          <w:sz w:val="20"/>
        </w:rPr>
        <w:t>positions</w:t>
      </w:r>
    </w:p>
    <w:p w14:paraId="4CB29802" w14:textId="77777777" w:rsidR="003E6880" w:rsidRDefault="003E6880">
      <w:pPr>
        <w:pStyle w:val="BodyText"/>
        <w:spacing w:before="40" w:after="20"/>
        <w:ind w:left="284"/>
      </w:pPr>
      <w:r>
        <w:t>(including</w:t>
      </w:r>
      <w:r>
        <w:rPr>
          <w:spacing w:val="-4"/>
        </w:rPr>
        <w:t xml:space="preserve"> </w:t>
      </w:r>
      <w:r>
        <w:t>from/to</w:t>
      </w:r>
      <w:r>
        <w:rPr>
          <w:spacing w:val="-4"/>
        </w:rPr>
        <w:t xml:space="preserve"> </w:t>
      </w:r>
      <w:r>
        <w:t>dates,</w:t>
      </w:r>
      <w:r>
        <w:rPr>
          <w:spacing w:val="-3"/>
        </w:rPr>
        <w:t xml:space="preserve"> </w:t>
      </w:r>
      <w:r>
        <w:t>job</w:t>
      </w:r>
      <w:r>
        <w:rPr>
          <w:spacing w:val="-4"/>
        </w:rPr>
        <w:t xml:space="preserve"> </w:t>
      </w:r>
      <w:r>
        <w:t>title</w:t>
      </w:r>
      <w:r>
        <w:rPr>
          <w:spacing w:val="-4"/>
        </w:rPr>
        <w:t xml:space="preserve"> </w:t>
      </w:r>
      <w:r>
        <w:t>and</w:t>
      </w:r>
      <w:r>
        <w:rPr>
          <w:spacing w:val="-3"/>
        </w:rPr>
        <w:t xml:space="preserve"> </w:t>
      </w:r>
      <w:r>
        <w:rPr>
          <w:spacing w:val="-2"/>
        </w:rPr>
        <w:t>employer)</w:t>
      </w:r>
    </w:p>
    <w:tbl>
      <w:tblPr>
        <w:tblW w:w="0" w:type="auto"/>
        <w:tblInd w:w="2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88"/>
        <w:gridCol w:w="949"/>
        <w:gridCol w:w="2607"/>
        <w:gridCol w:w="2851"/>
        <w:gridCol w:w="2668"/>
      </w:tblGrid>
      <w:tr w:rsidR="003E6880" w14:paraId="383EA79B" w14:textId="77777777">
        <w:trPr>
          <w:trHeight w:val="365"/>
        </w:trPr>
        <w:tc>
          <w:tcPr>
            <w:tcW w:w="1088" w:type="dxa"/>
          </w:tcPr>
          <w:p w14:paraId="7A7E5F3D" w14:textId="77777777" w:rsidR="003E6880" w:rsidRDefault="003E6880">
            <w:pPr>
              <w:pStyle w:val="TableParagraph"/>
              <w:ind w:left="68"/>
              <w:rPr>
                <w:b/>
                <w:sz w:val="20"/>
              </w:rPr>
            </w:pPr>
            <w:r>
              <w:rPr>
                <w:b/>
                <w:spacing w:val="-4"/>
                <w:sz w:val="20"/>
              </w:rPr>
              <w:t>From</w:t>
            </w:r>
          </w:p>
        </w:tc>
        <w:tc>
          <w:tcPr>
            <w:tcW w:w="949" w:type="dxa"/>
          </w:tcPr>
          <w:p w14:paraId="5D18912F" w14:textId="77777777" w:rsidR="003E6880" w:rsidRDefault="003E6880">
            <w:pPr>
              <w:pStyle w:val="TableParagraph"/>
              <w:ind w:left="68"/>
              <w:rPr>
                <w:b/>
                <w:sz w:val="20"/>
              </w:rPr>
            </w:pPr>
            <w:r>
              <w:rPr>
                <w:b/>
                <w:spacing w:val="-5"/>
                <w:sz w:val="20"/>
              </w:rPr>
              <w:t>To</w:t>
            </w:r>
          </w:p>
        </w:tc>
        <w:tc>
          <w:tcPr>
            <w:tcW w:w="2607" w:type="dxa"/>
          </w:tcPr>
          <w:p w14:paraId="128692D1" w14:textId="77777777" w:rsidR="003E6880" w:rsidRDefault="003E6880">
            <w:pPr>
              <w:pStyle w:val="TableParagraph"/>
              <w:ind w:left="67"/>
              <w:rPr>
                <w:b/>
                <w:sz w:val="20"/>
              </w:rPr>
            </w:pPr>
            <w:r>
              <w:rPr>
                <w:b/>
                <w:spacing w:val="-2"/>
                <w:sz w:val="20"/>
              </w:rPr>
              <w:t>Position</w:t>
            </w:r>
          </w:p>
        </w:tc>
        <w:tc>
          <w:tcPr>
            <w:tcW w:w="2851" w:type="dxa"/>
          </w:tcPr>
          <w:p w14:paraId="4FBB0E21" w14:textId="77777777" w:rsidR="003E6880" w:rsidRDefault="003E6880">
            <w:pPr>
              <w:pStyle w:val="TableParagraph"/>
              <w:ind w:left="67"/>
              <w:rPr>
                <w:b/>
                <w:sz w:val="20"/>
              </w:rPr>
            </w:pPr>
            <w:proofErr w:type="spellStart"/>
            <w:r>
              <w:rPr>
                <w:b/>
                <w:spacing w:val="-2"/>
                <w:sz w:val="20"/>
              </w:rPr>
              <w:t>Organisation</w:t>
            </w:r>
            <w:proofErr w:type="spellEnd"/>
          </w:p>
        </w:tc>
        <w:tc>
          <w:tcPr>
            <w:tcW w:w="2668" w:type="dxa"/>
          </w:tcPr>
          <w:p w14:paraId="5619D64A" w14:textId="77777777" w:rsidR="003E6880" w:rsidRDefault="003E6880">
            <w:pPr>
              <w:pStyle w:val="TableParagraph"/>
              <w:ind w:left="68"/>
              <w:rPr>
                <w:b/>
                <w:sz w:val="20"/>
              </w:rPr>
            </w:pPr>
            <w:r>
              <w:rPr>
                <w:b/>
                <w:sz w:val="20"/>
              </w:rPr>
              <w:t>WTE</w:t>
            </w:r>
            <w:r>
              <w:rPr>
                <w:b/>
                <w:spacing w:val="-1"/>
                <w:sz w:val="20"/>
              </w:rPr>
              <w:t xml:space="preserve"> </w:t>
            </w:r>
            <w:r>
              <w:rPr>
                <w:b/>
                <w:sz w:val="20"/>
              </w:rPr>
              <w:t xml:space="preserve">% </w:t>
            </w:r>
            <w:r>
              <w:rPr>
                <w:b/>
                <w:spacing w:val="-2"/>
                <w:sz w:val="20"/>
              </w:rPr>
              <w:t>Research</w:t>
            </w:r>
          </w:p>
        </w:tc>
      </w:tr>
      <w:tr w:rsidR="003E6880" w14:paraId="1D5219A4" w14:textId="77777777">
        <w:trPr>
          <w:trHeight w:val="365"/>
        </w:trPr>
        <w:tc>
          <w:tcPr>
            <w:tcW w:w="1088" w:type="dxa"/>
          </w:tcPr>
          <w:p w14:paraId="56B0AD2A" w14:textId="77777777" w:rsidR="003E6880" w:rsidRPr="00EF6BF9" w:rsidRDefault="003E6880" w:rsidP="00EF6BF9">
            <w:pPr>
              <w:pStyle w:val="TableParagraph"/>
              <w:spacing w:before="22"/>
              <w:ind w:left="68"/>
              <w:rPr>
                <w:bCs/>
                <w:spacing w:val="-4"/>
                <w:sz w:val="20"/>
              </w:rPr>
            </w:pPr>
            <w:r w:rsidRPr="00EF6BF9">
              <w:rPr>
                <w:bCs/>
                <w:spacing w:val="-4"/>
                <w:sz w:val="20"/>
              </w:rPr>
              <w:t>12/2023</w:t>
            </w:r>
          </w:p>
        </w:tc>
        <w:tc>
          <w:tcPr>
            <w:tcW w:w="949" w:type="dxa"/>
          </w:tcPr>
          <w:p w14:paraId="52F00584" w14:textId="77777777" w:rsidR="003E6880" w:rsidRPr="00EF6BF9" w:rsidRDefault="003E6880" w:rsidP="00EF6BF9">
            <w:pPr>
              <w:pStyle w:val="TableParagraph"/>
              <w:spacing w:before="22"/>
              <w:ind w:left="68"/>
              <w:rPr>
                <w:bCs/>
                <w:spacing w:val="-4"/>
                <w:sz w:val="20"/>
              </w:rPr>
            </w:pPr>
            <w:r w:rsidRPr="00EF6BF9">
              <w:rPr>
                <w:bCs/>
                <w:spacing w:val="-4"/>
                <w:sz w:val="20"/>
              </w:rPr>
              <w:t>Ongoing</w:t>
            </w:r>
          </w:p>
        </w:tc>
        <w:tc>
          <w:tcPr>
            <w:tcW w:w="2607" w:type="dxa"/>
          </w:tcPr>
          <w:p w14:paraId="5D1069F3" w14:textId="77777777" w:rsidR="003E6880" w:rsidRPr="00EF6BF9" w:rsidRDefault="003E6880" w:rsidP="00EF6BF9">
            <w:pPr>
              <w:pStyle w:val="TableParagraph"/>
              <w:spacing w:before="22"/>
              <w:ind w:left="67"/>
              <w:rPr>
                <w:bCs/>
                <w:spacing w:val="-4"/>
                <w:sz w:val="20"/>
              </w:rPr>
            </w:pPr>
            <w:r w:rsidRPr="00EF6BF9">
              <w:rPr>
                <w:bCs/>
                <w:spacing w:val="-4"/>
                <w:sz w:val="20"/>
              </w:rPr>
              <w:t>Visiting Lecturer</w:t>
            </w:r>
          </w:p>
        </w:tc>
        <w:tc>
          <w:tcPr>
            <w:tcW w:w="2851" w:type="dxa"/>
          </w:tcPr>
          <w:p w14:paraId="59BD76AD" w14:textId="77777777" w:rsidR="003E6880" w:rsidRPr="00EF6BF9" w:rsidRDefault="003E6880" w:rsidP="00EF6BF9">
            <w:pPr>
              <w:pStyle w:val="TableParagraph"/>
              <w:spacing w:before="22"/>
              <w:ind w:left="67"/>
              <w:rPr>
                <w:bCs/>
                <w:spacing w:val="-4"/>
                <w:sz w:val="20"/>
              </w:rPr>
            </w:pPr>
            <w:r w:rsidRPr="00EF6BF9">
              <w:rPr>
                <w:bCs/>
                <w:spacing w:val="-4"/>
                <w:sz w:val="20"/>
              </w:rPr>
              <w:t xml:space="preserve">University of Hertfordshire </w:t>
            </w:r>
          </w:p>
        </w:tc>
        <w:tc>
          <w:tcPr>
            <w:tcW w:w="2668" w:type="dxa"/>
          </w:tcPr>
          <w:p w14:paraId="547EBE29" w14:textId="77777777" w:rsidR="003E6880" w:rsidRPr="00EF6BF9" w:rsidRDefault="003E6880" w:rsidP="00EF6BF9">
            <w:pPr>
              <w:pStyle w:val="TableParagraph"/>
              <w:spacing w:before="22"/>
              <w:ind w:left="68"/>
              <w:rPr>
                <w:bCs/>
                <w:spacing w:val="-4"/>
                <w:sz w:val="20"/>
              </w:rPr>
            </w:pPr>
            <w:r w:rsidRPr="00EF6BF9">
              <w:rPr>
                <w:bCs/>
                <w:spacing w:val="-4"/>
                <w:sz w:val="20"/>
              </w:rPr>
              <w:t>0</w:t>
            </w:r>
          </w:p>
        </w:tc>
      </w:tr>
      <w:tr w:rsidR="003E6880" w14:paraId="639A1D1C" w14:textId="77777777">
        <w:trPr>
          <w:trHeight w:val="365"/>
        </w:trPr>
        <w:tc>
          <w:tcPr>
            <w:tcW w:w="1088" w:type="dxa"/>
          </w:tcPr>
          <w:p w14:paraId="71AE6DE2" w14:textId="77777777" w:rsidR="003E6880" w:rsidRPr="00EF6BF9" w:rsidRDefault="003E6880" w:rsidP="00EF6BF9">
            <w:pPr>
              <w:pStyle w:val="TableParagraph"/>
              <w:spacing w:before="22"/>
              <w:ind w:left="68"/>
              <w:rPr>
                <w:bCs/>
                <w:spacing w:val="-4"/>
                <w:sz w:val="20"/>
              </w:rPr>
            </w:pPr>
            <w:r w:rsidRPr="00EF6BF9">
              <w:rPr>
                <w:bCs/>
                <w:spacing w:val="-4"/>
                <w:sz w:val="20"/>
              </w:rPr>
              <w:t>08/2022</w:t>
            </w:r>
          </w:p>
        </w:tc>
        <w:tc>
          <w:tcPr>
            <w:tcW w:w="949" w:type="dxa"/>
          </w:tcPr>
          <w:p w14:paraId="4BBA77FA" w14:textId="77777777" w:rsidR="003E6880" w:rsidRPr="00EF6BF9" w:rsidRDefault="003E6880" w:rsidP="00EF6BF9">
            <w:pPr>
              <w:pStyle w:val="TableParagraph"/>
              <w:spacing w:before="22"/>
              <w:ind w:left="68"/>
              <w:rPr>
                <w:bCs/>
                <w:spacing w:val="-4"/>
                <w:sz w:val="20"/>
              </w:rPr>
            </w:pPr>
            <w:r w:rsidRPr="00EF6BF9">
              <w:rPr>
                <w:bCs/>
                <w:spacing w:val="-4"/>
                <w:sz w:val="20"/>
              </w:rPr>
              <w:t>Ongoing</w:t>
            </w:r>
          </w:p>
        </w:tc>
        <w:tc>
          <w:tcPr>
            <w:tcW w:w="2607" w:type="dxa"/>
          </w:tcPr>
          <w:p w14:paraId="4B999BD8" w14:textId="77777777" w:rsidR="003E6880" w:rsidRPr="00EF6BF9" w:rsidRDefault="003E6880" w:rsidP="00EF6BF9">
            <w:pPr>
              <w:widowControl/>
              <w:adjustRightInd w:val="0"/>
              <w:spacing w:before="22"/>
              <w:rPr>
                <w:bCs/>
                <w:spacing w:val="-4"/>
                <w:sz w:val="20"/>
              </w:rPr>
            </w:pPr>
            <w:r w:rsidRPr="00EF6BF9">
              <w:rPr>
                <w:bCs/>
                <w:spacing w:val="-4"/>
                <w:sz w:val="20"/>
              </w:rPr>
              <w:t>NIHR Academic Clinical</w:t>
            </w:r>
          </w:p>
          <w:p w14:paraId="5EFC8821" w14:textId="77777777" w:rsidR="003E6880" w:rsidRPr="00EF6BF9" w:rsidRDefault="003E6880" w:rsidP="00EF6BF9">
            <w:pPr>
              <w:widowControl/>
              <w:adjustRightInd w:val="0"/>
              <w:spacing w:before="22"/>
              <w:rPr>
                <w:bCs/>
                <w:spacing w:val="-4"/>
                <w:sz w:val="20"/>
              </w:rPr>
            </w:pPr>
            <w:r w:rsidRPr="00EF6BF9">
              <w:rPr>
                <w:bCs/>
                <w:spacing w:val="-4"/>
                <w:sz w:val="20"/>
              </w:rPr>
              <w:t>Fellow &amp; Public Health</w:t>
            </w:r>
          </w:p>
          <w:p w14:paraId="18FF51F4" w14:textId="77777777" w:rsidR="003E6880" w:rsidRPr="00EF6BF9" w:rsidRDefault="003E6880" w:rsidP="00EF6BF9">
            <w:pPr>
              <w:widowControl/>
              <w:adjustRightInd w:val="0"/>
              <w:spacing w:before="22"/>
              <w:rPr>
                <w:bCs/>
                <w:spacing w:val="-4"/>
                <w:sz w:val="20"/>
              </w:rPr>
            </w:pPr>
            <w:r w:rsidRPr="00EF6BF9">
              <w:rPr>
                <w:bCs/>
                <w:spacing w:val="-4"/>
                <w:sz w:val="20"/>
              </w:rPr>
              <w:t>Specialty Registrar (Public</w:t>
            </w:r>
          </w:p>
          <w:p w14:paraId="15F7A9B4" w14:textId="77777777" w:rsidR="003E6880" w:rsidRPr="00EF6BF9" w:rsidRDefault="003E6880" w:rsidP="00EF6BF9">
            <w:pPr>
              <w:pStyle w:val="TableParagraph"/>
              <w:spacing w:before="22"/>
              <w:ind w:left="67"/>
              <w:rPr>
                <w:bCs/>
                <w:spacing w:val="-4"/>
                <w:sz w:val="20"/>
              </w:rPr>
            </w:pPr>
            <w:r w:rsidRPr="00EF6BF9">
              <w:rPr>
                <w:bCs/>
                <w:spacing w:val="-4"/>
                <w:sz w:val="20"/>
              </w:rPr>
              <w:t>Health Medicine)</w:t>
            </w:r>
          </w:p>
        </w:tc>
        <w:tc>
          <w:tcPr>
            <w:tcW w:w="2851" w:type="dxa"/>
          </w:tcPr>
          <w:p w14:paraId="59360A5F" w14:textId="77777777" w:rsidR="003E6880" w:rsidRPr="00EF6BF9" w:rsidRDefault="003E6880" w:rsidP="00EF6BF9">
            <w:pPr>
              <w:pStyle w:val="TableParagraph"/>
              <w:spacing w:before="22"/>
              <w:ind w:left="67"/>
              <w:rPr>
                <w:bCs/>
                <w:spacing w:val="-4"/>
                <w:sz w:val="20"/>
              </w:rPr>
            </w:pPr>
            <w:r w:rsidRPr="00EF6BF9">
              <w:rPr>
                <w:bCs/>
                <w:spacing w:val="-4"/>
                <w:sz w:val="20"/>
              </w:rPr>
              <w:t>University College London &amp; The Royal Free London NHS Foundation Trust</w:t>
            </w:r>
          </w:p>
        </w:tc>
        <w:tc>
          <w:tcPr>
            <w:tcW w:w="2668" w:type="dxa"/>
          </w:tcPr>
          <w:p w14:paraId="0938D042" w14:textId="77777777" w:rsidR="003E6880" w:rsidRPr="00EF6BF9" w:rsidRDefault="003E6880" w:rsidP="00EF6BF9">
            <w:pPr>
              <w:pStyle w:val="TableParagraph"/>
              <w:spacing w:before="22"/>
              <w:ind w:left="68"/>
              <w:rPr>
                <w:bCs/>
                <w:spacing w:val="-4"/>
                <w:sz w:val="20"/>
              </w:rPr>
            </w:pPr>
            <w:r w:rsidRPr="00EF6BF9">
              <w:rPr>
                <w:bCs/>
                <w:spacing w:val="-4"/>
                <w:sz w:val="20"/>
              </w:rPr>
              <w:t>25</w:t>
            </w:r>
          </w:p>
        </w:tc>
      </w:tr>
      <w:tr w:rsidR="003E6880" w14:paraId="3C038D42" w14:textId="77777777">
        <w:trPr>
          <w:trHeight w:val="365"/>
        </w:trPr>
        <w:tc>
          <w:tcPr>
            <w:tcW w:w="1088" w:type="dxa"/>
          </w:tcPr>
          <w:p w14:paraId="2A5BB0A9" w14:textId="77777777" w:rsidR="003E6880" w:rsidRPr="00596E7D" w:rsidRDefault="003E6880" w:rsidP="00596E7D">
            <w:pPr>
              <w:pStyle w:val="TableParagraph"/>
              <w:ind w:left="67"/>
              <w:rPr>
                <w:bCs/>
                <w:spacing w:val="-2"/>
                <w:sz w:val="20"/>
              </w:rPr>
            </w:pPr>
            <w:r w:rsidRPr="00596E7D">
              <w:rPr>
                <w:bCs/>
                <w:spacing w:val="-2"/>
                <w:sz w:val="20"/>
              </w:rPr>
              <w:t>08/201</w:t>
            </w:r>
          </w:p>
        </w:tc>
        <w:tc>
          <w:tcPr>
            <w:tcW w:w="949" w:type="dxa"/>
          </w:tcPr>
          <w:p w14:paraId="1A95160B" w14:textId="77777777" w:rsidR="003E6880" w:rsidRPr="00596E7D" w:rsidRDefault="003E6880" w:rsidP="00596E7D">
            <w:pPr>
              <w:pStyle w:val="TableParagraph"/>
              <w:ind w:left="67"/>
              <w:rPr>
                <w:bCs/>
                <w:spacing w:val="-2"/>
                <w:sz w:val="20"/>
              </w:rPr>
            </w:pPr>
            <w:r w:rsidRPr="00596E7D">
              <w:rPr>
                <w:bCs/>
                <w:spacing w:val="-2"/>
                <w:sz w:val="20"/>
              </w:rPr>
              <w:t>08/2022</w:t>
            </w:r>
          </w:p>
        </w:tc>
        <w:tc>
          <w:tcPr>
            <w:tcW w:w="2607" w:type="dxa"/>
          </w:tcPr>
          <w:p w14:paraId="647B64E2" w14:textId="77777777" w:rsidR="003E6880" w:rsidRPr="00596E7D" w:rsidRDefault="003E6880" w:rsidP="00596E7D">
            <w:pPr>
              <w:pStyle w:val="TableParagraph"/>
              <w:ind w:left="67"/>
              <w:rPr>
                <w:bCs/>
                <w:spacing w:val="-2"/>
                <w:sz w:val="20"/>
              </w:rPr>
            </w:pPr>
            <w:r w:rsidRPr="00596E7D">
              <w:rPr>
                <w:bCs/>
                <w:spacing w:val="-2"/>
                <w:sz w:val="20"/>
              </w:rPr>
              <w:t>Foundation Year 2 Doctor</w:t>
            </w:r>
          </w:p>
        </w:tc>
        <w:tc>
          <w:tcPr>
            <w:tcW w:w="2851" w:type="dxa"/>
          </w:tcPr>
          <w:p w14:paraId="6CDA177A" w14:textId="77777777" w:rsidR="003E6880" w:rsidRPr="00596E7D" w:rsidRDefault="003E6880" w:rsidP="00596E7D">
            <w:pPr>
              <w:pStyle w:val="TableParagraph"/>
              <w:ind w:left="67"/>
              <w:rPr>
                <w:bCs/>
                <w:spacing w:val="-2"/>
                <w:sz w:val="20"/>
              </w:rPr>
            </w:pPr>
            <w:r w:rsidRPr="00596E7D">
              <w:rPr>
                <w:bCs/>
                <w:spacing w:val="-2"/>
                <w:sz w:val="20"/>
              </w:rPr>
              <w:t>The Royal Free London NHS Foundation Trust</w:t>
            </w:r>
          </w:p>
        </w:tc>
        <w:tc>
          <w:tcPr>
            <w:tcW w:w="2668" w:type="dxa"/>
          </w:tcPr>
          <w:p w14:paraId="05C39A4F" w14:textId="77777777" w:rsidR="003E6880" w:rsidRPr="00596E7D" w:rsidRDefault="003E6880" w:rsidP="00596E7D">
            <w:pPr>
              <w:pStyle w:val="TableParagraph"/>
              <w:ind w:left="67"/>
              <w:rPr>
                <w:bCs/>
                <w:spacing w:val="-2"/>
                <w:sz w:val="20"/>
              </w:rPr>
            </w:pPr>
            <w:r w:rsidRPr="00596E7D">
              <w:rPr>
                <w:bCs/>
                <w:spacing w:val="-2"/>
                <w:sz w:val="20"/>
              </w:rPr>
              <w:t>0</w:t>
            </w:r>
          </w:p>
        </w:tc>
      </w:tr>
      <w:tr w:rsidR="003E6880" w14:paraId="5E372C0F" w14:textId="77777777">
        <w:trPr>
          <w:trHeight w:val="365"/>
        </w:trPr>
        <w:tc>
          <w:tcPr>
            <w:tcW w:w="1088" w:type="dxa"/>
          </w:tcPr>
          <w:p w14:paraId="6F4EFE88" w14:textId="77777777" w:rsidR="003E6880" w:rsidRPr="00596E7D" w:rsidRDefault="003E6880" w:rsidP="00596E7D">
            <w:pPr>
              <w:pStyle w:val="TableParagraph"/>
              <w:ind w:left="67"/>
              <w:rPr>
                <w:bCs/>
                <w:spacing w:val="-2"/>
                <w:sz w:val="20"/>
              </w:rPr>
            </w:pPr>
            <w:r w:rsidRPr="00596E7D">
              <w:rPr>
                <w:bCs/>
                <w:spacing w:val="-2"/>
                <w:sz w:val="20"/>
              </w:rPr>
              <w:t>07/2020</w:t>
            </w:r>
          </w:p>
        </w:tc>
        <w:tc>
          <w:tcPr>
            <w:tcW w:w="949" w:type="dxa"/>
          </w:tcPr>
          <w:p w14:paraId="44879447" w14:textId="77777777" w:rsidR="003E6880" w:rsidRPr="00596E7D" w:rsidRDefault="003E6880" w:rsidP="00596E7D">
            <w:pPr>
              <w:pStyle w:val="TableParagraph"/>
              <w:ind w:left="67"/>
              <w:rPr>
                <w:bCs/>
                <w:spacing w:val="-2"/>
                <w:sz w:val="20"/>
              </w:rPr>
            </w:pPr>
            <w:r w:rsidRPr="00596E7D">
              <w:rPr>
                <w:bCs/>
                <w:spacing w:val="-2"/>
                <w:sz w:val="20"/>
              </w:rPr>
              <w:t>08/2021</w:t>
            </w:r>
          </w:p>
        </w:tc>
        <w:tc>
          <w:tcPr>
            <w:tcW w:w="2607" w:type="dxa"/>
          </w:tcPr>
          <w:p w14:paraId="20503EC9" w14:textId="77777777" w:rsidR="003E6880" w:rsidRPr="00596E7D" w:rsidRDefault="003E6880" w:rsidP="00596E7D">
            <w:pPr>
              <w:pStyle w:val="TableParagraph"/>
              <w:ind w:left="67"/>
              <w:rPr>
                <w:bCs/>
                <w:spacing w:val="-2"/>
                <w:sz w:val="20"/>
              </w:rPr>
            </w:pPr>
            <w:r w:rsidRPr="00596E7D">
              <w:rPr>
                <w:bCs/>
                <w:spacing w:val="-2"/>
                <w:sz w:val="20"/>
              </w:rPr>
              <w:t>Foundation Year 1 Doctor</w:t>
            </w:r>
          </w:p>
        </w:tc>
        <w:tc>
          <w:tcPr>
            <w:tcW w:w="2851" w:type="dxa"/>
          </w:tcPr>
          <w:p w14:paraId="41857A70" w14:textId="77777777" w:rsidR="003E6880" w:rsidRPr="00596E7D" w:rsidRDefault="003E6880" w:rsidP="00596E7D">
            <w:pPr>
              <w:pStyle w:val="TableParagraph"/>
              <w:ind w:left="67"/>
              <w:rPr>
                <w:bCs/>
                <w:spacing w:val="-2"/>
                <w:sz w:val="20"/>
              </w:rPr>
            </w:pPr>
            <w:r w:rsidRPr="00596E7D">
              <w:rPr>
                <w:bCs/>
                <w:spacing w:val="-2"/>
                <w:sz w:val="20"/>
              </w:rPr>
              <w:t>Whittington Health NHS Trust</w:t>
            </w:r>
          </w:p>
        </w:tc>
        <w:tc>
          <w:tcPr>
            <w:tcW w:w="2668" w:type="dxa"/>
          </w:tcPr>
          <w:p w14:paraId="38B6F73A" w14:textId="77777777" w:rsidR="003E6880" w:rsidRPr="00596E7D" w:rsidRDefault="003E6880" w:rsidP="00596E7D">
            <w:pPr>
              <w:pStyle w:val="TableParagraph"/>
              <w:ind w:left="67"/>
              <w:rPr>
                <w:bCs/>
                <w:spacing w:val="-2"/>
                <w:sz w:val="20"/>
              </w:rPr>
            </w:pPr>
            <w:r w:rsidRPr="00596E7D">
              <w:rPr>
                <w:bCs/>
                <w:spacing w:val="-2"/>
                <w:sz w:val="20"/>
              </w:rPr>
              <w:t>0</w:t>
            </w:r>
          </w:p>
        </w:tc>
      </w:tr>
      <w:tr w:rsidR="003E6880" w14:paraId="6721F673" w14:textId="77777777">
        <w:trPr>
          <w:trHeight w:val="365"/>
        </w:trPr>
        <w:tc>
          <w:tcPr>
            <w:tcW w:w="1088" w:type="dxa"/>
          </w:tcPr>
          <w:p w14:paraId="05A219F0" w14:textId="77777777" w:rsidR="003E6880" w:rsidRPr="00596E7D" w:rsidRDefault="003E6880" w:rsidP="00596E7D">
            <w:pPr>
              <w:pStyle w:val="TableParagraph"/>
              <w:ind w:left="67"/>
              <w:rPr>
                <w:bCs/>
                <w:spacing w:val="-2"/>
                <w:sz w:val="20"/>
              </w:rPr>
            </w:pPr>
            <w:r w:rsidRPr="00596E7D">
              <w:rPr>
                <w:bCs/>
                <w:spacing w:val="-2"/>
                <w:sz w:val="20"/>
              </w:rPr>
              <w:t>06/2019</w:t>
            </w:r>
          </w:p>
        </w:tc>
        <w:tc>
          <w:tcPr>
            <w:tcW w:w="949" w:type="dxa"/>
          </w:tcPr>
          <w:p w14:paraId="36C9C18A" w14:textId="77777777" w:rsidR="003E6880" w:rsidRPr="00596E7D" w:rsidRDefault="003E6880" w:rsidP="00596E7D">
            <w:pPr>
              <w:pStyle w:val="TableParagraph"/>
              <w:ind w:left="67"/>
              <w:rPr>
                <w:bCs/>
                <w:spacing w:val="-2"/>
                <w:sz w:val="20"/>
              </w:rPr>
            </w:pPr>
            <w:r w:rsidRPr="00596E7D">
              <w:rPr>
                <w:bCs/>
                <w:spacing w:val="-2"/>
                <w:sz w:val="20"/>
              </w:rPr>
              <w:t>07/2019</w:t>
            </w:r>
          </w:p>
        </w:tc>
        <w:tc>
          <w:tcPr>
            <w:tcW w:w="2607" w:type="dxa"/>
          </w:tcPr>
          <w:p w14:paraId="75128B32" w14:textId="77777777" w:rsidR="003E6880" w:rsidRPr="00596E7D" w:rsidRDefault="003E6880" w:rsidP="00596E7D">
            <w:pPr>
              <w:pStyle w:val="TableParagraph"/>
              <w:ind w:left="67"/>
              <w:rPr>
                <w:bCs/>
                <w:spacing w:val="-2"/>
                <w:sz w:val="20"/>
              </w:rPr>
            </w:pPr>
            <w:r w:rsidRPr="00596E7D">
              <w:rPr>
                <w:bCs/>
                <w:spacing w:val="-2"/>
                <w:sz w:val="20"/>
              </w:rPr>
              <w:t>Summer Business Analyst</w:t>
            </w:r>
          </w:p>
        </w:tc>
        <w:tc>
          <w:tcPr>
            <w:tcW w:w="2851" w:type="dxa"/>
          </w:tcPr>
          <w:p w14:paraId="6372E29D" w14:textId="77777777" w:rsidR="003E6880" w:rsidRPr="00596E7D" w:rsidRDefault="003E6880" w:rsidP="00596E7D">
            <w:pPr>
              <w:pStyle w:val="TableParagraph"/>
              <w:ind w:left="67"/>
              <w:rPr>
                <w:bCs/>
                <w:spacing w:val="-2"/>
                <w:sz w:val="20"/>
              </w:rPr>
            </w:pPr>
            <w:r w:rsidRPr="00596E7D">
              <w:rPr>
                <w:bCs/>
                <w:spacing w:val="-2"/>
                <w:sz w:val="20"/>
              </w:rPr>
              <w:t>McKinsey &amp; Company</w:t>
            </w:r>
          </w:p>
        </w:tc>
        <w:tc>
          <w:tcPr>
            <w:tcW w:w="2668" w:type="dxa"/>
          </w:tcPr>
          <w:p w14:paraId="496C9F24" w14:textId="77777777" w:rsidR="003E6880" w:rsidRPr="00596E7D" w:rsidRDefault="003E6880" w:rsidP="00596E7D">
            <w:pPr>
              <w:pStyle w:val="TableParagraph"/>
              <w:ind w:left="67"/>
              <w:rPr>
                <w:bCs/>
                <w:spacing w:val="-2"/>
                <w:sz w:val="20"/>
              </w:rPr>
            </w:pPr>
            <w:r w:rsidRPr="00596E7D">
              <w:rPr>
                <w:bCs/>
                <w:spacing w:val="-2"/>
                <w:sz w:val="20"/>
              </w:rPr>
              <w:t>0</w:t>
            </w:r>
          </w:p>
        </w:tc>
      </w:tr>
      <w:tr w:rsidR="003E6880" w14:paraId="13645091" w14:textId="77777777">
        <w:trPr>
          <w:trHeight w:val="365"/>
        </w:trPr>
        <w:tc>
          <w:tcPr>
            <w:tcW w:w="1088" w:type="dxa"/>
          </w:tcPr>
          <w:p w14:paraId="1CF899D5" w14:textId="77777777" w:rsidR="003E6880" w:rsidRPr="00596E7D" w:rsidRDefault="003E6880" w:rsidP="00596E7D">
            <w:pPr>
              <w:pStyle w:val="TableParagraph"/>
              <w:ind w:left="67"/>
              <w:rPr>
                <w:bCs/>
                <w:spacing w:val="-2"/>
                <w:sz w:val="20"/>
              </w:rPr>
            </w:pPr>
            <w:r w:rsidRPr="00596E7D">
              <w:rPr>
                <w:bCs/>
                <w:spacing w:val="-2"/>
                <w:sz w:val="20"/>
              </w:rPr>
              <w:t>08/2017</w:t>
            </w:r>
          </w:p>
        </w:tc>
        <w:tc>
          <w:tcPr>
            <w:tcW w:w="949" w:type="dxa"/>
          </w:tcPr>
          <w:p w14:paraId="0832441E" w14:textId="77777777" w:rsidR="003E6880" w:rsidRPr="00596E7D" w:rsidRDefault="003E6880" w:rsidP="00596E7D">
            <w:pPr>
              <w:pStyle w:val="TableParagraph"/>
              <w:ind w:left="67"/>
              <w:rPr>
                <w:bCs/>
                <w:spacing w:val="-2"/>
                <w:sz w:val="20"/>
              </w:rPr>
            </w:pPr>
            <w:r w:rsidRPr="00596E7D">
              <w:rPr>
                <w:bCs/>
                <w:spacing w:val="-2"/>
                <w:sz w:val="20"/>
              </w:rPr>
              <w:t>08/2018</w:t>
            </w:r>
          </w:p>
        </w:tc>
        <w:tc>
          <w:tcPr>
            <w:tcW w:w="2607" w:type="dxa"/>
          </w:tcPr>
          <w:p w14:paraId="0B6BEE2C" w14:textId="77777777" w:rsidR="003E6880" w:rsidRPr="00596E7D" w:rsidRDefault="003E6880" w:rsidP="00596E7D">
            <w:pPr>
              <w:pStyle w:val="TableParagraph"/>
              <w:ind w:left="67"/>
              <w:rPr>
                <w:bCs/>
                <w:spacing w:val="-2"/>
                <w:sz w:val="20"/>
              </w:rPr>
            </w:pPr>
            <w:r w:rsidRPr="00596E7D">
              <w:rPr>
                <w:bCs/>
                <w:spacing w:val="-2"/>
                <w:sz w:val="20"/>
              </w:rPr>
              <w:t>Research Intern</w:t>
            </w:r>
          </w:p>
        </w:tc>
        <w:tc>
          <w:tcPr>
            <w:tcW w:w="2851" w:type="dxa"/>
          </w:tcPr>
          <w:p w14:paraId="469CB519" w14:textId="77777777" w:rsidR="003E6880" w:rsidRPr="00596E7D" w:rsidRDefault="003E6880" w:rsidP="00596E7D">
            <w:pPr>
              <w:pStyle w:val="TableParagraph"/>
              <w:ind w:left="67"/>
              <w:rPr>
                <w:bCs/>
                <w:spacing w:val="-2"/>
                <w:sz w:val="20"/>
              </w:rPr>
            </w:pPr>
            <w:r w:rsidRPr="00596E7D">
              <w:rPr>
                <w:bCs/>
                <w:spacing w:val="-2"/>
                <w:sz w:val="20"/>
              </w:rPr>
              <w:t>Public Health England</w:t>
            </w:r>
          </w:p>
        </w:tc>
        <w:tc>
          <w:tcPr>
            <w:tcW w:w="2668" w:type="dxa"/>
          </w:tcPr>
          <w:p w14:paraId="04DC52E2" w14:textId="06383034" w:rsidR="003E6880" w:rsidRPr="00596E7D" w:rsidRDefault="003E6880" w:rsidP="00596E7D">
            <w:pPr>
              <w:pStyle w:val="TableParagraph"/>
              <w:ind w:left="67"/>
              <w:rPr>
                <w:bCs/>
                <w:spacing w:val="-2"/>
                <w:sz w:val="20"/>
              </w:rPr>
            </w:pPr>
            <w:r w:rsidRPr="00596E7D">
              <w:rPr>
                <w:bCs/>
                <w:spacing w:val="-2"/>
                <w:sz w:val="20"/>
              </w:rPr>
              <w:t>1</w:t>
            </w:r>
            <w:r w:rsidR="005B7963">
              <w:rPr>
                <w:bCs/>
                <w:spacing w:val="-2"/>
                <w:sz w:val="20"/>
              </w:rPr>
              <w:t>00</w:t>
            </w:r>
          </w:p>
        </w:tc>
      </w:tr>
      <w:tr w:rsidR="003E6880" w14:paraId="7201E2FE" w14:textId="77777777">
        <w:trPr>
          <w:trHeight w:val="365"/>
        </w:trPr>
        <w:tc>
          <w:tcPr>
            <w:tcW w:w="1088" w:type="dxa"/>
          </w:tcPr>
          <w:p w14:paraId="0A738174" w14:textId="77777777" w:rsidR="003E6880" w:rsidRPr="00596E7D" w:rsidRDefault="003E6880" w:rsidP="00596E7D">
            <w:pPr>
              <w:pStyle w:val="TableParagraph"/>
              <w:ind w:left="67"/>
              <w:rPr>
                <w:bCs/>
                <w:spacing w:val="-2"/>
                <w:sz w:val="20"/>
              </w:rPr>
            </w:pPr>
            <w:r w:rsidRPr="00596E7D">
              <w:rPr>
                <w:bCs/>
                <w:spacing w:val="-2"/>
                <w:sz w:val="20"/>
              </w:rPr>
              <w:t>06/2015</w:t>
            </w:r>
          </w:p>
        </w:tc>
        <w:tc>
          <w:tcPr>
            <w:tcW w:w="949" w:type="dxa"/>
          </w:tcPr>
          <w:p w14:paraId="0C39EA27" w14:textId="77777777" w:rsidR="003E6880" w:rsidRPr="00596E7D" w:rsidRDefault="003E6880" w:rsidP="00596E7D">
            <w:pPr>
              <w:pStyle w:val="TableParagraph"/>
              <w:ind w:left="67"/>
              <w:rPr>
                <w:bCs/>
                <w:spacing w:val="-2"/>
                <w:sz w:val="20"/>
              </w:rPr>
            </w:pPr>
            <w:r w:rsidRPr="00596E7D">
              <w:rPr>
                <w:bCs/>
                <w:spacing w:val="-2"/>
                <w:sz w:val="20"/>
              </w:rPr>
              <w:t>08/2015</w:t>
            </w:r>
          </w:p>
        </w:tc>
        <w:tc>
          <w:tcPr>
            <w:tcW w:w="2607" w:type="dxa"/>
          </w:tcPr>
          <w:p w14:paraId="24D897B0" w14:textId="77777777" w:rsidR="003E6880" w:rsidRPr="00596E7D" w:rsidRDefault="003E6880" w:rsidP="00596E7D">
            <w:pPr>
              <w:pStyle w:val="TableParagraph"/>
              <w:ind w:left="67"/>
              <w:rPr>
                <w:bCs/>
                <w:spacing w:val="-2"/>
                <w:sz w:val="20"/>
              </w:rPr>
            </w:pPr>
            <w:r w:rsidRPr="00596E7D">
              <w:rPr>
                <w:bCs/>
                <w:spacing w:val="-2"/>
                <w:sz w:val="20"/>
              </w:rPr>
              <w:t>Public Health Intern</w:t>
            </w:r>
          </w:p>
        </w:tc>
        <w:tc>
          <w:tcPr>
            <w:tcW w:w="2851" w:type="dxa"/>
          </w:tcPr>
          <w:p w14:paraId="243FF349" w14:textId="77777777" w:rsidR="003E6880" w:rsidRPr="00596E7D" w:rsidRDefault="003E6880" w:rsidP="00596E7D">
            <w:pPr>
              <w:pStyle w:val="TableParagraph"/>
              <w:ind w:left="67"/>
              <w:rPr>
                <w:bCs/>
                <w:spacing w:val="-2"/>
                <w:sz w:val="20"/>
              </w:rPr>
            </w:pPr>
            <w:r w:rsidRPr="00596E7D">
              <w:rPr>
                <w:bCs/>
                <w:spacing w:val="-2"/>
                <w:sz w:val="20"/>
              </w:rPr>
              <w:t>Sport England</w:t>
            </w:r>
          </w:p>
        </w:tc>
        <w:tc>
          <w:tcPr>
            <w:tcW w:w="2668" w:type="dxa"/>
          </w:tcPr>
          <w:p w14:paraId="446501C6" w14:textId="77777777" w:rsidR="003E6880" w:rsidRPr="00596E7D" w:rsidRDefault="003E6880" w:rsidP="00596E7D">
            <w:pPr>
              <w:pStyle w:val="TableParagraph"/>
              <w:ind w:left="67"/>
              <w:rPr>
                <w:bCs/>
                <w:spacing w:val="-2"/>
                <w:sz w:val="20"/>
              </w:rPr>
            </w:pPr>
            <w:r w:rsidRPr="00596E7D">
              <w:rPr>
                <w:bCs/>
                <w:spacing w:val="-2"/>
                <w:sz w:val="20"/>
              </w:rPr>
              <w:t>0</w:t>
            </w:r>
          </w:p>
        </w:tc>
      </w:tr>
      <w:tr w:rsidR="003E6880" w14:paraId="1A7A5552" w14:textId="77777777">
        <w:trPr>
          <w:trHeight w:val="365"/>
        </w:trPr>
        <w:tc>
          <w:tcPr>
            <w:tcW w:w="1088" w:type="dxa"/>
          </w:tcPr>
          <w:p w14:paraId="4D6E10DA" w14:textId="77777777" w:rsidR="003E6880" w:rsidRDefault="003E6880" w:rsidP="00596E7D">
            <w:pPr>
              <w:pStyle w:val="TableParagraph"/>
              <w:ind w:left="68"/>
              <w:rPr>
                <w:b/>
                <w:spacing w:val="-4"/>
                <w:sz w:val="20"/>
              </w:rPr>
            </w:pPr>
            <w:r>
              <w:rPr>
                <w:bCs/>
                <w:spacing w:val="-4"/>
                <w:sz w:val="20"/>
              </w:rPr>
              <w:t>06/2015</w:t>
            </w:r>
          </w:p>
        </w:tc>
        <w:tc>
          <w:tcPr>
            <w:tcW w:w="949" w:type="dxa"/>
          </w:tcPr>
          <w:p w14:paraId="1289484D" w14:textId="77777777" w:rsidR="003E6880" w:rsidRPr="002E5A49" w:rsidRDefault="003E6880" w:rsidP="00596E7D">
            <w:pPr>
              <w:pStyle w:val="TableParagraph"/>
              <w:ind w:left="68"/>
              <w:rPr>
                <w:bCs/>
                <w:spacing w:val="-5"/>
                <w:sz w:val="20"/>
              </w:rPr>
            </w:pPr>
            <w:r w:rsidRPr="002E5A49">
              <w:rPr>
                <w:bCs/>
                <w:spacing w:val="-5"/>
                <w:sz w:val="20"/>
              </w:rPr>
              <w:t>09/2015</w:t>
            </w:r>
          </w:p>
        </w:tc>
        <w:tc>
          <w:tcPr>
            <w:tcW w:w="2607" w:type="dxa"/>
          </w:tcPr>
          <w:p w14:paraId="37A761ED" w14:textId="77777777" w:rsidR="003E6880" w:rsidRDefault="003E6880" w:rsidP="00596E7D">
            <w:pPr>
              <w:pStyle w:val="TableParagraph"/>
              <w:ind w:left="67"/>
              <w:rPr>
                <w:b/>
                <w:spacing w:val="-2"/>
                <w:sz w:val="20"/>
              </w:rPr>
            </w:pPr>
            <w:r>
              <w:rPr>
                <w:bCs/>
                <w:spacing w:val="-4"/>
                <w:sz w:val="20"/>
              </w:rPr>
              <w:t>Public Health Intern</w:t>
            </w:r>
          </w:p>
        </w:tc>
        <w:tc>
          <w:tcPr>
            <w:tcW w:w="2851" w:type="dxa"/>
          </w:tcPr>
          <w:p w14:paraId="2B64A487" w14:textId="77777777" w:rsidR="003E6880" w:rsidRDefault="003E6880" w:rsidP="00596E7D">
            <w:pPr>
              <w:pStyle w:val="TableParagraph"/>
              <w:ind w:left="67"/>
              <w:rPr>
                <w:b/>
                <w:spacing w:val="-2"/>
                <w:sz w:val="20"/>
              </w:rPr>
            </w:pPr>
            <w:r>
              <w:rPr>
                <w:bCs/>
                <w:spacing w:val="-4"/>
                <w:sz w:val="20"/>
              </w:rPr>
              <w:t>Sport England</w:t>
            </w:r>
          </w:p>
        </w:tc>
        <w:tc>
          <w:tcPr>
            <w:tcW w:w="2668" w:type="dxa"/>
          </w:tcPr>
          <w:p w14:paraId="4F08AA4E" w14:textId="77777777" w:rsidR="003E6880" w:rsidRDefault="003E6880" w:rsidP="00596E7D">
            <w:pPr>
              <w:pStyle w:val="TableParagraph"/>
              <w:ind w:left="68"/>
              <w:rPr>
                <w:b/>
                <w:sz w:val="20"/>
              </w:rPr>
            </w:pPr>
            <w:r>
              <w:rPr>
                <w:bCs/>
                <w:spacing w:val="-4"/>
                <w:sz w:val="20"/>
              </w:rPr>
              <w:t>0</w:t>
            </w:r>
          </w:p>
        </w:tc>
      </w:tr>
    </w:tbl>
    <w:p w14:paraId="6227DC3D" w14:textId="77777777" w:rsidR="003E6880" w:rsidRDefault="003E6880">
      <w:pPr>
        <w:pStyle w:val="Heading2"/>
        <w:spacing w:line="530" w:lineRule="atLeast"/>
        <w:ind w:left="284" w:right="7313" w:hanging="65"/>
      </w:pPr>
      <w:r>
        <w:t>Research</w:t>
      </w:r>
      <w:r>
        <w:rPr>
          <w:spacing w:val="-14"/>
        </w:rPr>
        <w:t xml:space="preserve"> </w:t>
      </w:r>
      <w:r>
        <w:t>Grants</w:t>
      </w:r>
      <w:r>
        <w:rPr>
          <w:spacing w:val="-14"/>
        </w:rPr>
        <w:t xml:space="preserve"> </w:t>
      </w:r>
      <w:proofErr w:type="gramStart"/>
      <w:r>
        <w:t>held</w:t>
      </w:r>
      <w:proofErr w:type="gramEnd"/>
      <w:r>
        <w:t xml:space="preserve"> </w:t>
      </w:r>
    </w:p>
    <w:tbl>
      <w:tblPr>
        <w:tblStyle w:val="TableGrid"/>
        <w:tblW w:w="0" w:type="auto"/>
        <w:tblInd w:w="392" w:type="dxa"/>
        <w:tblLook w:val="04A0" w:firstRow="1" w:lastRow="0" w:firstColumn="1" w:lastColumn="0" w:noHBand="0" w:noVBand="1"/>
      </w:tblPr>
      <w:tblGrid>
        <w:gridCol w:w="1257"/>
        <w:gridCol w:w="1483"/>
        <w:gridCol w:w="1457"/>
        <w:gridCol w:w="1547"/>
        <w:gridCol w:w="1464"/>
        <w:gridCol w:w="1510"/>
        <w:gridCol w:w="1510"/>
      </w:tblGrid>
      <w:tr w:rsidR="003E6880" w14:paraId="3C7EB0A6" w14:textId="77777777" w:rsidTr="00980039">
        <w:tc>
          <w:tcPr>
            <w:tcW w:w="1157" w:type="dxa"/>
          </w:tcPr>
          <w:p w14:paraId="2E390BDE" w14:textId="77777777" w:rsidR="003E6880" w:rsidRDefault="003E6880" w:rsidP="005971D3">
            <w:r>
              <w:t>Title of Grant</w:t>
            </w:r>
          </w:p>
        </w:tc>
        <w:tc>
          <w:tcPr>
            <w:tcW w:w="1549" w:type="dxa"/>
          </w:tcPr>
          <w:p w14:paraId="5D891937" w14:textId="77777777" w:rsidR="003E6880" w:rsidRDefault="003E6880" w:rsidP="005971D3">
            <w:r>
              <w:t>Role in the Research Grant</w:t>
            </w:r>
          </w:p>
        </w:tc>
        <w:tc>
          <w:tcPr>
            <w:tcW w:w="1549" w:type="dxa"/>
          </w:tcPr>
          <w:p w14:paraId="6F993D73" w14:textId="77777777" w:rsidR="003E6880" w:rsidRDefault="003E6880" w:rsidP="005971D3">
            <w:r>
              <w:t>Total Grant £</w:t>
            </w:r>
          </w:p>
        </w:tc>
        <w:tc>
          <w:tcPr>
            <w:tcW w:w="1549" w:type="dxa"/>
          </w:tcPr>
          <w:p w14:paraId="64D76940" w14:textId="77777777" w:rsidR="003E6880" w:rsidRDefault="003E6880" w:rsidP="005971D3">
            <w:r>
              <w:t>Source of Grant (</w:t>
            </w:r>
            <w:proofErr w:type="spellStart"/>
            <w:r>
              <w:t>Organisation</w:t>
            </w:r>
            <w:proofErr w:type="spellEnd"/>
            <w:r>
              <w:t xml:space="preserve"> Name)</w:t>
            </w:r>
          </w:p>
        </w:tc>
        <w:tc>
          <w:tcPr>
            <w:tcW w:w="1550" w:type="dxa"/>
          </w:tcPr>
          <w:p w14:paraId="36ED9B7C" w14:textId="77777777" w:rsidR="003E6880" w:rsidRDefault="003E6880" w:rsidP="005971D3">
            <w:r>
              <w:t>Duration (in months)</w:t>
            </w:r>
          </w:p>
        </w:tc>
        <w:tc>
          <w:tcPr>
            <w:tcW w:w="1550" w:type="dxa"/>
          </w:tcPr>
          <w:p w14:paraId="5472B8B7" w14:textId="77777777" w:rsidR="003E6880" w:rsidRDefault="003E6880" w:rsidP="005971D3">
            <w:r>
              <w:t>Start Date of Funding</w:t>
            </w:r>
          </w:p>
        </w:tc>
        <w:tc>
          <w:tcPr>
            <w:tcW w:w="1550" w:type="dxa"/>
          </w:tcPr>
          <w:p w14:paraId="5025280F" w14:textId="77777777" w:rsidR="003E6880" w:rsidRDefault="003E6880" w:rsidP="005971D3">
            <w:r>
              <w:t>End Date of Funding</w:t>
            </w:r>
          </w:p>
        </w:tc>
      </w:tr>
      <w:tr w:rsidR="003E6880" w14:paraId="5CE2A884" w14:textId="77777777" w:rsidTr="00980039">
        <w:tc>
          <w:tcPr>
            <w:tcW w:w="1157" w:type="dxa"/>
          </w:tcPr>
          <w:p w14:paraId="634BAB0B" w14:textId="77777777" w:rsidR="003E6880" w:rsidRDefault="003E6880" w:rsidP="005971D3">
            <w:r>
              <w:t xml:space="preserve">NIHR Academic Clinical Fellowship </w:t>
            </w:r>
          </w:p>
        </w:tc>
        <w:tc>
          <w:tcPr>
            <w:tcW w:w="1549" w:type="dxa"/>
          </w:tcPr>
          <w:p w14:paraId="68ED9D8F" w14:textId="77777777" w:rsidR="003E6880" w:rsidRDefault="003E6880" w:rsidP="005971D3">
            <w:r>
              <w:t>Post Holder</w:t>
            </w:r>
          </w:p>
        </w:tc>
        <w:tc>
          <w:tcPr>
            <w:tcW w:w="1549" w:type="dxa"/>
          </w:tcPr>
          <w:p w14:paraId="7EC26B9C" w14:textId="77777777" w:rsidR="003E6880" w:rsidRDefault="003E6880" w:rsidP="005971D3">
            <w:r>
              <w:t>154,581</w:t>
            </w:r>
          </w:p>
        </w:tc>
        <w:tc>
          <w:tcPr>
            <w:tcW w:w="1549" w:type="dxa"/>
          </w:tcPr>
          <w:p w14:paraId="03A738C3" w14:textId="77777777" w:rsidR="003E6880" w:rsidRDefault="003E6880" w:rsidP="005971D3">
            <w:r>
              <w:t xml:space="preserve">National Institute for Health and Care Research </w:t>
            </w:r>
          </w:p>
        </w:tc>
        <w:tc>
          <w:tcPr>
            <w:tcW w:w="1550" w:type="dxa"/>
          </w:tcPr>
          <w:p w14:paraId="41393255" w14:textId="77777777" w:rsidR="003E6880" w:rsidRDefault="003E6880" w:rsidP="005971D3">
            <w:r>
              <w:t>36</w:t>
            </w:r>
          </w:p>
        </w:tc>
        <w:tc>
          <w:tcPr>
            <w:tcW w:w="1550" w:type="dxa"/>
          </w:tcPr>
          <w:p w14:paraId="4A4CC823" w14:textId="77777777" w:rsidR="003E6880" w:rsidRDefault="003E6880" w:rsidP="005971D3">
            <w:r>
              <w:t>07/11/2022</w:t>
            </w:r>
          </w:p>
        </w:tc>
        <w:tc>
          <w:tcPr>
            <w:tcW w:w="1550" w:type="dxa"/>
          </w:tcPr>
          <w:p w14:paraId="7EA6B7B5" w14:textId="77777777" w:rsidR="003E6880" w:rsidRDefault="003E6880" w:rsidP="005971D3">
            <w:r>
              <w:t>06/11/2025</w:t>
            </w:r>
          </w:p>
        </w:tc>
      </w:tr>
    </w:tbl>
    <w:p w14:paraId="7E67C344" w14:textId="77777777" w:rsidR="003E6880" w:rsidRDefault="003E6880" w:rsidP="005971D3"/>
    <w:p w14:paraId="6DBAF672" w14:textId="77777777" w:rsidR="003E6880" w:rsidRDefault="003E6880">
      <w:pPr>
        <w:pStyle w:val="Heading2"/>
        <w:spacing w:line="530" w:lineRule="atLeast"/>
        <w:ind w:left="284" w:right="7313" w:hanging="65"/>
      </w:pPr>
      <w:r>
        <w:t>Publication Record</w:t>
      </w:r>
    </w:p>
    <w:p w14:paraId="388D5F3D" w14:textId="77777777" w:rsidR="003E6880" w:rsidRDefault="003E6880">
      <w:pPr>
        <w:pStyle w:val="BodyText"/>
        <w:spacing w:before="21"/>
        <w:ind w:left="284"/>
      </w:pPr>
      <w:r>
        <w:t>(include</w:t>
      </w:r>
      <w:r>
        <w:rPr>
          <w:spacing w:val="-5"/>
        </w:rPr>
        <w:t xml:space="preserve"> </w:t>
      </w:r>
      <w:r>
        <w:t>the</w:t>
      </w:r>
      <w:r>
        <w:rPr>
          <w:spacing w:val="-2"/>
        </w:rPr>
        <w:t xml:space="preserve"> </w:t>
      </w:r>
      <w:r>
        <w:t>list</w:t>
      </w:r>
      <w:r>
        <w:rPr>
          <w:spacing w:val="-2"/>
        </w:rPr>
        <w:t xml:space="preserve"> </w:t>
      </w:r>
      <w:r>
        <w:t>of</w:t>
      </w:r>
      <w:r>
        <w:rPr>
          <w:spacing w:val="-2"/>
        </w:rPr>
        <w:t xml:space="preserve"> </w:t>
      </w:r>
      <w:r>
        <w:t>authors,</w:t>
      </w:r>
      <w:r>
        <w:rPr>
          <w:spacing w:val="-2"/>
        </w:rPr>
        <w:t xml:space="preserve"> </w:t>
      </w:r>
      <w:r>
        <w:t>article</w:t>
      </w:r>
      <w:r>
        <w:rPr>
          <w:spacing w:val="-3"/>
        </w:rPr>
        <w:t xml:space="preserve"> </w:t>
      </w:r>
      <w:r>
        <w:t>title,</w:t>
      </w:r>
      <w:r>
        <w:rPr>
          <w:spacing w:val="-2"/>
        </w:rPr>
        <w:t xml:space="preserve"> </w:t>
      </w:r>
      <w:r>
        <w:t>journal</w:t>
      </w:r>
      <w:r>
        <w:rPr>
          <w:spacing w:val="-2"/>
        </w:rPr>
        <w:t xml:space="preserve"> </w:t>
      </w:r>
      <w:r>
        <w:t>name,</w:t>
      </w:r>
      <w:r>
        <w:rPr>
          <w:spacing w:val="-2"/>
        </w:rPr>
        <w:t xml:space="preserve"> </w:t>
      </w:r>
      <w:r>
        <w:t>and</w:t>
      </w:r>
      <w:r>
        <w:rPr>
          <w:spacing w:val="-2"/>
        </w:rPr>
        <w:t xml:space="preserve"> volume)</w:t>
      </w:r>
    </w:p>
    <w:p w14:paraId="228B6953" w14:textId="77777777" w:rsidR="003E6880" w:rsidRDefault="003E6880">
      <w:pPr>
        <w:pStyle w:val="BodyText"/>
        <w:ind w:left="284"/>
      </w:pPr>
      <w:r>
        <w:rPr>
          <w:noProof/>
        </w:rPr>
        <mc:AlternateContent>
          <mc:Choice Requires="wps">
            <w:drawing>
              <wp:anchor distT="0" distB="0" distL="0" distR="0" simplePos="0" relativeHeight="251658259" behindDoc="1" locked="0" layoutInCell="1" allowOverlap="1" wp14:anchorId="7D190EEE" wp14:editId="455EB187">
                <wp:simplePos x="0" y="0"/>
                <wp:positionH relativeFrom="page">
                  <wp:posOffset>558165</wp:posOffset>
                </wp:positionH>
                <wp:positionV relativeFrom="paragraph">
                  <wp:posOffset>163436</wp:posOffset>
                </wp:positionV>
                <wp:extent cx="6526530" cy="241935"/>
                <wp:effectExtent l="0" t="0" r="0" b="0"/>
                <wp:wrapTopAndBottom/>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6530" cy="241935"/>
                        </a:xfrm>
                        <a:prstGeom prst="rect">
                          <a:avLst/>
                        </a:prstGeom>
                        <a:ln w="9525">
                          <a:solidFill>
                            <a:srgbClr val="000000"/>
                          </a:solidFill>
                          <a:prstDash val="solid"/>
                        </a:ln>
                      </wps:spPr>
                      <wps:txbx>
                        <w:txbxContent>
                          <w:p w14:paraId="569D7DB5" w14:textId="77777777" w:rsidR="003E6880" w:rsidRDefault="003E6880">
                            <w:pPr>
                              <w:pStyle w:val="BodyText"/>
                              <w:spacing w:before="68"/>
                              <w:ind w:left="60"/>
                            </w:pPr>
                            <w:r>
                              <w:rPr>
                                <w:spacing w:val="-2"/>
                              </w:rPr>
                              <w:t>Publications</w:t>
                            </w:r>
                          </w:p>
                        </w:txbxContent>
                      </wps:txbx>
                      <wps:bodyPr wrap="square" lIns="0" tIns="0" rIns="0" bIns="0" rtlCol="0">
                        <a:noAutofit/>
                      </wps:bodyPr>
                    </wps:wsp>
                  </a:graphicData>
                </a:graphic>
              </wp:anchor>
            </w:drawing>
          </mc:Choice>
          <mc:Fallback>
            <w:pict>
              <v:shape w14:anchorId="7D190EEE" id="Text Box 37" o:spid="_x0000_s1047" type="#_x0000_t202" style="position:absolute;left:0;text-align:left;margin-left:43.95pt;margin-top:12.85pt;width:513.9pt;height:19.05pt;z-index:-251658221;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" filled="f">
                <v:path arrowok="t"/>
                <v:textbox inset="0,0,0,0">
                  <w:txbxContent>
                    <w:p w14:paraId="569D7DB5" w14:textId="77777777" w:rsidR="003E6880" w:rsidRDefault="003E6880">
                      <w:pPr>
                        <w:pStyle w:val="BodyText"/>
                        <w:spacing w:before="68"/>
                        <w:ind w:left="60"/>
                      </w:pPr>
                      <w:r>
                        <w:rPr>
                          <w:spacing w:val="-2"/>
                        </w:rPr>
                        <w:t>Publications</w:t>
                      </w:r>
                    </w:p>
                  </w:txbxContent>
                </v:textbox>
                <w10:wrap type="topAndBottom" anchorx="page"/>
              </v:shape>
            </w:pict>
          </mc:Fallback>
        </mc:AlternateContent>
      </w:r>
      <w:r>
        <w:t>This</w:t>
      </w:r>
      <w:r>
        <w:rPr>
          <w:spacing w:val="-3"/>
        </w:rPr>
        <w:t xml:space="preserve"> </w:t>
      </w:r>
      <w:r>
        <w:t>information</w:t>
      </w:r>
      <w:r>
        <w:rPr>
          <w:spacing w:val="-2"/>
        </w:rPr>
        <w:t xml:space="preserve"> </w:t>
      </w:r>
      <w:r>
        <w:t>can</w:t>
      </w:r>
      <w:r>
        <w:rPr>
          <w:spacing w:val="-2"/>
        </w:rPr>
        <w:t xml:space="preserve"> </w:t>
      </w:r>
      <w:r>
        <w:t>be</w:t>
      </w:r>
      <w:r>
        <w:rPr>
          <w:spacing w:val="-2"/>
        </w:rPr>
        <w:t xml:space="preserve"> </w:t>
      </w:r>
      <w:r>
        <w:t>edited</w:t>
      </w:r>
      <w:r>
        <w:rPr>
          <w:spacing w:val="-3"/>
        </w:rPr>
        <w:t xml:space="preserve"> </w:t>
      </w:r>
      <w:r>
        <w:t>via</w:t>
      </w:r>
      <w:r>
        <w:rPr>
          <w:spacing w:val="-2"/>
        </w:rPr>
        <w:t xml:space="preserve"> </w:t>
      </w:r>
      <w:r>
        <w:t>the</w:t>
      </w:r>
      <w:r>
        <w:rPr>
          <w:spacing w:val="-2"/>
        </w:rPr>
        <w:t xml:space="preserve"> </w:t>
      </w:r>
      <w:r>
        <w:t>“My</w:t>
      </w:r>
      <w:r>
        <w:rPr>
          <w:spacing w:val="-2"/>
        </w:rPr>
        <w:t xml:space="preserve"> </w:t>
      </w:r>
      <w:r>
        <w:t>Research</w:t>
      </w:r>
      <w:r>
        <w:rPr>
          <w:spacing w:val="-2"/>
        </w:rPr>
        <w:t xml:space="preserve"> </w:t>
      </w:r>
      <w:r>
        <w:t>Outputs”</w:t>
      </w:r>
      <w:r>
        <w:rPr>
          <w:spacing w:val="-4"/>
        </w:rPr>
        <w:t xml:space="preserve"> </w:t>
      </w:r>
      <w:r>
        <w:t>page</w:t>
      </w:r>
      <w:r>
        <w:rPr>
          <w:spacing w:val="-2"/>
        </w:rPr>
        <w:t xml:space="preserve"> </w:t>
      </w:r>
      <w:r>
        <w:t>of</w:t>
      </w:r>
      <w:r>
        <w:rPr>
          <w:spacing w:val="-2"/>
        </w:rPr>
        <w:t xml:space="preserve"> </w:t>
      </w:r>
      <w:r>
        <w:t>your</w:t>
      </w:r>
      <w:r>
        <w:rPr>
          <w:spacing w:val="-2"/>
        </w:rPr>
        <w:t xml:space="preserve"> </w:t>
      </w:r>
      <w:r>
        <w:t>ARAMIS</w:t>
      </w:r>
      <w:r>
        <w:rPr>
          <w:spacing w:val="-2"/>
        </w:rPr>
        <w:t xml:space="preserve"> account.</w:t>
      </w:r>
    </w:p>
    <w:p w14:paraId="5954578A" w14:textId="77777777" w:rsidR="003E6880" w:rsidRDefault="003E6880">
      <w:pPr>
        <w:pStyle w:val="BodyText"/>
        <w:spacing w:before="77"/>
      </w:pPr>
    </w:p>
    <w:p w14:paraId="13AF206D" w14:textId="77777777" w:rsidR="003E6880" w:rsidRDefault="003E6880">
      <w:pPr>
        <w:pStyle w:val="Heading2"/>
        <w:ind w:left="284"/>
      </w:pPr>
      <w:r>
        <w:t>Relevant</w:t>
      </w:r>
      <w:r>
        <w:rPr>
          <w:spacing w:val="-5"/>
        </w:rPr>
        <w:t xml:space="preserve"> </w:t>
      </w:r>
      <w:r>
        <w:t>Prizes,</w:t>
      </w:r>
      <w:r>
        <w:rPr>
          <w:spacing w:val="-5"/>
        </w:rPr>
        <w:t xml:space="preserve"> </w:t>
      </w:r>
      <w:proofErr w:type="gramStart"/>
      <w:r>
        <w:t>Awards</w:t>
      </w:r>
      <w:proofErr w:type="gramEnd"/>
      <w:r>
        <w:rPr>
          <w:spacing w:val="-4"/>
        </w:rPr>
        <w:t xml:space="preserve"> </w:t>
      </w:r>
      <w:r>
        <w:t>and</w:t>
      </w:r>
      <w:r>
        <w:rPr>
          <w:spacing w:val="-5"/>
        </w:rPr>
        <w:t xml:space="preserve"> </w:t>
      </w:r>
      <w:r>
        <w:t>other</w:t>
      </w:r>
      <w:r>
        <w:rPr>
          <w:spacing w:val="-4"/>
        </w:rPr>
        <w:t xml:space="preserve"> </w:t>
      </w:r>
      <w:r>
        <w:t>Academic</w:t>
      </w:r>
      <w:r>
        <w:rPr>
          <w:spacing w:val="-4"/>
        </w:rPr>
        <w:t xml:space="preserve"> </w:t>
      </w:r>
      <w:r>
        <w:rPr>
          <w:spacing w:val="-2"/>
        </w:rPr>
        <w:t>Distinctions</w:t>
      </w:r>
    </w:p>
    <w:p w14:paraId="407BC087" w14:textId="77777777" w:rsidR="003E6880" w:rsidRDefault="003E6880">
      <w:pPr>
        <w:pStyle w:val="BodyText"/>
        <w:spacing w:before="40" w:after="20"/>
        <w:ind w:left="284" w:right="84"/>
      </w:pPr>
      <w:r>
        <w:t>Please</w:t>
      </w:r>
      <w:r>
        <w:rPr>
          <w:spacing w:val="-3"/>
        </w:rPr>
        <w:t xml:space="preserve"> </w:t>
      </w:r>
      <w:r>
        <w:t>note</w:t>
      </w:r>
      <w:r>
        <w:rPr>
          <w:spacing w:val="-4"/>
        </w:rPr>
        <w:t xml:space="preserve"> </w:t>
      </w:r>
      <w:r>
        <w:t>the</w:t>
      </w:r>
      <w:r>
        <w:rPr>
          <w:spacing w:val="-3"/>
        </w:rPr>
        <w:t xml:space="preserve"> </w:t>
      </w:r>
      <w:r>
        <w:t>information</w:t>
      </w:r>
      <w:r>
        <w:rPr>
          <w:spacing w:val="-3"/>
        </w:rPr>
        <w:t xml:space="preserve"> </w:t>
      </w:r>
      <w:r>
        <w:t>for</w:t>
      </w:r>
      <w:r>
        <w:rPr>
          <w:spacing w:val="-3"/>
        </w:rPr>
        <w:t xml:space="preserve"> </w:t>
      </w:r>
      <w:r>
        <w:t>additional</w:t>
      </w:r>
      <w:r>
        <w:rPr>
          <w:spacing w:val="-3"/>
        </w:rPr>
        <w:t xml:space="preserve"> </w:t>
      </w:r>
      <w:r>
        <w:t>prizes</w:t>
      </w:r>
      <w:r>
        <w:rPr>
          <w:spacing w:val="-3"/>
        </w:rPr>
        <w:t xml:space="preserve"> </w:t>
      </w:r>
      <w:r>
        <w:t>or</w:t>
      </w:r>
      <w:r>
        <w:rPr>
          <w:spacing w:val="-3"/>
        </w:rPr>
        <w:t xml:space="preserve"> </w:t>
      </w:r>
      <w:r>
        <w:t>awards</w:t>
      </w:r>
      <w:r>
        <w:rPr>
          <w:spacing w:val="-3"/>
        </w:rPr>
        <w:t xml:space="preserve"> </w:t>
      </w:r>
      <w:r>
        <w:t>is</w:t>
      </w:r>
      <w:r>
        <w:rPr>
          <w:spacing w:val="-3"/>
        </w:rPr>
        <w:t xml:space="preserve"> </w:t>
      </w:r>
      <w:r>
        <w:t>automatically</w:t>
      </w:r>
      <w:r>
        <w:rPr>
          <w:spacing w:val="-3"/>
        </w:rPr>
        <w:t xml:space="preserve"> </w:t>
      </w:r>
      <w:r>
        <w:t>populated</w:t>
      </w:r>
      <w:r>
        <w:rPr>
          <w:spacing w:val="-3"/>
        </w:rPr>
        <w:t xml:space="preserve"> </w:t>
      </w:r>
      <w:r>
        <w:t>from</w:t>
      </w:r>
      <w:r>
        <w:rPr>
          <w:spacing w:val="-3"/>
        </w:rPr>
        <w:t xml:space="preserve"> </w:t>
      </w:r>
      <w:r>
        <w:t>information</w:t>
      </w:r>
      <w:r>
        <w:rPr>
          <w:spacing w:val="-3"/>
        </w:rPr>
        <w:t xml:space="preserve"> </w:t>
      </w:r>
      <w:r>
        <w:t>provided</w:t>
      </w:r>
      <w:r>
        <w:rPr>
          <w:spacing w:val="-3"/>
        </w:rPr>
        <w:t xml:space="preserve"> </w:t>
      </w:r>
      <w:r>
        <w:t xml:space="preserve">in </w:t>
      </w:r>
      <w:r>
        <w:lastRenderedPageBreak/>
        <w:t xml:space="preserve">the "Update CV" section of the "Manage My Details" page, which you can update by following this link </w:t>
      </w:r>
      <w:hyperlink r:id="rId17">
        <w:r>
          <w:rPr>
            <w:color w:val="0000FF"/>
            <w:spacing w:val="-2"/>
            <w:u w:val="single" w:color="0000FF"/>
          </w:rPr>
          <w:t>https://aramis.nihr.ac.uk/MyAccount/UpdateCV.aspx</w:t>
        </w:r>
      </w:hyperlink>
    </w:p>
    <w:tbl>
      <w:tblPr>
        <w:tblW w:w="0" w:type="auto"/>
        <w:tblInd w:w="2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71"/>
        <w:gridCol w:w="2233"/>
        <w:gridCol w:w="2064"/>
        <w:gridCol w:w="2973"/>
      </w:tblGrid>
      <w:tr w:rsidR="003E6880" w14:paraId="22F33D50" w14:textId="77777777">
        <w:trPr>
          <w:trHeight w:val="365"/>
        </w:trPr>
        <w:tc>
          <w:tcPr>
            <w:tcW w:w="2871" w:type="dxa"/>
          </w:tcPr>
          <w:p w14:paraId="6695C718" w14:textId="77777777" w:rsidR="003E6880" w:rsidRDefault="003E6880">
            <w:pPr>
              <w:pStyle w:val="TableParagraph"/>
              <w:ind w:left="68"/>
              <w:rPr>
                <w:b/>
                <w:sz w:val="20"/>
              </w:rPr>
            </w:pPr>
            <w:r>
              <w:rPr>
                <w:b/>
                <w:sz w:val="20"/>
              </w:rPr>
              <w:t>Date</w:t>
            </w:r>
            <w:r>
              <w:rPr>
                <w:b/>
                <w:spacing w:val="-5"/>
                <w:sz w:val="20"/>
              </w:rPr>
              <w:t xml:space="preserve"> </w:t>
            </w:r>
            <w:r>
              <w:rPr>
                <w:b/>
                <w:spacing w:val="-2"/>
                <w:sz w:val="20"/>
              </w:rPr>
              <w:t>(mm/</w:t>
            </w:r>
            <w:proofErr w:type="spellStart"/>
            <w:r>
              <w:rPr>
                <w:b/>
                <w:spacing w:val="-2"/>
                <w:sz w:val="20"/>
              </w:rPr>
              <w:t>yyyy</w:t>
            </w:r>
            <w:proofErr w:type="spellEnd"/>
            <w:r>
              <w:rPr>
                <w:b/>
                <w:spacing w:val="-2"/>
                <w:sz w:val="20"/>
              </w:rPr>
              <w:t>)</w:t>
            </w:r>
          </w:p>
        </w:tc>
        <w:tc>
          <w:tcPr>
            <w:tcW w:w="2233" w:type="dxa"/>
          </w:tcPr>
          <w:p w14:paraId="1B03CB92" w14:textId="77777777" w:rsidR="003E6880" w:rsidRDefault="003E6880">
            <w:pPr>
              <w:pStyle w:val="TableParagraph"/>
              <w:ind w:left="68"/>
              <w:rPr>
                <w:b/>
                <w:sz w:val="20"/>
              </w:rPr>
            </w:pPr>
            <w:r>
              <w:rPr>
                <w:b/>
                <w:spacing w:val="-2"/>
                <w:sz w:val="20"/>
              </w:rPr>
              <w:t>Source</w:t>
            </w:r>
          </w:p>
        </w:tc>
        <w:tc>
          <w:tcPr>
            <w:tcW w:w="2064" w:type="dxa"/>
          </w:tcPr>
          <w:p w14:paraId="7BA5706F" w14:textId="77777777" w:rsidR="003E6880" w:rsidRDefault="003E6880">
            <w:pPr>
              <w:pStyle w:val="TableParagraph"/>
              <w:ind w:left="67"/>
              <w:rPr>
                <w:b/>
                <w:sz w:val="20"/>
              </w:rPr>
            </w:pPr>
            <w:r>
              <w:rPr>
                <w:b/>
                <w:spacing w:val="-2"/>
                <w:sz w:val="20"/>
              </w:rPr>
              <w:t>Prize</w:t>
            </w:r>
          </w:p>
        </w:tc>
        <w:tc>
          <w:tcPr>
            <w:tcW w:w="2973" w:type="dxa"/>
          </w:tcPr>
          <w:p w14:paraId="14D74EB5" w14:textId="77777777" w:rsidR="003E6880" w:rsidRDefault="003E6880">
            <w:pPr>
              <w:pStyle w:val="TableParagraph"/>
              <w:ind w:left="67"/>
              <w:rPr>
                <w:b/>
                <w:sz w:val="20"/>
              </w:rPr>
            </w:pPr>
            <w:r>
              <w:rPr>
                <w:b/>
                <w:sz w:val="20"/>
              </w:rPr>
              <w:t>Role</w:t>
            </w:r>
            <w:r>
              <w:rPr>
                <w:b/>
                <w:spacing w:val="-2"/>
                <w:sz w:val="20"/>
              </w:rPr>
              <w:t xml:space="preserve"> </w:t>
            </w:r>
            <w:r>
              <w:rPr>
                <w:b/>
                <w:sz w:val="20"/>
              </w:rPr>
              <w:t>of</w:t>
            </w:r>
            <w:r>
              <w:rPr>
                <w:b/>
                <w:spacing w:val="-2"/>
                <w:sz w:val="20"/>
              </w:rPr>
              <w:t xml:space="preserve"> Applicant</w:t>
            </w:r>
          </w:p>
        </w:tc>
      </w:tr>
      <w:tr w:rsidR="00A23209" w14:paraId="2CFF2675" w14:textId="77777777">
        <w:trPr>
          <w:trHeight w:val="365"/>
        </w:trPr>
        <w:tc>
          <w:tcPr>
            <w:tcW w:w="2871" w:type="dxa"/>
          </w:tcPr>
          <w:p w14:paraId="047E826F" w14:textId="585859DF" w:rsidR="00A23209" w:rsidRPr="005B0341" w:rsidRDefault="0037305F">
            <w:pPr>
              <w:pStyle w:val="TableParagraph"/>
              <w:ind w:left="68"/>
              <w:rPr>
                <w:bCs/>
                <w:sz w:val="20"/>
              </w:rPr>
            </w:pPr>
            <w:r>
              <w:rPr>
                <w:bCs/>
                <w:sz w:val="20"/>
              </w:rPr>
              <w:t>03/2024</w:t>
            </w:r>
          </w:p>
        </w:tc>
        <w:tc>
          <w:tcPr>
            <w:tcW w:w="2233" w:type="dxa"/>
          </w:tcPr>
          <w:p w14:paraId="045E913A" w14:textId="6A9994B3" w:rsidR="00A23209" w:rsidRPr="005B0341" w:rsidRDefault="005141BA">
            <w:pPr>
              <w:pStyle w:val="TableParagraph"/>
              <w:ind w:left="68"/>
              <w:rPr>
                <w:bCs/>
                <w:sz w:val="20"/>
              </w:rPr>
            </w:pPr>
            <w:r>
              <w:rPr>
                <w:bCs/>
                <w:sz w:val="20"/>
              </w:rPr>
              <w:t>London School of Public Health Annual Public Health Registrar Conference</w:t>
            </w:r>
          </w:p>
        </w:tc>
        <w:tc>
          <w:tcPr>
            <w:tcW w:w="2064" w:type="dxa"/>
          </w:tcPr>
          <w:p w14:paraId="3AF61AB0" w14:textId="49EFA036" w:rsidR="00A23209" w:rsidRPr="005B0341" w:rsidRDefault="005141BA">
            <w:pPr>
              <w:pStyle w:val="TableParagraph"/>
              <w:ind w:left="67"/>
              <w:rPr>
                <w:bCs/>
                <w:sz w:val="20"/>
              </w:rPr>
            </w:pPr>
            <w:r>
              <w:rPr>
                <w:bCs/>
                <w:sz w:val="20"/>
              </w:rPr>
              <w:t>Best poster presentation</w:t>
            </w:r>
          </w:p>
        </w:tc>
        <w:tc>
          <w:tcPr>
            <w:tcW w:w="2973" w:type="dxa"/>
          </w:tcPr>
          <w:p w14:paraId="0E6AA9C2" w14:textId="36323A54" w:rsidR="00A23209" w:rsidRPr="005B0341" w:rsidRDefault="00DC761B">
            <w:pPr>
              <w:pStyle w:val="TableParagraph"/>
              <w:ind w:left="67"/>
              <w:rPr>
                <w:bCs/>
                <w:sz w:val="20"/>
              </w:rPr>
            </w:pPr>
            <w:r>
              <w:rPr>
                <w:bCs/>
                <w:sz w:val="20"/>
              </w:rPr>
              <w:t>First author</w:t>
            </w:r>
          </w:p>
        </w:tc>
      </w:tr>
      <w:tr w:rsidR="003E6880" w14:paraId="16E87F8E" w14:textId="77777777">
        <w:trPr>
          <w:trHeight w:val="365"/>
        </w:trPr>
        <w:tc>
          <w:tcPr>
            <w:tcW w:w="2871" w:type="dxa"/>
          </w:tcPr>
          <w:p w14:paraId="6883EB72" w14:textId="77777777" w:rsidR="003E6880" w:rsidRPr="005B0341" w:rsidRDefault="003E6880">
            <w:pPr>
              <w:pStyle w:val="TableParagraph"/>
              <w:ind w:left="68"/>
              <w:rPr>
                <w:bCs/>
                <w:sz w:val="20"/>
              </w:rPr>
            </w:pPr>
            <w:r w:rsidRPr="005B0341">
              <w:rPr>
                <w:bCs/>
                <w:sz w:val="20"/>
              </w:rPr>
              <w:t>11/2022</w:t>
            </w:r>
          </w:p>
        </w:tc>
        <w:tc>
          <w:tcPr>
            <w:tcW w:w="2233" w:type="dxa"/>
          </w:tcPr>
          <w:p w14:paraId="27EC55E6" w14:textId="77777777" w:rsidR="003E6880" w:rsidRPr="005B0341" w:rsidRDefault="003E6880">
            <w:pPr>
              <w:pStyle w:val="TableParagraph"/>
              <w:ind w:left="68"/>
              <w:rPr>
                <w:bCs/>
                <w:sz w:val="20"/>
              </w:rPr>
            </w:pPr>
            <w:r w:rsidRPr="005B0341">
              <w:rPr>
                <w:bCs/>
                <w:sz w:val="20"/>
              </w:rPr>
              <w:t>National Institute for Health and Care Research</w:t>
            </w:r>
          </w:p>
        </w:tc>
        <w:tc>
          <w:tcPr>
            <w:tcW w:w="2064" w:type="dxa"/>
          </w:tcPr>
          <w:p w14:paraId="30A81818" w14:textId="77777777" w:rsidR="003E6880" w:rsidRPr="005B0341" w:rsidRDefault="003E6880">
            <w:pPr>
              <w:pStyle w:val="TableParagraph"/>
              <w:ind w:left="67"/>
              <w:rPr>
                <w:bCs/>
                <w:sz w:val="20"/>
              </w:rPr>
            </w:pPr>
            <w:r w:rsidRPr="005B0341">
              <w:rPr>
                <w:bCs/>
                <w:sz w:val="20"/>
              </w:rPr>
              <w:t>Academic Clinical Fellowship</w:t>
            </w:r>
          </w:p>
        </w:tc>
        <w:tc>
          <w:tcPr>
            <w:tcW w:w="2973" w:type="dxa"/>
          </w:tcPr>
          <w:p w14:paraId="3BB12BC2" w14:textId="77777777" w:rsidR="003E6880" w:rsidRPr="005B0341" w:rsidRDefault="003E6880">
            <w:pPr>
              <w:pStyle w:val="TableParagraph"/>
              <w:ind w:left="67"/>
              <w:rPr>
                <w:bCs/>
                <w:sz w:val="20"/>
              </w:rPr>
            </w:pPr>
            <w:r w:rsidRPr="005B0341">
              <w:rPr>
                <w:bCs/>
                <w:sz w:val="20"/>
              </w:rPr>
              <w:t>Post Holder</w:t>
            </w:r>
          </w:p>
        </w:tc>
      </w:tr>
      <w:tr w:rsidR="003E6880" w14:paraId="344B62AF" w14:textId="77777777">
        <w:trPr>
          <w:trHeight w:val="365"/>
        </w:trPr>
        <w:tc>
          <w:tcPr>
            <w:tcW w:w="2871" w:type="dxa"/>
          </w:tcPr>
          <w:p w14:paraId="70722866" w14:textId="77777777" w:rsidR="003E6880" w:rsidRPr="00616BE8" w:rsidRDefault="003E6880" w:rsidP="00853A0B">
            <w:pPr>
              <w:pStyle w:val="TableParagraph"/>
              <w:ind w:left="68"/>
              <w:rPr>
                <w:bCs/>
                <w:sz w:val="20"/>
              </w:rPr>
            </w:pPr>
            <w:r w:rsidRPr="00616BE8">
              <w:rPr>
                <w:bCs/>
                <w:sz w:val="20"/>
              </w:rPr>
              <w:t>06/2021</w:t>
            </w:r>
          </w:p>
        </w:tc>
        <w:tc>
          <w:tcPr>
            <w:tcW w:w="2233" w:type="dxa"/>
          </w:tcPr>
          <w:p w14:paraId="6684CBA3" w14:textId="77777777" w:rsidR="003E6880" w:rsidRPr="00616BE8" w:rsidRDefault="003E6880" w:rsidP="00853A0B">
            <w:pPr>
              <w:pStyle w:val="TableParagraph"/>
              <w:ind w:left="68"/>
              <w:rPr>
                <w:bCs/>
                <w:sz w:val="20"/>
              </w:rPr>
            </w:pPr>
            <w:r w:rsidRPr="00616BE8">
              <w:rPr>
                <w:bCs/>
                <w:sz w:val="20"/>
              </w:rPr>
              <w:t>The University of Manchester</w:t>
            </w:r>
          </w:p>
        </w:tc>
        <w:tc>
          <w:tcPr>
            <w:tcW w:w="2064" w:type="dxa"/>
          </w:tcPr>
          <w:p w14:paraId="0F850C5A" w14:textId="77777777" w:rsidR="003E6880" w:rsidRPr="00616BE8" w:rsidRDefault="003E6880" w:rsidP="00853A0B">
            <w:pPr>
              <w:pStyle w:val="TableParagraph"/>
              <w:ind w:left="67"/>
              <w:rPr>
                <w:bCs/>
                <w:sz w:val="20"/>
              </w:rPr>
            </w:pPr>
            <w:r w:rsidRPr="00616BE8">
              <w:rPr>
                <w:bCs/>
                <w:sz w:val="20"/>
              </w:rPr>
              <w:t>Patient and Public Involvement and Engagement Award</w:t>
            </w:r>
          </w:p>
        </w:tc>
        <w:tc>
          <w:tcPr>
            <w:tcW w:w="2973" w:type="dxa"/>
          </w:tcPr>
          <w:p w14:paraId="7E378DE4" w14:textId="77777777" w:rsidR="003E6880" w:rsidRPr="00616BE8" w:rsidRDefault="003E6880" w:rsidP="00853A0B">
            <w:pPr>
              <w:pStyle w:val="TableParagraph"/>
              <w:ind w:left="67"/>
              <w:rPr>
                <w:bCs/>
                <w:sz w:val="20"/>
              </w:rPr>
            </w:pPr>
            <w:r w:rsidRPr="00616BE8">
              <w:rPr>
                <w:bCs/>
                <w:sz w:val="20"/>
              </w:rPr>
              <w:t>Project lead</w:t>
            </w:r>
          </w:p>
        </w:tc>
      </w:tr>
      <w:tr w:rsidR="003E6880" w14:paraId="197D9377" w14:textId="77777777">
        <w:trPr>
          <w:trHeight w:val="365"/>
        </w:trPr>
        <w:tc>
          <w:tcPr>
            <w:tcW w:w="2871" w:type="dxa"/>
          </w:tcPr>
          <w:p w14:paraId="4B159AFB" w14:textId="77777777" w:rsidR="003E6880" w:rsidRPr="00616BE8" w:rsidRDefault="003E6880" w:rsidP="00853A0B">
            <w:pPr>
              <w:pStyle w:val="TableParagraph"/>
              <w:ind w:left="68"/>
              <w:rPr>
                <w:bCs/>
                <w:sz w:val="20"/>
              </w:rPr>
            </w:pPr>
            <w:r w:rsidRPr="00616BE8">
              <w:rPr>
                <w:bCs/>
                <w:sz w:val="20"/>
              </w:rPr>
              <w:t>05/2021</w:t>
            </w:r>
          </w:p>
        </w:tc>
        <w:tc>
          <w:tcPr>
            <w:tcW w:w="2233" w:type="dxa"/>
          </w:tcPr>
          <w:p w14:paraId="16E76CFF" w14:textId="77777777" w:rsidR="003E6880" w:rsidRPr="00616BE8" w:rsidRDefault="003E6880" w:rsidP="00853A0B">
            <w:pPr>
              <w:pStyle w:val="TableParagraph"/>
              <w:ind w:left="68"/>
              <w:rPr>
                <w:bCs/>
                <w:sz w:val="20"/>
              </w:rPr>
            </w:pPr>
            <w:r w:rsidRPr="00616BE8">
              <w:rPr>
                <w:bCs/>
                <w:sz w:val="20"/>
              </w:rPr>
              <w:t>The University of Manchester</w:t>
            </w:r>
          </w:p>
        </w:tc>
        <w:tc>
          <w:tcPr>
            <w:tcW w:w="2064" w:type="dxa"/>
          </w:tcPr>
          <w:p w14:paraId="474D35FF" w14:textId="77777777" w:rsidR="003E6880" w:rsidRPr="00616BE8" w:rsidRDefault="003E6880" w:rsidP="00853A0B">
            <w:pPr>
              <w:pStyle w:val="TableParagraph"/>
              <w:ind w:left="67"/>
              <w:rPr>
                <w:bCs/>
                <w:sz w:val="20"/>
              </w:rPr>
            </w:pPr>
            <w:r w:rsidRPr="00616BE8">
              <w:rPr>
                <w:bCs/>
                <w:sz w:val="20"/>
              </w:rPr>
              <w:t>Outstanding public engagement initiative (national/international) – Highly commended</w:t>
            </w:r>
          </w:p>
        </w:tc>
        <w:tc>
          <w:tcPr>
            <w:tcW w:w="2973" w:type="dxa"/>
          </w:tcPr>
          <w:p w14:paraId="781D5CC9" w14:textId="77777777" w:rsidR="003E6880" w:rsidRPr="00616BE8" w:rsidRDefault="003E6880" w:rsidP="00853A0B">
            <w:pPr>
              <w:pStyle w:val="TableParagraph"/>
              <w:ind w:left="67"/>
              <w:rPr>
                <w:bCs/>
                <w:sz w:val="20"/>
              </w:rPr>
            </w:pPr>
            <w:r w:rsidRPr="00616BE8">
              <w:rPr>
                <w:bCs/>
                <w:sz w:val="20"/>
              </w:rPr>
              <w:t>Project lead</w:t>
            </w:r>
          </w:p>
        </w:tc>
      </w:tr>
      <w:tr w:rsidR="003E6880" w14:paraId="66DB1810" w14:textId="77777777">
        <w:trPr>
          <w:trHeight w:val="365"/>
        </w:trPr>
        <w:tc>
          <w:tcPr>
            <w:tcW w:w="2871" w:type="dxa"/>
          </w:tcPr>
          <w:p w14:paraId="018F0D3B" w14:textId="77777777" w:rsidR="003E6880" w:rsidRPr="00616BE8" w:rsidRDefault="003E6880" w:rsidP="00853A0B">
            <w:pPr>
              <w:pStyle w:val="TableParagraph"/>
              <w:ind w:left="68"/>
              <w:rPr>
                <w:bCs/>
                <w:sz w:val="20"/>
              </w:rPr>
            </w:pPr>
            <w:r w:rsidRPr="00616BE8">
              <w:rPr>
                <w:bCs/>
                <w:sz w:val="20"/>
              </w:rPr>
              <w:t>10/2020</w:t>
            </w:r>
          </w:p>
        </w:tc>
        <w:tc>
          <w:tcPr>
            <w:tcW w:w="2233" w:type="dxa"/>
          </w:tcPr>
          <w:p w14:paraId="67FB5178" w14:textId="77777777" w:rsidR="003E6880" w:rsidRPr="00616BE8" w:rsidRDefault="003E6880" w:rsidP="00853A0B">
            <w:pPr>
              <w:pStyle w:val="TableParagraph"/>
              <w:ind w:left="68"/>
              <w:rPr>
                <w:bCs/>
                <w:sz w:val="20"/>
              </w:rPr>
            </w:pPr>
            <w:r w:rsidRPr="00616BE8">
              <w:rPr>
                <w:bCs/>
                <w:sz w:val="20"/>
              </w:rPr>
              <w:t xml:space="preserve">The Doubleday Centre for Patient Experience </w:t>
            </w:r>
          </w:p>
        </w:tc>
        <w:tc>
          <w:tcPr>
            <w:tcW w:w="2064" w:type="dxa"/>
          </w:tcPr>
          <w:p w14:paraId="2F715BE9" w14:textId="77777777" w:rsidR="003E6880" w:rsidRPr="00616BE8" w:rsidRDefault="003E6880" w:rsidP="00853A0B">
            <w:pPr>
              <w:pStyle w:val="TableParagraph"/>
              <w:ind w:left="67"/>
              <w:rPr>
                <w:bCs/>
                <w:sz w:val="20"/>
              </w:rPr>
            </w:pPr>
            <w:r w:rsidRPr="00616BE8">
              <w:rPr>
                <w:bCs/>
                <w:sz w:val="20"/>
              </w:rPr>
              <w:t>Doubleday Student Award</w:t>
            </w:r>
          </w:p>
        </w:tc>
        <w:tc>
          <w:tcPr>
            <w:tcW w:w="2973" w:type="dxa"/>
          </w:tcPr>
          <w:p w14:paraId="2ADFCD7E" w14:textId="77777777" w:rsidR="003E6880" w:rsidRPr="00616BE8" w:rsidRDefault="003E6880" w:rsidP="00853A0B">
            <w:pPr>
              <w:pStyle w:val="TableParagraph"/>
              <w:ind w:left="67"/>
              <w:rPr>
                <w:bCs/>
                <w:sz w:val="20"/>
              </w:rPr>
            </w:pPr>
            <w:r w:rsidRPr="00616BE8">
              <w:rPr>
                <w:bCs/>
                <w:sz w:val="20"/>
              </w:rPr>
              <w:t>Student</w:t>
            </w:r>
          </w:p>
        </w:tc>
      </w:tr>
      <w:tr w:rsidR="003E6880" w14:paraId="707362FF" w14:textId="77777777">
        <w:trPr>
          <w:trHeight w:val="365"/>
        </w:trPr>
        <w:tc>
          <w:tcPr>
            <w:tcW w:w="2871" w:type="dxa"/>
          </w:tcPr>
          <w:p w14:paraId="7E370DFA" w14:textId="77777777" w:rsidR="003E6880" w:rsidRPr="00616BE8" w:rsidRDefault="003E6880" w:rsidP="005917CC">
            <w:pPr>
              <w:pStyle w:val="TableParagraph"/>
              <w:ind w:left="68"/>
              <w:rPr>
                <w:bCs/>
                <w:sz w:val="20"/>
              </w:rPr>
            </w:pPr>
            <w:r w:rsidRPr="00616BE8">
              <w:rPr>
                <w:bCs/>
                <w:sz w:val="20"/>
              </w:rPr>
              <w:t>01/2020</w:t>
            </w:r>
          </w:p>
        </w:tc>
        <w:tc>
          <w:tcPr>
            <w:tcW w:w="2233" w:type="dxa"/>
          </w:tcPr>
          <w:p w14:paraId="21202CCE" w14:textId="77777777" w:rsidR="003E6880" w:rsidRPr="00616BE8" w:rsidRDefault="003E6880" w:rsidP="005917CC">
            <w:pPr>
              <w:pStyle w:val="TableParagraph"/>
              <w:ind w:left="68"/>
              <w:rPr>
                <w:bCs/>
                <w:sz w:val="20"/>
              </w:rPr>
            </w:pPr>
            <w:r w:rsidRPr="00616BE8">
              <w:rPr>
                <w:bCs/>
                <w:sz w:val="20"/>
              </w:rPr>
              <w:t>The University of Manchester</w:t>
            </w:r>
          </w:p>
        </w:tc>
        <w:tc>
          <w:tcPr>
            <w:tcW w:w="2064" w:type="dxa"/>
          </w:tcPr>
          <w:p w14:paraId="6A638D69" w14:textId="77777777" w:rsidR="003E6880" w:rsidRPr="00616BE8" w:rsidRDefault="003E6880" w:rsidP="005917CC">
            <w:pPr>
              <w:pStyle w:val="TableParagraph"/>
              <w:ind w:left="67"/>
              <w:rPr>
                <w:bCs/>
                <w:sz w:val="20"/>
              </w:rPr>
            </w:pPr>
            <w:r w:rsidRPr="00616BE8">
              <w:rPr>
                <w:bCs/>
                <w:sz w:val="20"/>
              </w:rPr>
              <w:t>Distinction (Year 5 OSCE Examinations)</w:t>
            </w:r>
          </w:p>
        </w:tc>
        <w:tc>
          <w:tcPr>
            <w:tcW w:w="2973" w:type="dxa"/>
          </w:tcPr>
          <w:p w14:paraId="0834E64A" w14:textId="77777777" w:rsidR="003E6880" w:rsidRPr="00616BE8" w:rsidRDefault="003E6880" w:rsidP="005917CC">
            <w:pPr>
              <w:pStyle w:val="TableParagraph"/>
              <w:ind w:left="67"/>
              <w:rPr>
                <w:bCs/>
                <w:sz w:val="20"/>
              </w:rPr>
            </w:pPr>
            <w:r w:rsidRPr="00616BE8">
              <w:rPr>
                <w:bCs/>
                <w:sz w:val="20"/>
              </w:rPr>
              <w:t>Student</w:t>
            </w:r>
          </w:p>
        </w:tc>
      </w:tr>
      <w:tr w:rsidR="003E6880" w14:paraId="385CBC09" w14:textId="77777777">
        <w:trPr>
          <w:trHeight w:val="365"/>
        </w:trPr>
        <w:tc>
          <w:tcPr>
            <w:tcW w:w="2871" w:type="dxa"/>
          </w:tcPr>
          <w:p w14:paraId="15A9C0BB" w14:textId="77777777" w:rsidR="003E6880" w:rsidRPr="00616BE8" w:rsidRDefault="003E6880" w:rsidP="005917CC">
            <w:pPr>
              <w:pStyle w:val="TableParagraph"/>
              <w:ind w:left="68"/>
              <w:rPr>
                <w:bCs/>
                <w:sz w:val="20"/>
              </w:rPr>
            </w:pPr>
            <w:r w:rsidRPr="00616BE8">
              <w:rPr>
                <w:bCs/>
                <w:sz w:val="20"/>
              </w:rPr>
              <w:t>07/2017</w:t>
            </w:r>
          </w:p>
        </w:tc>
        <w:tc>
          <w:tcPr>
            <w:tcW w:w="2233" w:type="dxa"/>
          </w:tcPr>
          <w:p w14:paraId="2C539595" w14:textId="77777777" w:rsidR="003E6880" w:rsidRPr="00616BE8" w:rsidRDefault="003E6880" w:rsidP="005917CC">
            <w:pPr>
              <w:pStyle w:val="TableParagraph"/>
              <w:ind w:left="68"/>
              <w:rPr>
                <w:bCs/>
                <w:sz w:val="20"/>
              </w:rPr>
            </w:pPr>
            <w:r w:rsidRPr="00616BE8">
              <w:rPr>
                <w:bCs/>
                <w:sz w:val="20"/>
              </w:rPr>
              <w:t>The University of Manchester</w:t>
            </w:r>
          </w:p>
        </w:tc>
        <w:tc>
          <w:tcPr>
            <w:tcW w:w="2064" w:type="dxa"/>
          </w:tcPr>
          <w:p w14:paraId="1D9E5231" w14:textId="77777777" w:rsidR="003E6880" w:rsidRPr="00616BE8" w:rsidRDefault="003E6880" w:rsidP="00DD2492">
            <w:pPr>
              <w:pStyle w:val="TableParagraph"/>
              <w:ind w:left="67"/>
              <w:rPr>
                <w:bCs/>
                <w:sz w:val="20"/>
              </w:rPr>
            </w:pPr>
            <w:proofErr w:type="gramStart"/>
            <w:r w:rsidRPr="00616BE8">
              <w:rPr>
                <w:bCs/>
                <w:sz w:val="20"/>
              </w:rPr>
              <w:t>Distinction( Applied</w:t>
            </w:r>
            <w:proofErr w:type="gramEnd"/>
            <w:r w:rsidRPr="00616BE8">
              <w:rPr>
                <w:bCs/>
                <w:sz w:val="20"/>
              </w:rPr>
              <w:t xml:space="preserve"> Personal Excellence Path Dissertation. </w:t>
            </w:r>
          </w:p>
          <w:p w14:paraId="5DC3EC34" w14:textId="77777777" w:rsidR="003E6880" w:rsidRPr="00616BE8" w:rsidRDefault="003E6880" w:rsidP="00DD2492">
            <w:pPr>
              <w:pStyle w:val="TableParagraph"/>
              <w:ind w:left="67"/>
              <w:rPr>
                <w:bCs/>
                <w:sz w:val="20"/>
              </w:rPr>
            </w:pPr>
            <w:r w:rsidRPr="00616BE8">
              <w:rPr>
                <w:bCs/>
                <w:sz w:val="20"/>
              </w:rPr>
              <w:t xml:space="preserve">Title: How can </w:t>
            </w:r>
            <w:proofErr w:type="spellStart"/>
            <w:r w:rsidRPr="00616BE8">
              <w:rPr>
                <w:bCs/>
                <w:sz w:val="20"/>
              </w:rPr>
              <w:t>HiAP</w:t>
            </w:r>
            <w:proofErr w:type="spellEnd"/>
            <w:r w:rsidRPr="00616BE8">
              <w:rPr>
                <w:bCs/>
                <w:sz w:val="20"/>
              </w:rPr>
              <w:t xml:space="preserve"> help to reduce obesity by improving the built environment through urban</w:t>
            </w:r>
          </w:p>
          <w:p w14:paraId="40496EE4" w14:textId="77777777" w:rsidR="003E6880" w:rsidRPr="00616BE8" w:rsidRDefault="003E6880" w:rsidP="00DD2492">
            <w:pPr>
              <w:pStyle w:val="TableParagraph"/>
              <w:ind w:left="67"/>
              <w:rPr>
                <w:bCs/>
                <w:sz w:val="20"/>
              </w:rPr>
            </w:pPr>
            <w:r w:rsidRPr="00616BE8">
              <w:rPr>
                <w:bCs/>
                <w:sz w:val="20"/>
              </w:rPr>
              <w:t>planning, in English cities?)</w:t>
            </w:r>
          </w:p>
        </w:tc>
        <w:tc>
          <w:tcPr>
            <w:tcW w:w="2973" w:type="dxa"/>
          </w:tcPr>
          <w:p w14:paraId="5C2FFF29" w14:textId="77777777" w:rsidR="003E6880" w:rsidRPr="00616BE8" w:rsidRDefault="003E6880" w:rsidP="005917CC">
            <w:pPr>
              <w:pStyle w:val="TableParagraph"/>
              <w:ind w:left="67"/>
              <w:rPr>
                <w:bCs/>
                <w:sz w:val="20"/>
              </w:rPr>
            </w:pPr>
            <w:r w:rsidRPr="00616BE8">
              <w:rPr>
                <w:bCs/>
                <w:sz w:val="20"/>
              </w:rPr>
              <w:t>Student</w:t>
            </w:r>
          </w:p>
        </w:tc>
      </w:tr>
      <w:tr w:rsidR="003E6880" w14:paraId="7FE17C5C" w14:textId="77777777">
        <w:trPr>
          <w:trHeight w:val="365"/>
        </w:trPr>
        <w:tc>
          <w:tcPr>
            <w:tcW w:w="2871" w:type="dxa"/>
          </w:tcPr>
          <w:p w14:paraId="58A66D93" w14:textId="77777777" w:rsidR="003E6880" w:rsidRPr="00616BE8" w:rsidRDefault="003E6880" w:rsidP="00530CB5">
            <w:pPr>
              <w:pStyle w:val="TableParagraph"/>
              <w:ind w:left="68"/>
              <w:rPr>
                <w:bCs/>
                <w:sz w:val="20"/>
              </w:rPr>
            </w:pPr>
            <w:r w:rsidRPr="00616BE8">
              <w:rPr>
                <w:bCs/>
                <w:sz w:val="20"/>
              </w:rPr>
              <w:t>05/2017</w:t>
            </w:r>
          </w:p>
        </w:tc>
        <w:tc>
          <w:tcPr>
            <w:tcW w:w="2233" w:type="dxa"/>
          </w:tcPr>
          <w:p w14:paraId="03C6851C" w14:textId="77777777" w:rsidR="003E6880" w:rsidRPr="00616BE8" w:rsidRDefault="003E6880" w:rsidP="00530CB5">
            <w:pPr>
              <w:pStyle w:val="TableParagraph"/>
              <w:ind w:left="68"/>
              <w:rPr>
                <w:bCs/>
                <w:sz w:val="20"/>
              </w:rPr>
            </w:pPr>
            <w:r w:rsidRPr="00616BE8">
              <w:rPr>
                <w:bCs/>
                <w:sz w:val="20"/>
              </w:rPr>
              <w:t xml:space="preserve">Medical </w:t>
            </w:r>
            <w:proofErr w:type="spellStart"/>
            <w:r w:rsidRPr="00616BE8">
              <w:rPr>
                <w:bCs/>
                <w:sz w:val="20"/>
              </w:rPr>
              <w:t>Womens</w:t>
            </w:r>
            <w:proofErr w:type="spellEnd"/>
            <w:r w:rsidRPr="00616BE8">
              <w:rPr>
                <w:bCs/>
                <w:sz w:val="20"/>
              </w:rPr>
              <w:t xml:space="preserve"> Federation </w:t>
            </w:r>
          </w:p>
        </w:tc>
        <w:tc>
          <w:tcPr>
            <w:tcW w:w="2064" w:type="dxa"/>
          </w:tcPr>
          <w:p w14:paraId="71ED3B71" w14:textId="77777777" w:rsidR="003E6880" w:rsidRPr="00616BE8" w:rsidRDefault="003E6880" w:rsidP="00530CB5">
            <w:pPr>
              <w:pStyle w:val="TableParagraph"/>
              <w:ind w:left="67"/>
              <w:rPr>
                <w:bCs/>
                <w:sz w:val="20"/>
              </w:rPr>
            </w:pPr>
            <w:r w:rsidRPr="00616BE8">
              <w:rPr>
                <w:bCs/>
                <w:sz w:val="20"/>
              </w:rPr>
              <w:t>Katherine Branson Essay Prize</w:t>
            </w:r>
          </w:p>
        </w:tc>
        <w:tc>
          <w:tcPr>
            <w:tcW w:w="2973" w:type="dxa"/>
          </w:tcPr>
          <w:p w14:paraId="350E47B3" w14:textId="77777777" w:rsidR="003E6880" w:rsidRPr="00616BE8" w:rsidRDefault="003E6880" w:rsidP="00530CB5">
            <w:pPr>
              <w:pStyle w:val="TableParagraph"/>
              <w:ind w:left="67"/>
              <w:rPr>
                <w:bCs/>
                <w:sz w:val="20"/>
              </w:rPr>
            </w:pPr>
            <w:r w:rsidRPr="00616BE8">
              <w:rPr>
                <w:bCs/>
                <w:sz w:val="20"/>
              </w:rPr>
              <w:t>Sole essay writer</w:t>
            </w:r>
          </w:p>
        </w:tc>
      </w:tr>
      <w:tr w:rsidR="003E6880" w14:paraId="2A934466" w14:textId="77777777">
        <w:trPr>
          <w:trHeight w:val="365"/>
        </w:trPr>
        <w:tc>
          <w:tcPr>
            <w:tcW w:w="2871" w:type="dxa"/>
          </w:tcPr>
          <w:p w14:paraId="086CC991" w14:textId="77777777" w:rsidR="003E6880" w:rsidRPr="00616BE8" w:rsidRDefault="003E6880" w:rsidP="00530CB5">
            <w:pPr>
              <w:pStyle w:val="TableParagraph"/>
              <w:ind w:left="68"/>
              <w:rPr>
                <w:bCs/>
                <w:sz w:val="20"/>
              </w:rPr>
            </w:pPr>
            <w:r w:rsidRPr="00616BE8">
              <w:rPr>
                <w:bCs/>
                <w:sz w:val="20"/>
              </w:rPr>
              <w:t>03/2017</w:t>
            </w:r>
          </w:p>
        </w:tc>
        <w:tc>
          <w:tcPr>
            <w:tcW w:w="2233" w:type="dxa"/>
          </w:tcPr>
          <w:p w14:paraId="507D61C4" w14:textId="77777777" w:rsidR="003E6880" w:rsidRPr="00616BE8" w:rsidRDefault="003E6880" w:rsidP="00530CB5">
            <w:pPr>
              <w:pStyle w:val="TableParagraph"/>
              <w:ind w:left="68"/>
              <w:rPr>
                <w:bCs/>
                <w:sz w:val="20"/>
              </w:rPr>
            </w:pPr>
            <w:r w:rsidRPr="00616BE8">
              <w:rPr>
                <w:bCs/>
                <w:sz w:val="20"/>
              </w:rPr>
              <w:t>The University of Manchester</w:t>
            </w:r>
          </w:p>
        </w:tc>
        <w:tc>
          <w:tcPr>
            <w:tcW w:w="2064" w:type="dxa"/>
          </w:tcPr>
          <w:p w14:paraId="751C8ED7" w14:textId="77777777" w:rsidR="003E6880" w:rsidRPr="00616BE8" w:rsidRDefault="003E6880" w:rsidP="00530CB5">
            <w:pPr>
              <w:pStyle w:val="TableParagraph"/>
              <w:ind w:left="67"/>
              <w:rPr>
                <w:bCs/>
                <w:sz w:val="20"/>
              </w:rPr>
            </w:pPr>
            <w:r w:rsidRPr="00616BE8">
              <w:rPr>
                <w:bCs/>
                <w:sz w:val="20"/>
              </w:rPr>
              <w:t>Distinction (Year 3 OSCE Examinations)</w:t>
            </w:r>
          </w:p>
        </w:tc>
        <w:tc>
          <w:tcPr>
            <w:tcW w:w="2973" w:type="dxa"/>
          </w:tcPr>
          <w:p w14:paraId="63A0CADC" w14:textId="77777777" w:rsidR="003E6880" w:rsidRPr="00616BE8" w:rsidRDefault="003E6880" w:rsidP="00530CB5">
            <w:pPr>
              <w:pStyle w:val="TableParagraph"/>
              <w:ind w:left="67"/>
              <w:rPr>
                <w:bCs/>
                <w:sz w:val="20"/>
              </w:rPr>
            </w:pPr>
            <w:r w:rsidRPr="00616BE8">
              <w:rPr>
                <w:bCs/>
                <w:sz w:val="20"/>
              </w:rPr>
              <w:t>Student</w:t>
            </w:r>
          </w:p>
        </w:tc>
      </w:tr>
    </w:tbl>
    <w:p w14:paraId="6EB3B4CC" w14:textId="77777777" w:rsidR="003E6880" w:rsidRDefault="003E6880">
      <w:pPr>
        <w:pStyle w:val="BodyText"/>
      </w:pPr>
    </w:p>
    <w:p w14:paraId="7F2BFBB4" w14:textId="77777777" w:rsidR="003E6880" w:rsidRDefault="003E6880">
      <w:pPr>
        <w:pStyle w:val="BodyText"/>
      </w:pPr>
    </w:p>
    <w:p w14:paraId="5564237F" w14:textId="77777777" w:rsidR="003E6880" w:rsidRDefault="003E6880">
      <w:pPr>
        <w:pStyle w:val="BodyText"/>
        <w:spacing w:before="70"/>
      </w:pPr>
    </w:p>
    <w:p w14:paraId="7DB2A9C2" w14:textId="77777777" w:rsidR="003E6880" w:rsidRDefault="003E6880">
      <w:pPr>
        <w:pStyle w:val="Heading2"/>
        <w:spacing w:before="1"/>
        <w:ind w:left="284"/>
      </w:pPr>
      <w:r>
        <w:rPr>
          <w:noProof/>
        </w:rPr>
        <mc:AlternateContent>
          <mc:Choice Requires="wps">
            <w:drawing>
              <wp:anchor distT="0" distB="0" distL="0" distR="0" simplePos="0" relativeHeight="251658252" behindDoc="1" locked="0" layoutInCell="1" allowOverlap="1" wp14:anchorId="5CCD65A1" wp14:editId="4EC0A64E">
                <wp:simplePos x="0" y="0"/>
                <wp:positionH relativeFrom="page">
                  <wp:posOffset>362967</wp:posOffset>
                </wp:positionH>
                <wp:positionV relativeFrom="paragraph">
                  <wp:posOffset>-251889</wp:posOffset>
                </wp:positionV>
                <wp:extent cx="6859905" cy="914400"/>
                <wp:effectExtent l="0" t="0" r="0" b="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200000">
                          <a:off x="0" y="0"/>
                          <a:ext cx="6859905" cy="914400"/>
                        </a:xfrm>
                        <a:prstGeom prst="rect">
                          <a:avLst/>
                        </a:prstGeom>
                      </wps:spPr>
                      <wps:txbx>
                        <w:txbxContent>
                          <w:p w14:paraId="72EC7D6A" w14:textId="77777777" w:rsidR="003E6880" w:rsidRDefault="003E6880">
                            <w:pPr>
                              <w:spacing w:line="1440" w:lineRule="exact"/>
                              <w:rPr>
                                <w:b/>
                                <w:sz w:val="144"/>
                              </w:rPr>
                            </w:pPr>
                            <w:r>
                              <w:rPr>
                                <w:b/>
                                <w:color w:val="D3D3D3"/>
                                <w:sz w:val="144"/>
                              </w:rPr>
                              <w:t>Pre-</w:t>
                            </w:r>
                            <w:r>
                              <w:rPr>
                                <w:b/>
                                <w:color w:val="D3D3D3"/>
                                <w:spacing w:val="-2"/>
                                <w:sz w:val="144"/>
                              </w:rPr>
                              <w:t>submission</w:t>
                            </w:r>
                          </w:p>
                        </w:txbxContent>
                      </wps:txbx>
                      <wps:bodyPr wrap="square" lIns="0" tIns="0" rIns="0" bIns="0" rtlCol="0">
                        <a:noAutofit/>
                      </wps:bodyPr>
                    </wps:wsp>
                  </a:graphicData>
                </a:graphic>
              </wp:anchor>
            </w:drawing>
          </mc:Choice>
          <mc:Fallback>
            <w:pict>
              <v:shape w14:anchorId="5CCD65A1" id="Text Box 38" o:spid="_x0000_s1048" type="#_x0000_t202" style="position:absolute;left:0;text-align:left;margin-left:28.6pt;margin-top:-19.85pt;width:540.15pt;height:1in;rotation:-40;z-index:-2516582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" filled="f" stroked="f">
                <v:textbox inset="0,0,0,0">
                  <w:txbxContent>
                    <w:p w14:paraId="72EC7D6A" w14:textId="77777777" w:rsidR="003E6880" w:rsidRDefault="003E6880">
                      <w:pPr>
                        <w:spacing w:line="1440" w:lineRule="exact"/>
                        <w:rPr>
                          <w:b/>
                          <w:sz w:val="144"/>
                        </w:rPr>
                      </w:pPr>
                      <w:r>
                        <w:rPr>
                          <w:b/>
                          <w:color w:val="D3D3D3"/>
                          <w:sz w:val="144"/>
                        </w:rPr>
                        <w:t>Pre-</w:t>
                      </w:r>
                      <w:r>
                        <w:rPr>
                          <w:b/>
                          <w:color w:val="D3D3D3"/>
                          <w:spacing w:val="-2"/>
                          <w:sz w:val="144"/>
                        </w:rPr>
                        <w:t>submission</w:t>
                      </w:r>
                    </w:p>
                  </w:txbxContent>
                </v:textbox>
                <w10:wrap anchorx="page"/>
              </v:shape>
            </w:pict>
          </mc:Fallback>
        </mc:AlternateContent>
      </w:r>
      <w:r>
        <w:t>ORCID</w:t>
      </w:r>
      <w:r>
        <w:rPr>
          <w:spacing w:val="-4"/>
        </w:rPr>
        <w:t xml:space="preserve"> </w:t>
      </w:r>
      <w:proofErr w:type="spellStart"/>
      <w:r>
        <w:rPr>
          <w:spacing w:val="-5"/>
        </w:rPr>
        <w:t>iD</w:t>
      </w:r>
      <w:proofErr w:type="spellEnd"/>
    </w:p>
    <w:p w14:paraId="4A276386" w14:textId="77777777" w:rsidR="003E6880" w:rsidRDefault="00000000">
      <w:pPr>
        <w:sectPr w:rsidR="003E6880" w:rsidSect="00C27A3A">
          <w:pgSz w:w="11910" w:h="16840"/>
          <w:pgMar w:top="1080" w:right="620" w:bottom="680" w:left="660" w:header="716" w:footer="483" w:gutter="0"/>
          <w:cols w:space="720"/>
        </w:sectPr>
      </w:pPr>
      <w:hyperlink r:id="rId18" w:tgtFrame="_blank" w:history="1">
        <w:r w:rsidR="003E6880">
          <w:rPr>
            <w:rStyle w:val="Hyperlink"/>
            <w:color w:val="1155CC"/>
            <w:sz w:val="23"/>
            <w:szCs w:val="23"/>
            <w:shd w:val="clear" w:color="auto" w:fill="FFFFFF"/>
          </w:rPr>
          <w:t>0000-0001-7379-3599</w:t>
        </w:r>
      </w:hyperlink>
    </w:p>
    <w:p w14:paraId="6421E2D2" w14:textId="77777777" w:rsidR="003E6880" w:rsidRDefault="003E6880">
      <w:pPr>
        <w:pStyle w:val="BodyText"/>
        <w:spacing w:before="93"/>
        <w:rPr>
          <w:b/>
        </w:rPr>
      </w:pPr>
      <w:r>
        <w:rPr>
          <w:noProof/>
        </w:rPr>
        <w:lastRenderedPageBreak/>
        <mc:AlternateContent>
          <mc:Choice Requires="wps">
            <w:drawing>
              <wp:anchor distT="0" distB="0" distL="0" distR="0" simplePos="0" relativeHeight="251658253" behindDoc="1" locked="0" layoutInCell="1" allowOverlap="1" wp14:anchorId="4FB8EFDA" wp14:editId="04D65F28">
                <wp:simplePos x="0" y="0"/>
                <wp:positionH relativeFrom="page">
                  <wp:posOffset>362967</wp:posOffset>
                </wp:positionH>
                <wp:positionV relativeFrom="page">
                  <wp:posOffset>4904007</wp:posOffset>
                </wp:positionV>
                <wp:extent cx="6859905" cy="914400"/>
                <wp:effectExtent l="0" t="0" r="0" b="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200000">
                          <a:off x="0" y="0"/>
                          <a:ext cx="6859905" cy="914400"/>
                        </a:xfrm>
                        <a:prstGeom prst="rect">
                          <a:avLst/>
                        </a:prstGeom>
                      </wps:spPr>
                      <wps:txbx>
                        <w:txbxContent>
                          <w:p w14:paraId="75944497" w14:textId="77777777" w:rsidR="003E6880" w:rsidRDefault="003E6880">
                            <w:pPr>
                              <w:spacing w:line="1440" w:lineRule="exact"/>
                              <w:rPr>
                                <w:b/>
                                <w:sz w:val="144"/>
                              </w:rPr>
                            </w:pPr>
                            <w:r>
                              <w:rPr>
                                <w:b/>
                                <w:color w:val="D3D3D3"/>
                                <w:sz w:val="144"/>
                              </w:rPr>
                              <w:t>Pre-</w:t>
                            </w:r>
                            <w:r>
                              <w:rPr>
                                <w:b/>
                                <w:color w:val="D3D3D3"/>
                                <w:spacing w:val="-2"/>
                                <w:sz w:val="144"/>
                              </w:rPr>
                              <w:t>submission</w:t>
                            </w:r>
                          </w:p>
                        </w:txbxContent>
                      </wps:txbx>
                      <wps:bodyPr wrap="square" lIns="0" tIns="0" rIns="0" bIns="0" rtlCol="0">
                        <a:noAutofit/>
                      </wps:bodyPr>
                    </wps:wsp>
                  </a:graphicData>
                </a:graphic>
              </wp:anchor>
            </w:drawing>
          </mc:Choice>
          <mc:Fallback>
            <w:pict>
              <v:shape w14:anchorId="4FB8EFDA" id="Text Box 39" o:spid="_x0000_s1049" type="#_x0000_t202" style="position:absolute;margin-left:28.6pt;margin-top:386.15pt;width:540.15pt;height:1in;rotation:-40;z-index:-25165822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" filled="f" stroked="f">
                <v:textbox inset="0,0,0,0">
                  <w:txbxContent>
                    <w:p w14:paraId="75944497" w14:textId="77777777" w:rsidR="003E6880" w:rsidRDefault="003E6880">
                      <w:pPr>
                        <w:spacing w:line="1440" w:lineRule="exact"/>
                        <w:rPr>
                          <w:b/>
                          <w:sz w:val="144"/>
                        </w:rPr>
                      </w:pPr>
                      <w:r>
                        <w:rPr>
                          <w:b/>
                          <w:color w:val="D3D3D3"/>
                          <w:sz w:val="144"/>
                        </w:rPr>
                        <w:t>Pre-</w:t>
                      </w:r>
                      <w:r>
                        <w:rPr>
                          <w:b/>
                          <w:color w:val="D3D3D3"/>
                          <w:spacing w:val="-2"/>
                          <w:sz w:val="144"/>
                        </w:rPr>
                        <w:t>submission</w:t>
                      </w:r>
                    </w:p>
                  </w:txbxContent>
                </v:textbox>
                <w10:wrap anchorx="page" anchory="page"/>
              </v:shape>
            </w:pict>
          </mc:Fallback>
        </mc:AlternateContent>
      </w:r>
    </w:p>
    <w:p w14:paraId="030775A6" w14:textId="77777777" w:rsidR="003E6880" w:rsidRDefault="003E6880">
      <w:pPr>
        <w:pStyle w:val="BodyText"/>
        <w:ind w:left="100"/>
      </w:pPr>
      <w:r>
        <w:rPr>
          <w:noProof/>
        </w:rPr>
        <mc:AlternateContent>
          <mc:Choice Requires="wps">
            <w:drawing>
              <wp:inline distT="0" distB="0" distL="0" distR="0" wp14:anchorId="2F0D36A8" wp14:editId="28F69C8E">
                <wp:extent cx="6588759" cy="177800"/>
                <wp:effectExtent l="9525" t="0" r="2540" b="3175"/>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8759" cy="177800"/>
                        </a:xfrm>
                        <a:prstGeom prst="rect">
                          <a:avLst/>
                        </a:prstGeom>
                        <a:solidFill>
                          <a:srgbClr val="009DDF"/>
                        </a:solidFill>
                        <a:ln w="6350">
                          <a:solidFill>
                            <a:srgbClr val="000000"/>
                          </a:solidFill>
                          <a:prstDash val="solid"/>
                        </a:ln>
                      </wps:spPr>
                      <wps:txbx>
                        <w:txbxContent>
                          <w:p w14:paraId="54184313" w14:textId="77777777" w:rsidR="003E6880" w:rsidRDefault="003E6880">
                            <w:pPr>
                              <w:tabs>
                                <w:tab w:val="left" w:pos="751"/>
                              </w:tabs>
                              <w:spacing w:before="20"/>
                              <w:ind w:left="108"/>
                              <w:rPr>
                                <w:b/>
                                <w:color w:val="000000"/>
                                <w:sz w:val="20"/>
                              </w:rPr>
                            </w:pPr>
                            <w:bookmarkStart w:id="12" w:name="3._Applicant_Research_Background"/>
                            <w:bookmarkStart w:id="13" w:name="_bookmark2"/>
                            <w:bookmarkEnd w:id="12"/>
                            <w:bookmarkEnd w:id="13"/>
                            <w:r>
                              <w:rPr>
                                <w:b/>
                                <w:color w:val="FFFFFF"/>
                                <w:spacing w:val="-5"/>
                                <w:sz w:val="20"/>
                              </w:rPr>
                              <w:t>3.</w:t>
                            </w:r>
                            <w:r>
                              <w:rPr>
                                <w:b/>
                                <w:color w:val="FFFFFF"/>
                                <w:sz w:val="20"/>
                              </w:rPr>
                              <w:tab/>
                              <w:t>Applicant</w:t>
                            </w:r>
                            <w:r>
                              <w:rPr>
                                <w:b/>
                                <w:color w:val="FFFFFF"/>
                                <w:spacing w:val="-4"/>
                                <w:sz w:val="20"/>
                              </w:rPr>
                              <w:t xml:space="preserve"> </w:t>
                            </w:r>
                            <w:r>
                              <w:rPr>
                                <w:b/>
                                <w:color w:val="FFFFFF"/>
                                <w:sz w:val="20"/>
                              </w:rPr>
                              <w:t>Research</w:t>
                            </w:r>
                            <w:r>
                              <w:rPr>
                                <w:b/>
                                <w:color w:val="FFFFFF"/>
                                <w:spacing w:val="-3"/>
                                <w:sz w:val="20"/>
                              </w:rPr>
                              <w:t xml:space="preserve"> </w:t>
                            </w:r>
                            <w:r>
                              <w:rPr>
                                <w:b/>
                                <w:color w:val="FFFFFF"/>
                                <w:spacing w:val="-2"/>
                                <w:sz w:val="20"/>
                              </w:rPr>
                              <w:t>Background</w:t>
                            </w:r>
                          </w:p>
                        </w:txbxContent>
                      </wps:txbx>
                      <wps:bodyPr wrap="square" lIns="0" tIns="0" rIns="0" bIns="0" rtlCol="0">
                        <a:noAutofit/>
                      </wps:bodyPr>
                    </wps:wsp>
                  </a:graphicData>
                </a:graphic>
              </wp:inline>
            </w:drawing>
          </mc:Choice>
          <mc:Fallback>
            <w:pict>
              <v:shape w14:anchorId="2F0D36A8" id="Text Box 40" o:spid="_x0000_s1050" type="#_x0000_t202" style="width:518.8pt;height: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" fillcolor="#009ddf" strokeweight=".5pt">
                <v:path arrowok="t"/>
                <v:textbox inset="0,0,0,0">
                  <w:txbxContent>
                    <w:p w14:paraId="54184313" w14:textId="77777777" w:rsidR="003E6880" w:rsidRDefault="003E6880">
                      <w:pPr>
                        <w:tabs>
                          <w:tab w:val="left" w:pos="751"/>
                        </w:tabs>
                        <w:spacing w:before="20"/>
                        <w:ind w:left="108"/>
                        <w:rPr>
                          <w:b/>
                          <w:color w:val="000000"/>
                          <w:sz w:val="20"/>
                        </w:rPr>
                      </w:pPr>
                      <w:bookmarkStart w:id="14" w:name="3._Applicant_Research_Background"/>
                      <w:bookmarkStart w:id="15" w:name="_bookmark2"/>
                      <w:bookmarkEnd w:id="14"/>
                      <w:bookmarkEnd w:id="15"/>
                      <w:r>
                        <w:rPr>
                          <w:b/>
                          <w:color w:val="FFFFFF"/>
                          <w:spacing w:val="-5"/>
                          <w:sz w:val="20"/>
                        </w:rPr>
                        <w:t>3.</w:t>
                      </w:r>
                      <w:r>
                        <w:rPr>
                          <w:b/>
                          <w:color w:val="FFFFFF"/>
                          <w:sz w:val="20"/>
                        </w:rPr>
                        <w:tab/>
                        <w:t>Applicant</w:t>
                      </w:r>
                      <w:r>
                        <w:rPr>
                          <w:b/>
                          <w:color w:val="FFFFFF"/>
                          <w:spacing w:val="-4"/>
                          <w:sz w:val="20"/>
                        </w:rPr>
                        <w:t xml:space="preserve"> </w:t>
                      </w:r>
                      <w:r>
                        <w:rPr>
                          <w:b/>
                          <w:color w:val="FFFFFF"/>
                          <w:sz w:val="20"/>
                        </w:rPr>
                        <w:t>Research</w:t>
                      </w:r>
                      <w:r>
                        <w:rPr>
                          <w:b/>
                          <w:color w:val="FFFFFF"/>
                          <w:spacing w:val="-3"/>
                          <w:sz w:val="20"/>
                        </w:rPr>
                        <w:t xml:space="preserve"> </w:t>
                      </w:r>
                      <w:r>
                        <w:rPr>
                          <w:b/>
                          <w:color w:val="FFFFFF"/>
                          <w:spacing w:val="-2"/>
                          <w:sz w:val="20"/>
                        </w:rPr>
                        <w:t>Background</w:t>
                      </w:r>
                    </w:p>
                  </w:txbxContent>
                </v:textbox>
                <w10:anchorlock/>
              </v:shape>
            </w:pict>
          </mc:Fallback>
        </mc:AlternateContent>
      </w:r>
    </w:p>
    <w:p w14:paraId="50390F3C" w14:textId="77777777" w:rsidR="003E6880" w:rsidRDefault="003E6880">
      <w:pPr>
        <w:pStyle w:val="BodyText"/>
        <w:spacing w:before="8"/>
        <w:rPr>
          <w:b/>
          <w:sz w:val="15"/>
        </w:rPr>
      </w:pPr>
      <w:r>
        <w:rPr>
          <w:noProof/>
        </w:rPr>
        <mc:AlternateContent>
          <mc:Choice Requires="wpg">
            <w:drawing>
              <wp:anchor distT="0" distB="0" distL="0" distR="0" simplePos="0" relativeHeight="251658260" behindDoc="1" locked="0" layoutInCell="1" allowOverlap="1" wp14:anchorId="17E0BF0B" wp14:editId="240DB91A">
                <wp:simplePos x="0" y="0"/>
                <wp:positionH relativeFrom="page">
                  <wp:posOffset>558482</wp:posOffset>
                </wp:positionH>
                <wp:positionV relativeFrom="paragraph">
                  <wp:posOffset>130162</wp:posOffset>
                </wp:positionV>
                <wp:extent cx="6539865" cy="39751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397510"/>
                          <a:chOff x="0" y="0"/>
                          <a:chExt cx="6539865" cy="397510"/>
                        </a:xfrm>
                      </wpg:grpSpPr>
                      <wps:wsp>
                        <wps:cNvPr id="42" name="Textbox 42"/>
                        <wps:cNvSpPr txBox="1"/>
                        <wps:spPr>
                          <a:xfrm>
                            <a:off x="1519237" y="4762"/>
                            <a:ext cx="5015865" cy="387985"/>
                          </a:xfrm>
                          <a:prstGeom prst="rect">
                            <a:avLst/>
                          </a:prstGeom>
                          <a:ln w="9525">
                            <a:solidFill>
                              <a:srgbClr val="000000"/>
                            </a:solidFill>
                            <a:prstDash val="solid"/>
                          </a:ln>
                        </wps:spPr>
                        <wps:txbx>
                          <w:txbxContent>
                            <w:p w14:paraId="41D2113C" w14:textId="77777777" w:rsidR="003E6880" w:rsidRDefault="003E6880">
                              <w:pPr>
                                <w:spacing w:before="183"/>
                                <w:ind w:left="60"/>
                                <w:rPr>
                                  <w:sz w:val="20"/>
                                </w:rPr>
                              </w:pPr>
                              <w:r>
                                <w:rPr>
                                  <w:spacing w:val="-2"/>
                                  <w:sz w:val="20"/>
                                </w:rPr>
                                <w:t xml:space="preserve">Medically Qualified </w:t>
                              </w:r>
                            </w:p>
                          </w:txbxContent>
                        </wps:txbx>
                        <wps:bodyPr wrap="square" lIns="0" tIns="0" rIns="0" bIns="0" rtlCol="0">
                          <a:noAutofit/>
                        </wps:bodyPr>
                      </wps:wsp>
                      <wps:wsp>
                        <wps:cNvPr id="43" name="Textbox 43"/>
                        <wps:cNvSpPr txBox="1"/>
                        <wps:spPr>
                          <a:xfrm>
                            <a:off x="4762" y="4762"/>
                            <a:ext cx="1514475" cy="387985"/>
                          </a:xfrm>
                          <a:prstGeom prst="rect">
                            <a:avLst/>
                          </a:prstGeom>
                          <a:ln w="9525">
                            <a:solidFill>
                              <a:srgbClr val="000000"/>
                            </a:solidFill>
                            <a:prstDash val="solid"/>
                          </a:ln>
                        </wps:spPr>
                        <wps:txbx>
                          <w:txbxContent>
                            <w:p w14:paraId="32EC02C4" w14:textId="77777777" w:rsidR="003E6880" w:rsidRDefault="003E6880">
                              <w:pPr>
                                <w:spacing w:before="68"/>
                                <w:ind w:left="60" w:right="124"/>
                                <w:rPr>
                                  <w:b/>
                                  <w:sz w:val="20"/>
                                </w:rPr>
                              </w:pPr>
                              <w:r>
                                <w:rPr>
                                  <w:b/>
                                  <w:spacing w:val="-2"/>
                                  <w:sz w:val="20"/>
                                </w:rPr>
                                <w:t>Professional Background</w:t>
                              </w:r>
                            </w:p>
                          </w:txbxContent>
                        </wps:txbx>
                        <wps:bodyPr wrap="square" lIns="0" tIns="0" rIns="0" bIns="0" rtlCol="0">
                          <a:noAutofit/>
                        </wps:bodyPr>
                      </wps:wsp>
                    </wpg:wgp>
                  </a:graphicData>
                </a:graphic>
              </wp:anchor>
            </w:drawing>
          </mc:Choice>
          <mc:Fallback>
            <w:pict>
              <v:group w14:anchorId="17E0BF0B" id="Group 41" o:spid="_x0000_s1051" style="position:absolute;margin-left:43.95pt;margin-top:10.25pt;width:514.95pt;height:31.3pt;z-index:-251658220;mso-wrap-distance-left:0;mso-wrap-distance-right:0;mso-position-horizontal-relative:page;mso-position-vertical-relative:text" coordsize="65398,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">
                <v:shape id="Textbox 42" o:spid="_x0000_s1052" type="#_x0000_t202" style="position:absolute;left:15192;top:47;width:50159;height:3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" filled="f">
                  <v:textbox inset="0,0,0,0">
                    <w:txbxContent>
                      <w:p w14:paraId="41D2113C" w14:textId="77777777" w:rsidR="003E6880" w:rsidRDefault="003E6880">
                        <w:pPr>
                          <w:spacing w:before="183"/>
                          <w:ind w:left="60"/>
                          <w:rPr>
                            <w:sz w:val="20"/>
                          </w:rPr>
                        </w:pPr>
                        <w:r>
                          <w:rPr>
                            <w:spacing w:val="-2"/>
                            <w:sz w:val="20"/>
                          </w:rPr>
                          <w:t xml:space="preserve">Medically Qualified </w:t>
                        </w:r>
                      </w:p>
                    </w:txbxContent>
                  </v:textbox>
                </v:shape>
                <v:shape id="Textbox 43" o:spid="_x0000_s1053" type="#_x0000_t202" style="position:absolute;left:47;top:47;width:15145;height:3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" filled="f">
                  <v:textbox inset="0,0,0,0">
                    <w:txbxContent>
                      <w:p w14:paraId="32EC02C4" w14:textId="77777777" w:rsidR="003E6880" w:rsidRDefault="003E6880">
                        <w:pPr>
                          <w:spacing w:before="68"/>
                          <w:ind w:left="60" w:right="124"/>
                          <w:rPr>
                            <w:b/>
                            <w:sz w:val="20"/>
                          </w:rPr>
                        </w:pPr>
                        <w:r>
                          <w:rPr>
                            <w:b/>
                            <w:spacing w:val="-2"/>
                            <w:sz w:val="20"/>
                          </w:rPr>
                          <w:t>Professional Background</w:t>
                        </w:r>
                      </w:p>
                    </w:txbxContent>
                  </v:textbox>
                </v:shape>
                <w10:wrap type="topAndBottom" anchorx="page"/>
              </v:group>
            </w:pict>
          </mc:Fallback>
        </mc:AlternateContent>
      </w:r>
    </w:p>
    <w:p w14:paraId="380A57E7" w14:textId="77777777" w:rsidR="003E6880" w:rsidRDefault="003E6880">
      <w:pPr>
        <w:pStyle w:val="BodyText"/>
        <w:spacing w:before="25"/>
        <w:rPr>
          <w:b/>
        </w:rPr>
      </w:pPr>
    </w:p>
    <w:tbl>
      <w:tblPr>
        <w:tblStyle w:val="TableGrid"/>
        <w:tblW w:w="0" w:type="auto"/>
        <w:tblInd w:w="392" w:type="dxa"/>
        <w:tblLook w:val="04A0" w:firstRow="1" w:lastRow="0" w:firstColumn="1" w:lastColumn="0" w:noHBand="0" w:noVBand="1"/>
      </w:tblPr>
      <w:tblGrid>
        <w:gridCol w:w="10206"/>
      </w:tblGrid>
      <w:tr w:rsidR="003E6880" w14:paraId="0FC22CCD" w14:textId="77777777" w:rsidTr="002B70DF">
        <w:tc>
          <w:tcPr>
            <w:tcW w:w="10206" w:type="dxa"/>
          </w:tcPr>
          <w:p w14:paraId="7FDB00FF" w14:textId="77777777" w:rsidR="003E6880" w:rsidRDefault="003E6880">
            <w:pPr>
              <w:pStyle w:val="BodyText"/>
              <w:spacing w:before="25"/>
              <w:rPr>
                <w:b/>
              </w:rPr>
            </w:pPr>
            <w:r>
              <w:rPr>
                <w:b/>
              </w:rPr>
              <w:t xml:space="preserve">Please describe your research career to date (max words </w:t>
            </w:r>
            <w:commentRangeStart w:id="16"/>
            <w:r>
              <w:rPr>
                <w:b/>
              </w:rPr>
              <w:t>1000</w:t>
            </w:r>
            <w:commentRangeEnd w:id="16"/>
            <w:r>
              <w:rPr>
                <w:rStyle w:val="CommentReference"/>
              </w:rPr>
              <w:commentReference w:id="16"/>
            </w:r>
            <w:r>
              <w:rPr>
                <w:b/>
              </w:rPr>
              <w:t>)</w:t>
            </w:r>
          </w:p>
        </w:tc>
      </w:tr>
      <w:tr w:rsidR="003E6880" w14:paraId="17450EBA" w14:textId="77777777" w:rsidTr="002B70DF">
        <w:tc>
          <w:tcPr>
            <w:tcW w:w="10206" w:type="dxa"/>
          </w:tcPr>
          <w:p w14:paraId="3439D70C" w14:textId="367D2AFD" w:rsidR="00AA38DD" w:rsidRDefault="00AA38DD" w:rsidP="00AA38DD">
            <w:commentRangeStart w:id="17"/>
            <w:commentRangeStart w:id="18"/>
            <w:r>
              <w:t xml:space="preserve">Although I have a </w:t>
            </w:r>
            <w:r w:rsidR="00CF65E0">
              <w:t xml:space="preserve">limited </w:t>
            </w:r>
            <w:r>
              <w:t xml:space="preserve">track record of research publications, </w:t>
            </w:r>
            <w:commentRangeEnd w:id="17"/>
            <w:r w:rsidR="00305FFE">
              <w:rPr>
                <w:rStyle w:val="CommentReference"/>
              </w:rPr>
              <w:commentReference w:id="17"/>
            </w:r>
            <w:commentRangeEnd w:id="18"/>
            <w:r w:rsidR="00125573">
              <w:rPr>
                <w:rStyle w:val="CommentReference"/>
              </w:rPr>
              <w:commentReference w:id="18"/>
            </w:r>
            <w:r>
              <w:t xml:space="preserve">it is complemented by extensive </w:t>
            </w:r>
            <w:commentRangeStart w:id="19"/>
            <w:r>
              <w:t>patient</w:t>
            </w:r>
            <w:commentRangeEnd w:id="19"/>
            <w:r w:rsidR="008408A4">
              <w:rPr>
                <w:rStyle w:val="CommentReference"/>
              </w:rPr>
              <w:commentReference w:id="19"/>
            </w:r>
            <w:r>
              <w:t xml:space="preserve"> engagement and involvement throughout my career.  In the last 3 years, this has started to translate into co-developing my own research projects and this fellowship application with patients and care workers.  </w:t>
            </w:r>
          </w:p>
          <w:p w14:paraId="24C03B58" w14:textId="77777777" w:rsidR="00011979" w:rsidRPr="00B62C7D" w:rsidRDefault="00011979" w:rsidP="00AA38DD"/>
          <w:p w14:paraId="29FBAC85" w14:textId="77777777" w:rsidR="00AA38DD" w:rsidRDefault="00AA38DD" w:rsidP="00AA38DD">
            <w:pPr>
              <w:rPr>
                <w:bCs/>
              </w:rPr>
            </w:pPr>
            <w:r>
              <w:t xml:space="preserve">At medical school I was a member of the Doubleday Centre for Patient Experience, who work to enhance medical education by involving patients and the public. In 2020 I was the first award winner of the Doubleday Student Award and subsequently the youngest nominated trustee for the charity. In 2021, moved by the experiences of my patients and addressing the communication challenges between healthcare professionals (HCPs) and patients posed by masks, I started </w:t>
            </w:r>
            <w:r>
              <w:rPr>
                <w:bCs/>
              </w:rPr>
              <w:t>a national social media campaign</w:t>
            </w:r>
            <w:r>
              <w:t xml:space="preserve"> </w:t>
            </w:r>
            <w:r>
              <w:rPr>
                <w:bCs/>
              </w:rPr>
              <w:t xml:space="preserve">#thesmilebehindthemask with the Doubleday Centre. HCPs and healthcare students across the country took part and the campaign was highly commended for the </w:t>
            </w:r>
            <w:r w:rsidRPr="00616BE8">
              <w:rPr>
                <w:bCs/>
              </w:rPr>
              <w:t xml:space="preserve">Outstanding public engagement initiative (national/international) </w:t>
            </w:r>
            <w:r>
              <w:rPr>
                <w:bCs/>
              </w:rPr>
              <w:t xml:space="preserve">and winner of the </w:t>
            </w:r>
            <w:r w:rsidRPr="00616BE8">
              <w:rPr>
                <w:bCs/>
              </w:rPr>
              <w:t>Patient and Public Involvement and Engagement Award</w:t>
            </w:r>
            <w:r>
              <w:rPr>
                <w:bCs/>
              </w:rPr>
              <w:t xml:space="preserve"> from the University of Manchester. I continue to work with the Doubleday </w:t>
            </w:r>
            <w:proofErr w:type="gramStart"/>
            <w:r>
              <w:rPr>
                <w:bCs/>
              </w:rPr>
              <w:t>Centre;</w:t>
            </w:r>
            <w:proofErr w:type="gramEnd"/>
            <w:r>
              <w:rPr>
                <w:bCs/>
              </w:rPr>
              <w:t xml:space="preserve"> including being a judge for the Royal Society of Medicine (RSM) annual essay competition, presenting at the RSM and </w:t>
            </w:r>
            <w:commentRangeStart w:id="20"/>
            <w:r>
              <w:rPr>
                <w:bCs/>
              </w:rPr>
              <w:t xml:space="preserve">GMC </w:t>
            </w:r>
            <w:commentRangeEnd w:id="20"/>
            <w:r w:rsidR="008408A4">
              <w:rPr>
                <w:rStyle w:val="CommentReference"/>
              </w:rPr>
              <w:commentReference w:id="20"/>
            </w:r>
            <w:r>
              <w:rPr>
                <w:bCs/>
              </w:rPr>
              <w:t>events and working with the Doubleday Medical Schools Collaboration in updating GMC guidance around involving patients in medical education.</w:t>
            </w:r>
          </w:p>
          <w:p w14:paraId="1C187303" w14:textId="77777777" w:rsidR="00011979" w:rsidRDefault="00011979" w:rsidP="00AA38DD">
            <w:pPr>
              <w:rPr>
                <w:bCs/>
              </w:rPr>
            </w:pPr>
          </w:p>
          <w:p w14:paraId="371636E5" w14:textId="4498B024" w:rsidR="00AA38DD" w:rsidRDefault="00AA38DD" w:rsidP="00AA38DD">
            <w:pPr>
              <w:rPr>
                <w:bCs/>
              </w:rPr>
            </w:pPr>
            <w:r>
              <w:rPr>
                <w:bCs/>
              </w:rPr>
              <w:t xml:space="preserve">During medical school, I intercalated in a </w:t>
            </w:r>
            <w:proofErr w:type="spellStart"/>
            <w:proofErr w:type="gramStart"/>
            <w:r>
              <w:rPr>
                <w:bCs/>
              </w:rPr>
              <w:t>Masters</w:t>
            </w:r>
            <w:proofErr w:type="spellEnd"/>
            <w:r>
              <w:rPr>
                <w:bCs/>
              </w:rPr>
              <w:t xml:space="preserve"> in Public Health</w:t>
            </w:r>
            <w:proofErr w:type="gramEnd"/>
            <w:r>
              <w:rPr>
                <w:bCs/>
              </w:rPr>
              <w:t>, I was awarded Distinction and completed modules in qualitative research methods, systematic reviews</w:t>
            </w:r>
            <w:r w:rsidR="008408A4">
              <w:rPr>
                <w:bCs/>
              </w:rPr>
              <w:t>,</w:t>
            </w:r>
            <w:r>
              <w:rPr>
                <w:bCs/>
              </w:rPr>
              <w:t xml:space="preserve"> and guideline development and implementation. </w:t>
            </w:r>
            <w:r w:rsidR="004874BA">
              <w:rPr>
                <w:bCs/>
              </w:rPr>
              <w:t xml:space="preserve">Based on </w:t>
            </w:r>
            <w:r w:rsidR="004D6539">
              <w:rPr>
                <w:bCs/>
              </w:rPr>
              <w:t xml:space="preserve">my previous </w:t>
            </w:r>
            <w:r w:rsidR="00491D32">
              <w:rPr>
                <w:bCs/>
              </w:rPr>
              <w:t>work as a public health intern</w:t>
            </w:r>
            <w:r w:rsidR="004D6539">
              <w:rPr>
                <w:bCs/>
              </w:rPr>
              <w:t xml:space="preserve"> </w:t>
            </w:r>
            <w:r w:rsidR="00491D32">
              <w:rPr>
                <w:bCs/>
              </w:rPr>
              <w:t xml:space="preserve">at Sport England I was </w:t>
            </w:r>
            <w:r w:rsidR="008013B1">
              <w:rPr>
                <w:bCs/>
              </w:rPr>
              <w:t>approached</w:t>
            </w:r>
            <w:r w:rsidR="00491D32">
              <w:rPr>
                <w:bCs/>
              </w:rPr>
              <w:t xml:space="preserve"> by </w:t>
            </w:r>
            <w:r w:rsidR="005E67B8">
              <w:rPr>
                <w:bCs/>
              </w:rPr>
              <w:t xml:space="preserve">the National Lead for Adult Health and Wellbeing </w:t>
            </w:r>
            <w:commentRangeStart w:id="21"/>
            <w:commentRangeStart w:id="22"/>
            <w:commentRangeStart w:id="23"/>
            <w:r>
              <w:rPr>
                <w:bCs/>
              </w:rPr>
              <w:t>to</w:t>
            </w:r>
            <w:r w:rsidR="00851B05">
              <w:rPr>
                <w:bCs/>
              </w:rPr>
              <w:t xml:space="preserve"> work part-time at Public Health England to</w:t>
            </w:r>
            <w:r>
              <w:rPr>
                <w:bCs/>
              </w:rPr>
              <w:t xml:space="preserve"> lead research </w:t>
            </w:r>
            <w:r w:rsidR="00851B05">
              <w:rPr>
                <w:bCs/>
              </w:rPr>
              <w:t>on</w:t>
            </w:r>
            <w:r>
              <w:rPr>
                <w:bCs/>
              </w:rPr>
              <w:t xml:space="preserve"> men’s sexual health and completed this research through a cross-sectional survey</w:t>
            </w:r>
            <w:commentRangeEnd w:id="21"/>
            <w:r w:rsidR="00305FFE">
              <w:rPr>
                <w:rStyle w:val="CommentReference"/>
              </w:rPr>
              <w:commentReference w:id="21"/>
            </w:r>
            <w:commentRangeEnd w:id="22"/>
            <w:r w:rsidR="005D0A96">
              <w:rPr>
                <w:rStyle w:val="CommentReference"/>
              </w:rPr>
              <w:commentReference w:id="22"/>
            </w:r>
            <w:commentRangeEnd w:id="23"/>
            <w:r w:rsidR="00D232C5">
              <w:rPr>
                <w:rStyle w:val="CommentReference"/>
              </w:rPr>
              <w:commentReference w:id="23"/>
            </w:r>
            <w:r>
              <w:rPr>
                <w:bCs/>
              </w:rPr>
              <w:t xml:space="preserve">. I engaged with stakeholders such as the </w:t>
            </w:r>
            <w:r w:rsidRPr="00F0122F">
              <w:rPr>
                <w:bCs/>
              </w:rPr>
              <w:t>Men’s Health Forum and the Race Equality Foundation</w:t>
            </w:r>
            <w:r>
              <w:rPr>
                <w:bCs/>
              </w:rPr>
              <w:t>,</w:t>
            </w:r>
            <w:r w:rsidRPr="00F0122F">
              <w:rPr>
                <w:bCs/>
              </w:rPr>
              <w:t xml:space="preserve"> </w:t>
            </w:r>
            <w:r>
              <w:rPr>
                <w:bCs/>
              </w:rPr>
              <w:t xml:space="preserve">I designed and tested the survey and through this national online survey collected data from over 3000 people. I </w:t>
            </w:r>
            <w:proofErr w:type="spellStart"/>
            <w:r>
              <w:rPr>
                <w:bCs/>
              </w:rPr>
              <w:t>analysed</w:t>
            </w:r>
            <w:proofErr w:type="spellEnd"/>
            <w:r>
              <w:rPr>
                <w:bCs/>
              </w:rPr>
              <w:t xml:space="preserve"> some </w:t>
            </w:r>
            <w:ins w:id="24" w:author="Carol Ann Fawkes" w:date="2024-05-15T10:15:00Z" w16du:dateUtc="2024-05-15T09:15:00Z">
              <w:r w:rsidR="008408A4">
                <w:rPr>
                  <w:bCs/>
                </w:rPr>
                <w:t xml:space="preserve">of </w:t>
              </w:r>
            </w:ins>
            <w:r>
              <w:rPr>
                <w:bCs/>
              </w:rPr>
              <w:t xml:space="preserve">this data as part of my dissertation, exploring men’s attitude to health information and exploring health </w:t>
            </w:r>
            <w:commentRangeStart w:id="25"/>
            <w:commentRangeStart w:id="26"/>
            <w:r>
              <w:rPr>
                <w:bCs/>
              </w:rPr>
              <w:t>literacy</w:t>
            </w:r>
            <w:commentRangeEnd w:id="25"/>
            <w:r>
              <w:rPr>
                <w:rStyle w:val="CommentReference"/>
              </w:rPr>
              <w:commentReference w:id="25"/>
            </w:r>
            <w:commentRangeEnd w:id="26"/>
            <w:r>
              <w:rPr>
                <w:rStyle w:val="CommentReference"/>
              </w:rPr>
              <w:commentReference w:id="26"/>
            </w:r>
            <w:r>
              <w:rPr>
                <w:bCs/>
              </w:rPr>
              <w:t>.</w:t>
            </w:r>
          </w:p>
          <w:p w14:paraId="4E1F08E5" w14:textId="77777777" w:rsidR="00011979" w:rsidRDefault="00011979" w:rsidP="00AA38DD">
            <w:pPr>
              <w:rPr>
                <w:bCs/>
              </w:rPr>
            </w:pPr>
          </w:p>
          <w:p w14:paraId="6A44BB17" w14:textId="257BBC3C" w:rsidR="00AA38DD" w:rsidRDefault="00AA38DD" w:rsidP="00AA38DD">
            <w:r>
              <w:t xml:space="preserve">A </w:t>
            </w:r>
            <w:r w:rsidR="0062403B">
              <w:t>key</w:t>
            </w:r>
            <w:commentRangeStart w:id="27"/>
            <w:r>
              <w:t xml:space="preserve"> point </w:t>
            </w:r>
            <w:commentRangeEnd w:id="27"/>
            <w:r w:rsidR="00305FFE">
              <w:rPr>
                <w:rStyle w:val="CommentReference"/>
              </w:rPr>
              <w:commentReference w:id="27"/>
            </w:r>
            <w:r>
              <w:t xml:space="preserve">in my career was during the pandemic, as a first-year doctor, when I met a patient with late-stage cancer. Whilst there were multiple complex elements to his story, he clearly had low health </w:t>
            </w:r>
            <w:proofErr w:type="gramStart"/>
            <w:r>
              <w:t>literacy</w:t>
            </w:r>
            <w:proofErr w:type="gramEnd"/>
            <w:r>
              <w:t xml:space="preserve"> and this impacted his ability to be part of shared-decision making. This meant it was hard to build a holistic care plan and he sadly died in hospital without his family. </w:t>
            </w:r>
          </w:p>
          <w:p w14:paraId="34E8D3C8" w14:textId="77777777" w:rsidR="00011979" w:rsidRDefault="00011979" w:rsidP="00AA38DD"/>
          <w:p w14:paraId="69CA61A1" w14:textId="1FEE8AE3" w:rsidR="00AA38DD" w:rsidRDefault="00AA38DD" w:rsidP="00AA38DD">
            <w:r>
              <w:t xml:space="preserve">After reflection and reading, I wondered how good </w:t>
            </w:r>
            <w:proofErr w:type="gramStart"/>
            <w:r>
              <w:t>are HCPs at</w:t>
            </w:r>
            <w:proofErr w:type="gramEnd"/>
            <w:r>
              <w:t xml:space="preserve"> identifying a patient’s health literacy as this will </w:t>
            </w:r>
            <w:del w:id="28" w:author="Carol Ann Fawkes" w:date="2024-05-15T10:16:00Z" w16du:dateUtc="2024-05-15T09:16:00Z">
              <w:r w:rsidDel="00E61996">
                <w:delText>e</w:delText>
              </w:r>
            </w:del>
            <w:ins w:id="29" w:author="Carol Ann Fawkes" w:date="2024-05-15T10:16:00Z" w16du:dateUtc="2024-05-15T09:16:00Z">
              <w:r w:rsidR="00E61996">
                <w:t>a</w:t>
              </w:r>
            </w:ins>
            <w:r>
              <w:t xml:space="preserve">ffect communication and how we support shared-decision making. I found that the literature was sparse with a US-focus, so I started my first self-generated research </w:t>
            </w:r>
            <w:commentRangeStart w:id="30"/>
            <w:r>
              <w:t>project</w:t>
            </w:r>
            <w:commentRangeEnd w:id="30"/>
            <w:r w:rsidR="00305FFE">
              <w:rPr>
                <w:rStyle w:val="CommentReference"/>
              </w:rPr>
              <w:commentReference w:id="30"/>
            </w:r>
            <w:r w:rsidR="00D46B9B">
              <w:t xml:space="preserve"> looking at the accuracy of </w:t>
            </w:r>
            <w:proofErr w:type="spellStart"/>
            <w:r w:rsidR="00D46B9B">
              <w:t>HCPs’</w:t>
            </w:r>
            <w:proofErr w:type="spellEnd"/>
            <w:r w:rsidR="00D46B9B">
              <w:t xml:space="preserve"> estimations of their patients’ health literacy</w:t>
            </w:r>
            <w:r>
              <w:t xml:space="preserve">. I sought appropriate support from my consultant and became principal investigator for the study. Over three years in my spare time whilst training as a junior doctor, I consulted with patients at the hospital, wrote the protocol and ethics application and recruited and led a small research team of 7 medical students and </w:t>
            </w:r>
            <w:r w:rsidR="00B073A8">
              <w:t>an SHO</w:t>
            </w:r>
            <w:r>
              <w:t xml:space="preserve"> to collect the data. This</w:t>
            </w:r>
            <w:del w:id="31" w:author="Carol Ann Fawkes" w:date="2024-05-15T10:17:00Z" w16du:dateUtc="2024-05-15T09:17:00Z">
              <w:r w:rsidDel="00E61996">
                <w:delText>,</w:delText>
              </w:r>
            </w:del>
            <w:r>
              <w:t xml:space="preserve"> was a cross-sectional survey study which aimed to measure and compare patients’ levels of health literacy and numeracy to </w:t>
            </w:r>
            <w:proofErr w:type="spellStart"/>
            <w:r>
              <w:t>HCPs’</w:t>
            </w:r>
            <w:proofErr w:type="spellEnd"/>
            <w:r>
              <w:t xml:space="preserve"> estimations. The study found that HCPs correctly estimated patients’ health literacy 55.5% of the time and patients’ health numeracy correctly only 15.9% of the time. The study also found that 83.8% of patients</w:t>
            </w:r>
            <w:del w:id="32" w:author="Carol Ann Fawkes" w:date="2024-05-15T10:18:00Z" w16du:dateUtc="2024-05-15T09:18:00Z">
              <w:r w:rsidDel="00E61996">
                <w:delText>’</w:delText>
              </w:r>
            </w:del>
            <w:r>
              <w:t xml:space="preserve"> struggled to use a food label.  </w:t>
            </w:r>
          </w:p>
          <w:p w14:paraId="73AC5D69" w14:textId="77777777" w:rsidR="000153DD" w:rsidRDefault="00AA38DD" w:rsidP="00AA38DD">
            <w:r w:rsidRPr="00F5790D">
              <w:t xml:space="preserve">The findings have been disseminated in a range of </w:t>
            </w:r>
            <w:commentRangeStart w:id="33"/>
            <w:r w:rsidRPr="00F5790D">
              <w:t>ways including</w:t>
            </w:r>
            <w:r w:rsidR="000153DD">
              <w:t>:</w:t>
            </w:r>
          </w:p>
          <w:p w14:paraId="79AA0C48" w14:textId="77777777" w:rsidR="00EF7CFA" w:rsidRDefault="007D40DF" w:rsidP="00AA38DD">
            <w:pPr>
              <w:pStyle w:val="ListParagraph"/>
              <w:numPr>
                <w:ilvl w:val="0"/>
                <w:numId w:val="36"/>
              </w:numPr>
            </w:pPr>
            <w:r>
              <w:t xml:space="preserve">Presenting at the </w:t>
            </w:r>
            <w:r w:rsidRPr="00EF7CFA">
              <w:t>12th Congress of the International Federation for the Surgery of Obesity and Metabolic Disorders – European Chapter</w:t>
            </w:r>
            <w:r w:rsidR="00EF7CFA" w:rsidRPr="00EF7CFA">
              <w:t xml:space="preserve"> 2024</w:t>
            </w:r>
            <w:r w:rsidR="00EF7CFA">
              <w:t>.</w:t>
            </w:r>
          </w:p>
          <w:p w14:paraId="7267E171" w14:textId="0CA71A05" w:rsidR="00A4352B" w:rsidRDefault="00A4352B" w:rsidP="00AA38DD">
            <w:pPr>
              <w:pStyle w:val="ListParagraph"/>
              <w:numPr>
                <w:ilvl w:val="0"/>
                <w:numId w:val="36"/>
              </w:numPr>
            </w:pPr>
            <w:r>
              <w:t>P</w:t>
            </w:r>
            <w:r w:rsidR="00AA38DD" w:rsidRPr="00F5790D">
              <w:t>resenting at the Grand Round</w:t>
            </w:r>
            <w:r>
              <w:t xml:space="preserve"> at the study site</w:t>
            </w:r>
            <w:r w:rsidR="0081104D">
              <w:t>.</w:t>
            </w:r>
          </w:p>
          <w:p w14:paraId="09FECA27" w14:textId="77777777" w:rsidR="00FD55C7" w:rsidRDefault="00A4352B" w:rsidP="00AA38DD">
            <w:pPr>
              <w:pStyle w:val="ListParagraph"/>
              <w:numPr>
                <w:ilvl w:val="0"/>
                <w:numId w:val="36"/>
              </w:numPr>
            </w:pPr>
            <w:r>
              <w:t>Presenting</w:t>
            </w:r>
            <w:r w:rsidR="00AA38DD" w:rsidRPr="00F5790D">
              <w:t xml:space="preserve"> </w:t>
            </w:r>
            <w:r>
              <w:t>at</w:t>
            </w:r>
            <w:r w:rsidR="00AA38DD" w:rsidRPr="00F5790D">
              <w:t xml:space="preserve"> a division board meeting which has </w:t>
            </w:r>
            <w:proofErr w:type="gramStart"/>
            <w:r w:rsidR="00AA38DD" w:rsidRPr="00F5790D">
              <w:t>led</w:t>
            </w:r>
            <w:proofErr w:type="gramEnd"/>
            <w:r w:rsidR="00AA38DD" w:rsidRPr="00F5790D">
              <w:t xml:space="preserve"> a new </w:t>
            </w:r>
            <w:proofErr w:type="spellStart"/>
            <w:r w:rsidR="00AA38DD" w:rsidRPr="00F5790D">
              <w:t>programme</w:t>
            </w:r>
            <w:proofErr w:type="spellEnd"/>
            <w:r w:rsidR="00AA38DD" w:rsidRPr="00F5790D">
              <w:t xml:space="preserve"> of work being planned to look at the health literacy and numeracy level of appointment letters and patient information sheets</w:t>
            </w:r>
            <w:r w:rsidR="00AA38DD">
              <w:t xml:space="preserve"> in the Trust</w:t>
            </w:r>
            <w:r w:rsidR="00AA38DD" w:rsidRPr="00F5790D">
              <w:t>.</w:t>
            </w:r>
            <w:r w:rsidR="00AA38DD">
              <w:t xml:space="preserve"> </w:t>
            </w:r>
          </w:p>
          <w:p w14:paraId="19DEE770" w14:textId="77777777" w:rsidR="00FD55C7" w:rsidRPr="00FD55C7" w:rsidRDefault="00AA38DD" w:rsidP="00AA38DD">
            <w:pPr>
              <w:pStyle w:val="ListParagraph"/>
              <w:numPr>
                <w:ilvl w:val="0"/>
                <w:numId w:val="36"/>
              </w:numPr>
            </w:pPr>
            <w:r w:rsidRPr="00964D90">
              <w:lastRenderedPageBreak/>
              <w:t xml:space="preserve">The results will be integrated into the trust’s mandatory training of new AHPs around health literacy. </w:t>
            </w:r>
          </w:p>
          <w:p w14:paraId="14105C7F" w14:textId="1A8FCE02" w:rsidR="00AA38DD" w:rsidRPr="00EF7CFA" w:rsidRDefault="00AA38DD" w:rsidP="00AA38DD">
            <w:pPr>
              <w:pStyle w:val="ListParagraph"/>
              <w:numPr>
                <w:ilvl w:val="0"/>
                <w:numId w:val="36"/>
              </w:numPr>
            </w:pPr>
            <w:r w:rsidRPr="00EF7CFA">
              <w:rPr>
                <w:i/>
                <w:iCs/>
              </w:rPr>
              <w:t>I have also been invited to share the results in June with a national community of practice of clinical librarians.</w:t>
            </w:r>
            <w:commentRangeEnd w:id="33"/>
            <w:r w:rsidR="00D8738F">
              <w:rPr>
                <w:rStyle w:val="CommentReference"/>
              </w:rPr>
              <w:commentReference w:id="33"/>
            </w:r>
          </w:p>
          <w:p w14:paraId="7E441240" w14:textId="77777777" w:rsidR="00B87330" w:rsidRPr="00A24536" w:rsidRDefault="00B87330" w:rsidP="00AA38DD">
            <w:pPr>
              <w:rPr>
                <w:i/>
                <w:iCs/>
              </w:rPr>
            </w:pPr>
          </w:p>
          <w:p w14:paraId="52B9230B" w14:textId="2886089E" w:rsidR="00AA38DD" w:rsidRDefault="00AA38DD" w:rsidP="00AA38DD">
            <w:r>
              <w:t xml:space="preserve">This experience made me </w:t>
            </w:r>
            <w:proofErr w:type="spellStart"/>
            <w:r>
              <w:t>realise</w:t>
            </w:r>
            <w:proofErr w:type="spellEnd"/>
            <w:r>
              <w:t xml:space="preserve"> that I was interested in pursuing a </w:t>
            </w:r>
            <w:proofErr w:type="gramStart"/>
            <w:r>
              <w:t>PhD</w:t>
            </w:r>
            <w:proofErr w:type="gramEnd"/>
            <w:r>
              <w:t xml:space="preserve"> so I applied for a Public Health </w:t>
            </w:r>
            <w:commentRangeStart w:id="34"/>
            <w:r>
              <w:t>ACF</w:t>
            </w:r>
            <w:commentRangeEnd w:id="34"/>
            <w:r w:rsidR="00E61996">
              <w:rPr>
                <w:rStyle w:val="CommentReference"/>
              </w:rPr>
              <w:commentReference w:id="34"/>
            </w:r>
            <w:r>
              <w:t xml:space="preserve">. I used the ACF period to learn R to </w:t>
            </w:r>
            <w:proofErr w:type="spellStart"/>
            <w:r>
              <w:t>analyse</w:t>
            </w:r>
            <w:proofErr w:type="spellEnd"/>
            <w:r>
              <w:t xml:space="preserve"> the data</w:t>
            </w:r>
            <w:r w:rsidR="00D8738F">
              <w:t>, write up the results</w:t>
            </w:r>
            <w:r>
              <w:t xml:space="preserve"> and disseminate my </w:t>
            </w:r>
            <w:proofErr w:type="gramStart"/>
            <w:r>
              <w:t>findings</w:t>
            </w:r>
            <w:r w:rsidR="00D8738F">
              <w:t xml:space="preserve">, </w:t>
            </w:r>
            <w:r>
              <w:t xml:space="preserve"> and</w:t>
            </w:r>
            <w:proofErr w:type="gramEnd"/>
            <w:r>
              <w:t xml:space="preserve"> to learn more about health literacy and gain experience of working in academia. I have been able to build a cross-disciplinary network of academics to support the work that I have proposed in my fellowship. I have also taken up other opportunities including teaching </w:t>
            </w:r>
            <w:del w:id="35" w:author="Carol Ann Fawkes" w:date="2024-05-15T10:19:00Z" w16du:dateUtc="2024-05-15T09:19:00Z">
              <w:r w:rsidDel="00E61996">
                <w:delText>m</w:delText>
              </w:r>
            </w:del>
            <w:proofErr w:type="gramStart"/>
            <w:ins w:id="36" w:author="Carol Ann Fawkes" w:date="2024-05-15T10:19:00Z" w16du:dateUtc="2024-05-15T09:19:00Z">
              <w:r w:rsidR="00E61996">
                <w:t>M</w:t>
              </w:r>
            </w:ins>
            <w:r>
              <w:t>aster’s</w:t>
            </w:r>
            <w:proofErr w:type="gramEnd"/>
            <w:r>
              <w:t xml:space="preserve"> students in public health data science and have been appointed as a visiting lecture in the public health research methods and epidemiology module. I have supported the </w:t>
            </w:r>
            <w:proofErr w:type="spellStart"/>
            <w:r>
              <w:t>organisation</w:t>
            </w:r>
            <w:proofErr w:type="spellEnd"/>
            <w:r>
              <w:t xml:space="preserve"> of the annual London public health registrar conference and was a judge for abstract submissions for the Institute for Health Advancement’s international</w:t>
            </w:r>
            <w:r w:rsidRPr="001B01E6">
              <w:t xml:space="preserve"> Annual Health Literacy Conference</w:t>
            </w:r>
            <w:r>
              <w:t xml:space="preserve">. Integrating myself with a range of clinical academics has also led to me supporting a medical student completing a health literacy project looking at outpatient letters for a myeloma clinic and a funded research project looking at health literacy and ‘did not attends’ with </w:t>
            </w:r>
            <w:commentRangeStart w:id="37"/>
            <w:proofErr w:type="spellStart"/>
            <w:r>
              <w:t>Moorfields</w:t>
            </w:r>
            <w:commentRangeEnd w:id="37"/>
            <w:proofErr w:type="spellEnd"/>
            <w:r w:rsidR="00086CA2">
              <w:rPr>
                <w:rStyle w:val="CommentReference"/>
              </w:rPr>
              <w:commentReference w:id="37"/>
            </w:r>
            <w:r>
              <w:t>.</w:t>
            </w:r>
          </w:p>
          <w:p w14:paraId="002DDAF7" w14:textId="77777777" w:rsidR="00531D7C" w:rsidRDefault="00531D7C" w:rsidP="00AA38DD"/>
          <w:p w14:paraId="23822B99" w14:textId="77777777" w:rsidR="00AA38DD" w:rsidRDefault="00AA38DD" w:rsidP="00AA38DD">
            <w:r>
              <w:t>Inspiration for PhD</w:t>
            </w:r>
          </w:p>
          <w:p w14:paraId="53CF54D0" w14:textId="1FDA3F2D" w:rsidR="00AA38DD" w:rsidRPr="007611F8" w:rsidRDefault="00AA38DD" w:rsidP="00AA38DD">
            <w:pPr>
              <w:rPr>
                <w:bCs/>
              </w:rPr>
            </w:pPr>
            <w:r>
              <w:t xml:space="preserve">My fellowship application is inspired by a patient who was being supported by a care worker. This experience highlighted a gap </w:t>
            </w:r>
            <w:r w:rsidR="008D455F">
              <w:t xml:space="preserve">in the support and training that care workers receive </w:t>
            </w:r>
            <w:r w:rsidR="0039218B">
              <w:t xml:space="preserve">relating to the medical needs of their service users. </w:t>
            </w:r>
            <w:r w:rsidR="00363589">
              <w:t xml:space="preserve">In researching the </w:t>
            </w:r>
            <w:r w:rsidR="000D7A36">
              <w:t>area,</w:t>
            </w:r>
            <w:r w:rsidR="00363589">
              <w:t xml:space="preserve"> I have been surprised by the paucity of literature looking at </w:t>
            </w:r>
            <w:r w:rsidR="00AF0D74">
              <w:t xml:space="preserve">health literacy in care workers </w:t>
            </w:r>
            <w:r w:rsidR="00030E7C">
              <w:t xml:space="preserve">and the impact this has on </w:t>
            </w:r>
            <w:r w:rsidR="000D7A36">
              <w:t>service user</w:t>
            </w:r>
            <w:r w:rsidR="00030E7C">
              <w:t xml:space="preserve"> health</w:t>
            </w:r>
            <w:r>
              <w:t xml:space="preserve">. </w:t>
            </w:r>
            <w:r w:rsidR="00082CB2">
              <w:t xml:space="preserve">Further, </w:t>
            </w:r>
            <w:r w:rsidR="00E71100">
              <w:t xml:space="preserve">given my background in PPI </w:t>
            </w:r>
            <w:r>
              <w:t xml:space="preserve">It is important to me that I give voice to </w:t>
            </w:r>
            <w:commentRangeStart w:id="38"/>
            <w:r>
              <w:t>both</w:t>
            </w:r>
            <w:r w:rsidR="00D8738F">
              <w:t xml:space="preserve"> carers </w:t>
            </w:r>
            <w:commentRangeEnd w:id="38"/>
            <w:r w:rsidR="00086CA2">
              <w:rPr>
                <w:rStyle w:val="CommentReference"/>
              </w:rPr>
              <w:commentReference w:id="38"/>
            </w:r>
            <w:r w:rsidR="00D8738F">
              <w:t xml:space="preserve">and </w:t>
            </w:r>
            <w:commentRangeStart w:id="39"/>
            <w:r w:rsidR="00D8738F">
              <w:t>residents</w:t>
            </w:r>
            <w:commentRangeEnd w:id="39"/>
            <w:r w:rsidR="00086CA2">
              <w:rPr>
                <w:rStyle w:val="CommentReference"/>
              </w:rPr>
              <w:commentReference w:id="39"/>
            </w:r>
            <w:r>
              <w:t xml:space="preserve">, not just as participants in the PhD but in </w:t>
            </w:r>
            <w:commentRangeStart w:id="40"/>
            <w:commentRangeStart w:id="41"/>
            <w:commentRangeStart w:id="42"/>
            <w:r>
              <w:t>s</w:t>
            </w:r>
            <w:r w:rsidR="008758B6">
              <w:t>haping the project.</w:t>
            </w:r>
            <w:commentRangeEnd w:id="40"/>
            <w:r w:rsidR="00620158">
              <w:rPr>
                <w:rStyle w:val="CommentReference"/>
              </w:rPr>
              <w:commentReference w:id="40"/>
            </w:r>
            <w:commentRangeEnd w:id="41"/>
            <w:r w:rsidR="00BB50F9">
              <w:rPr>
                <w:rStyle w:val="CommentReference"/>
              </w:rPr>
              <w:commentReference w:id="41"/>
            </w:r>
            <w:commentRangeEnd w:id="42"/>
            <w:r w:rsidR="00BB50F9">
              <w:rPr>
                <w:rStyle w:val="CommentReference"/>
              </w:rPr>
              <w:commentReference w:id="42"/>
            </w:r>
            <w:r>
              <w:t>. To develop this proposal, I spent 2 weeks shadowing care workers at Nightingale Hammerson care home</w:t>
            </w:r>
            <w:r w:rsidR="00620158">
              <w:t xml:space="preserve"> in London</w:t>
            </w:r>
            <w:r>
              <w:t xml:space="preserve">. I worked early, late and night shifts, supported with care and chatted with residents and care workers to hear where they felt further research was warranted in relation to health literacy. This PhD question comes directly from care workers and its aims best described in their words </w:t>
            </w:r>
            <w:r w:rsidRPr="007611F8">
              <w:rPr>
                <w:b/>
                <w:bCs/>
              </w:rPr>
              <w:t>“If you have a good discharge note that will give you good continual care” – Senior HCA</w:t>
            </w:r>
          </w:p>
          <w:p w14:paraId="7FA83A4A" w14:textId="77777777" w:rsidR="00531D7C" w:rsidRDefault="00531D7C" w:rsidP="00AA38DD">
            <w:pPr>
              <w:rPr>
                <w:bCs/>
              </w:rPr>
            </w:pPr>
          </w:p>
          <w:p w14:paraId="53F58D4C" w14:textId="7A35DE90" w:rsidR="00AA38DD" w:rsidRDefault="00AA38DD" w:rsidP="00AA38DD">
            <w:pPr>
              <w:rPr>
                <w:bCs/>
              </w:rPr>
            </w:pPr>
            <w:r>
              <w:rPr>
                <w:bCs/>
              </w:rPr>
              <w:t>Impact of the fellowship</w:t>
            </w:r>
          </w:p>
          <w:p w14:paraId="0E3A7F5E" w14:textId="3DBC70B7" w:rsidR="00AA38DD" w:rsidRDefault="00AA38DD" w:rsidP="00AA38DD">
            <w:pPr>
              <w:rPr>
                <w:bCs/>
              </w:rPr>
            </w:pPr>
            <w:r>
              <w:rPr>
                <w:bCs/>
              </w:rPr>
              <w:t xml:space="preserve">This fellowship will provide an opportunity to build </w:t>
            </w:r>
            <w:proofErr w:type="gramStart"/>
            <w:r>
              <w:rPr>
                <w:bCs/>
              </w:rPr>
              <w:t>the</w:t>
            </w:r>
            <w:proofErr w:type="gramEnd"/>
            <w:r>
              <w:rPr>
                <w:bCs/>
              </w:rPr>
              <w:t xml:space="preserve"> broad range of skills to continue a career in research, particularly around health literacy and patient experience. This fellowship will allow me to </w:t>
            </w:r>
            <w:commentRangeStart w:id="43"/>
            <w:r>
              <w:rPr>
                <w:bCs/>
              </w:rPr>
              <w:t xml:space="preserve">build-on and </w:t>
            </w:r>
            <w:commentRangeEnd w:id="43"/>
            <w:r w:rsidR="00086CA2">
              <w:rPr>
                <w:rStyle w:val="CommentReference"/>
              </w:rPr>
              <w:commentReference w:id="43"/>
            </w:r>
            <w:r>
              <w:rPr>
                <w:bCs/>
              </w:rPr>
              <w:t>develop new skills in qualitative research which is vital to build evidence in these areas.</w:t>
            </w:r>
            <w:del w:id="44" w:author="Carol Ann Fawkes" w:date="2024-05-15T10:28:00Z" w16du:dateUtc="2024-05-15T09:28:00Z">
              <w:r w:rsidDel="00086CA2">
                <w:rPr>
                  <w:bCs/>
                </w:rPr>
                <w:delText>.</w:delText>
              </w:r>
            </w:del>
            <w:r>
              <w:rPr>
                <w:bCs/>
              </w:rPr>
              <w:t xml:space="preserve"> My PhD will also include elements of </w:t>
            </w:r>
            <w:commentRangeStart w:id="45"/>
            <w:r>
              <w:rPr>
                <w:bCs/>
              </w:rPr>
              <w:t>AI</w:t>
            </w:r>
            <w:commentRangeEnd w:id="45"/>
            <w:r w:rsidR="00086CA2">
              <w:rPr>
                <w:rStyle w:val="CommentReference"/>
              </w:rPr>
              <w:commentReference w:id="45"/>
            </w:r>
            <w:r>
              <w:rPr>
                <w:bCs/>
              </w:rPr>
              <w:t xml:space="preserve"> and I am excited both to stretch myself into a new area of expertise and experience the challenges and opportunities associated with working in an area that is new and rapidly evolving. Interacting with social care and </w:t>
            </w:r>
            <w:del w:id="46" w:author="Carol Ann Fawkes" w:date="2024-05-15T10:29:00Z" w16du:dateUtc="2024-05-15T09:29:00Z">
              <w:r w:rsidDel="00086CA2">
                <w:rPr>
                  <w:bCs/>
                </w:rPr>
                <w:delText xml:space="preserve">the </w:delText>
              </w:r>
            </w:del>
            <w:r>
              <w:rPr>
                <w:bCs/>
              </w:rPr>
              <w:t xml:space="preserve">working at the interface between health and social care will be an invaluable experience and will also help me discern where my place in academia sits and how I might use these experiences to support better understanding and cohesion between the two areas both in research and policy. </w:t>
            </w:r>
          </w:p>
          <w:p w14:paraId="43EA86E0" w14:textId="77777777" w:rsidR="003E6880" w:rsidRPr="00F927B4" w:rsidRDefault="003E6880" w:rsidP="00DF3C7E">
            <w:pPr>
              <w:pStyle w:val="BodyText"/>
              <w:spacing w:before="25"/>
              <w:rPr>
                <w:bCs/>
              </w:rPr>
            </w:pPr>
          </w:p>
        </w:tc>
      </w:tr>
    </w:tbl>
    <w:p w14:paraId="4F52B6C2" w14:textId="77777777" w:rsidR="003E6880" w:rsidRDefault="003E6880">
      <w:pPr>
        <w:pStyle w:val="BodyText"/>
        <w:spacing w:before="25"/>
        <w:rPr>
          <w:b/>
        </w:rPr>
      </w:pPr>
    </w:p>
    <w:p w14:paraId="333A0B5E" w14:textId="77777777" w:rsidR="003E6880" w:rsidRDefault="003E6880">
      <w:pPr>
        <w:pStyle w:val="BodyText"/>
        <w:spacing w:before="25"/>
        <w:rPr>
          <w:b/>
        </w:rPr>
      </w:pPr>
    </w:p>
    <w:p w14:paraId="54D2D549" w14:textId="77777777" w:rsidR="003E6880" w:rsidRDefault="003E6880">
      <w:pPr>
        <w:pStyle w:val="BodyText"/>
        <w:spacing w:before="25"/>
        <w:rPr>
          <w:b/>
        </w:rPr>
      </w:pPr>
    </w:p>
    <w:p w14:paraId="374D3DF1" w14:textId="77777777" w:rsidR="003E6880" w:rsidRDefault="003E6880">
      <w:pPr>
        <w:pStyle w:val="BodyText"/>
        <w:spacing w:before="25"/>
        <w:rPr>
          <w:b/>
        </w:rPr>
      </w:pPr>
    </w:p>
    <w:p w14:paraId="294E1A06" w14:textId="77777777" w:rsidR="003E6880" w:rsidRDefault="003E6880">
      <w:pPr>
        <w:pStyle w:val="BodyText"/>
        <w:spacing w:before="25"/>
        <w:rPr>
          <w:b/>
        </w:rPr>
      </w:pPr>
    </w:p>
    <w:p w14:paraId="344918FE" w14:textId="77777777" w:rsidR="003E6880" w:rsidRDefault="003E6880">
      <w:pPr>
        <w:pStyle w:val="BodyText"/>
        <w:spacing w:before="25"/>
        <w:rPr>
          <w:b/>
        </w:rPr>
      </w:pPr>
    </w:p>
    <w:p w14:paraId="7350A6AE" w14:textId="77777777" w:rsidR="003E6880" w:rsidRDefault="003E6880">
      <w:pPr>
        <w:pStyle w:val="BodyText"/>
        <w:spacing w:before="25"/>
        <w:rPr>
          <w:b/>
        </w:rPr>
      </w:pPr>
    </w:p>
    <w:p w14:paraId="78175C51" w14:textId="77777777" w:rsidR="003E6880" w:rsidRDefault="003E6880">
      <w:pPr>
        <w:pStyle w:val="BodyText"/>
        <w:spacing w:before="25"/>
        <w:rPr>
          <w:b/>
        </w:rPr>
      </w:pPr>
    </w:p>
    <w:p w14:paraId="333D7A0D" w14:textId="77777777" w:rsidR="003E6880" w:rsidRDefault="003E6880">
      <w:pPr>
        <w:pStyle w:val="BodyText"/>
        <w:spacing w:before="25"/>
        <w:rPr>
          <w:b/>
        </w:rPr>
      </w:pPr>
    </w:p>
    <w:p w14:paraId="58800A7B" w14:textId="77777777" w:rsidR="003E6880" w:rsidRDefault="003E6880">
      <w:pPr>
        <w:pStyle w:val="BodyText"/>
        <w:spacing w:before="25"/>
        <w:rPr>
          <w:b/>
        </w:rPr>
      </w:pPr>
    </w:p>
    <w:p w14:paraId="431EEEA5" w14:textId="77777777" w:rsidR="003E6880" w:rsidRDefault="003E6880">
      <w:pPr>
        <w:pStyle w:val="BodyText"/>
        <w:spacing w:before="25"/>
        <w:rPr>
          <w:b/>
        </w:rPr>
      </w:pPr>
    </w:p>
    <w:p w14:paraId="14B6013E" w14:textId="77777777" w:rsidR="003E6880" w:rsidRDefault="003E6880">
      <w:pPr>
        <w:pStyle w:val="BodyText"/>
        <w:spacing w:before="25"/>
        <w:rPr>
          <w:b/>
        </w:rPr>
      </w:pPr>
    </w:p>
    <w:p w14:paraId="255A5E13" w14:textId="77777777" w:rsidR="003E6880" w:rsidRDefault="003E6880">
      <w:pPr>
        <w:pStyle w:val="BodyText"/>
        <w:spacing w:before="25"/>
        <w:rPr>
          <w:b/>
        </w:rPr>
      </w:pPr>
    </w:p>
    <w:p w14:paraId="16D7BB5F" w14:textId="77777777" w:rsidR="003E6880" w:rsidRDefault="003E6880">
      <w:pPr>
        <w:pStyle w:val="BodyText"/>
        <w:spacing w:before="25"/>
        <w:rPr>
          <w:b/>
        </w:rPr>
      </w:pPr>
    </w:p>
    <w:p w14:paraId="6D3BF563" w14:textId="77777777" w:rsidR="003E6880" w:rsidRDefault="003E6880">
      <w:pPr>
        <w:pStyle w:val="BodyText"/>
        <w:spacing w:before="25"/>
        <w:rPr>
          <w:b/>
        </w:rPr>
      </w:pPr>
    </w:p>
    <w:p w14:paraId="3041DAEA" w14:textId="77777777" w:rsidR="003E6880" w:rsidRDefault="003E6880">
      <w:pPr>
        <w:pStyle w:val="BodyText"/>
        <w:spacing w:before="25"/>
        <w:rPr>
          <w:b/>
        </w:rPr>
      </w:pPr>
    </w:p>
    <w:p w14:paraId="697817E6" w14:textId="77777777" w:rsidR="003E6880" w:rsidRDefault="003E6880">
      <w:pPr>
        <w:pStyle w:val="BodyText"/>
        <w:spacing w:before="25"/>
        <w:rPr>
          <w:b/>
        </w:rPr>
      </w:pPr>
    </w:p>
    <w:p w14:paraId="3F39CB0A" w14:textId="77777777" w:rsidR="003E6880" w:rsidRDefault="003E6880">
      <w:pPr>
        <w:pStyle w:val="BodyText"/>
        <w:spacing w:before="25"/>
        <w:rPr>
          <w:b/>
        </w:rPr>
      </w:pPr>
    </w:p>
    <w:p w14:paraId="272F1B79" w14:textId="77777777" w:rsidR="003E6880" w:rsidRDefault="003E6880">
      <w:pPr>
        <w:pStyle w:val="BodyText"/>
        <w:spacing w:before="25"/>
        <w:rPr>
          <w:b/>
        </w:rPr>
      </w:pPr>
    </w:p>
    <w:p w14:paraId="553DA674" w14:textId="77777777" w:rsidR="003E6880" w:rsidRDefault="003E6880">
      <w:pPr>
        <w:pStyle w:val="BodyText"/>
        <w:spacing w:before="25"/>
        <w:rPr>
          <w:b/>
        </w:rPr>
      </w:pPr>
    </w:p>
    <w:p w14:paraId="3927A481" w14:textId="77777777" w:rsidR="003E6880" w:rsidRDefault="003E6880">
      <w:pPr>
        <w:pStyle w:val="BodyText"/>
        <w:spacing w:before="25"/>
        <w:rPr>
          <w:b/>
        </w:rPr>
      </w:pPr>
    </w:p>
    <w:p w14:paraId="40DEC613" w14:textId="77777777" w:rsidR="003E6880" w:rsidRDefault="003E6880">
      <w:pPr>
        <w:pStyle w:val="BodyText"/>
        <w:spacing w:before="25"/>
        <w:rPr>
          <w:b/>
        </w:rPr>
      </w:pPr>
    </w:p>
    <w:p w14:paraId="3D619F3E" w14:textId="77777777" w:rsidR="003E6880" w:rsidRDefault="003E6880">
      <w:pPr>
        <w:pStyle w:val="BodyText"/>
        <w:spacing w:before="25"/>
        <w:rPr>
          <w:b/>
        </w:rPr>
      </w:pPr>
    </w:p>
    <w:p w14:paraId="6526ED48" w14:textId="77777777" w:rsidR="003E6880" w:rsidRDefault="003E6880">
      <w:pPr>
        <w:pStyle w:val="BodyText"/>
        <w:spacing w:before="25"/>
        <w:rPr>
          <w:b/>
        </w:rPr>
      </w:pPr>
    </w:p>
    <w:p w14:paraId="2169C23E" w14:textId="77777777" w:rsidR="003E6880" w:rsidRDefault="003E6880">
      <w:pPr>
        <w:pStyle w:val="BodyText"/>
        <w:spacing w:before="25"/>
        <w:rPr>
          <w:b/>
        </w:rPr>
      </w:pPr>
    </w:p>
    <w:p w14:paraId="714D8B41" w14:textId="77777777" w:rsidR="003E6880" w:rsidRDefault="003E6880">
      <w:pPr>
        <w:pStyle w:val="BodyText"/>
        <w:spacing w:before="25"/>
        <w:rPr>
          <w:b/>
        </w:rPr>
      </w:pPr>
    </w:p>
    <w:p w14:paraId="46E4286F" w14:textId="77777777" w:rsidR="003E6880" w:rsidRDefault="003E6880">
      <w:pPr>
        <w:pStyle w:val="BodyText"/>
        <w:spacing w:before="25"/>
        <w:rPr>
          <w:b/>
        </w:rPr>
      </w:pPr>
    </w:p>
    <w:p w14:paraId="39F012DA" w14:textId="77777777" w:rsidR="003E6880" w:rsidRDefault="003E6880">
      <w:pPr>
        <w:pStyle w:val="BodyText"/>
        <w:spacing w:before="25"/>
        <w:rPr>
          <w:b/>
        </w:rPr>
      </w:pPr>
    </w:p>
    <w:p w14:paraId="4A0FF795" w14:textId="77777777" w:rsidR="003E6880" w:rsidRDefault="003E6880">
      <w:pPr>
        <w:pStyle w:val="BodyText"/>
        <w:spacing w:before="25"/>
        <w:rPr>
          <w:b/>
        </w:rPr>
      </w:pPr>
    </w:p>
    <w:p w14:paraId="6199E66B" w14:textId="77777777" w:rsidR="003E6880" w:rsidRDefault="003E6880">
      <w:pPr>
        <w:pStyle w:val="BodyText"/>
        <w:spacing w:before="25"/>
        <w:rPr>
          <w:b/>
        </w:rPr>
      </w:pPr>
    </w:p>
    <w:p w14:paraId="68298829" w14:textId="77777777" w:rsidR="003E6880" w:rsidRDefault="003E6880">
      <w:pPr>
        <w:pStyle w:val="BodyText"/>
        <w:spacing w:before="25"/>
        <w:rPr>
          <w:b/>
        </w:rPr>
      </w:pPr>
    </w:p>
    <w:p w14:paraId="1C597F50" w14:textId="77777777" w:rsidR="003E6880" w:rsidRDefault="003E6880">
      <w:pPr>
        <w:pStyle w:val="BodyText"/>
        <w:spacing w:before="25"/>
        <w:rPr>
          <w:b/>
        </w:rPr>
      </w:pPr>
    </w:p>
    <w:p w14:paraId="3075E18D" w14:textId="77777777" w:rsidR="003E6880" w:rsidRDefault="003E6880">
      <w:pPr>
        <w:pStyle w:val="BodyText"/>
        <w:spacing w:before="25"/>
        <w:rPr>
          <w:b/>
        </w:rPr>
      </w:pPr>
    </w:p>
    <w:p w14:paraId="355AAE9F" w14:textId="77777777" w:rsidR="003E6880" w:rsidRDefault="003E6880">
      <w:pPr>
        <w:pStyle w:val="BodyText"/>
        <w:spacing w:before="25"/>
        <w:rPr>
          <w:b/>
        </w:rPr>
      </w:pPr>
    </w:p>
    <w:p w14:paraId="72E9DFC7" w14:textId="77777777" w:rsidR="003E6880" w:rsidRDefault="003E6880">
      <w:pPr>
        <w:pStyle w:val="BodyText"/>
        <w:spacing w:before="25"/>
        <w:rPr>
          <w:b/>
        </w:rPr>
      </w:pPr>
    </w:p>
    <w:p w14:paraId="113AC337" w14:textId="77777777" w:rsidR="003E6880" w:rsidRDefault="003E6880">
      <w:pPr>
        <w:pStyle w:val="BodyText"/>
        <w:spacing w:before="25"/>
        <w:rPr>
          <w:b/>
        </w:rPr>
      </w:pPr>
    </w:p>
    <w:p w14:paraId="165FDA71" w14:textId="77777777" w:rsidR="003E6880" w:rsidRDefault="003E6880">
      <w:pPr>
        <w:pStyle w:val="BodyText"/>
        <w:spacing w:before="25"/>
        <w:rPr>
          <w:b/>
        </w:rPr>
      </w:pPr>
      <w:r>
        <w:rPr>
          <w:noProof/>
        </w:rPr>
        <mc:AlternateContent>
          <mc:Choice Requires="wpg">
            <w:drawing>
              <wp:anchor distT="0" distB="0" distL="0" distR="0" simplePos="0" relativeHeight="251658251" behindDoc="1" locked="0" layoutInCell="1" allowOverlap="1" wp14:anchorId="3D82E573" wp14:editId="61A93FCC">
                <wp:simplePos x="0" y="0"/>
                <wp:positionH relativeFrom="page">
                  <wp:posOffset>534311</wp:posOffset>
                </wp:positionH>
                <wp:positionV relativeFrom="paragraph">
                  <wp:posOffset>1868529</wp:posOffset>
                </wp:positionV>
                <wp:extent cx="6539865" cy="3308985"/>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3308985"/>
                          <a:chOff x="0" y="0"/>
                          <a:chExt cx="6539865" cy="3308985"/>
                        </a:xfrm>
                      </wpg:grpSpPr>
                      <wps:wsp>
                        <wps:cNvPr id="54" name="Graphic 54"/>
                        <wps:cNvSpPr/>
                        <wps:spPr>
                          <a:xfrm>
                            <a:off x="0" y="9525"/>
                            <a:ext cx="6539865" cy="3295015"/>
                          </a:xfrm>
                          <a:custGeom>
                            <a:avLst/>
                            <a:gdLst/>
                            <a:ahLst/>
                            <a:cxnLst/>
                            <a:rect l="l" t="t" r="r" b="b"/>
                            <a:pathLst>
                              <a:path w="6539865" h="3295015">
                                <a:moveTo>
                                  <a:pt x="4762" y="0"/>
                                </a:moveTo>
                                <a:lnTo>
                                  <a:pt x="4762" y="3289630"/>
                                </a:lnTo>
                              </a:path>
                              <a:path w="6539865" h="3295015">
                                <a:moveTo>
                                  <a:pt x="6535102" y="0"/>
                                </a:moveTo>
                                <a:lnTo>
                                  <a:pt x="6535102" y="3289630"/>
                                </a:lnTo>
                              </a:path>
                              <a:path w="6539865" h="3295015">
                                <a:moveTo>
                                  <a:pt x="9525" y="3046107"/>
                                </a:moveTo>
                                <a:lnTo>
                                  <a:pt x="6530340" y="3046107"/>
                                </a:lnTo>
                              </a:path>
                              <a:path w="6539865" h="3295015">
                                <a:moveTo>
                                  <a:pt x="0" y="3294392"/>
                                </a:moveTo>
                                <a:lnTo>
                                  <a:pt x="6539865" y="3294392"/>
                                </a:lnTo>
                              </a:path>
                            </a:pathLst>
                          </a:custGeom>
                          <a:ln w="9525">
                            <a:solidFill>
                              <a:srgbClr val="000000"/>
                            </a:solidFill>
                            <a:prstDash val="solid"/>
                          </a:ln>
                        </wps:spPr>
                        <wps:bodyPr wrap="square" lIns="0" tIns="0" rIns="0" bIns="0" rtlCol="0">
                          <a:prstTxWarp prst="textNoShape">
                            <a:avLst/>
                          </a:prstTxWarp>
                          <a:noAutofit/>
                        </wps:bodyPr>
                      </wps:wsp>
                      <wps:wsp>
                        <wps:cNvPr id="55" name="Textbox 55"/>
                        <wps:cNvSpPr txBox="1"/>
                        <wps:spPr>
                          <a:xfrm>
                            <a:off x="4762" y="4762"/>
                            <a:ext cx="6530340" cy="3051175"/>
                          </a:xfrm>
                          <a:prstGeom prst="rect">
                            <a:avLst/>
                          </a:prstGeom>
                          <a:ln w="9525">
                            <a:solidFill>
                              <a:srgbClr val="000000"/>
                            </a:solidFill>
                            <a:prstDash val="solid"/>
                          </a:ln>
                        </wps:spPr>
                        <wps:txbx>
                          <w:txbxContent>
                            <w:p w14:paraId="2332D61F" w14:textId="77777777" w:rsidR="003E6880" w:rsidRDefault="003E6880">
                              <w:pPr>
                                <w:spacing w:before="68"/>
                                <w:ind w:left="60"/>
                                <w:rPr>
                                  <w:b/>
                                  <w:sz w:val="20"/>
                                </w:rPr>
                              </w:pPr>
                              <w:r>
                                <w:rPr>
                                  <w:b/>
                                  <w:sz w:val="20"/>
                                </w:rPr>
                                <w:t xml:space="preserve">Contextual </w:t>
                              </w:r>
                              <w:r>
                                <w:rPr>
                                  <w:b/>
                                  <w:spacing w:val="-2"/>
                                  <w:sz w:val="20"/>
                                </w:rPr>
                                <w:t>Factors</w:t>
                              </w:r>
                            </w:p>
                            <w:p w14:paraId="704D3096" w14:textId="77777777" w:rsidR="003E6880" w:rsidRDefault="003E6880">
                              <w:pPr>
                                <w:ind w:left="60" w:right="155"/>
                                <w:rPr>
                                  <w:sz w:val="20"/>
                                </w:rPr>
                              </w:pPr>
                              <w:r>
                                <w:rPr>
                                  <w:sz w:val="20"/>
                                </w:rPr>
                                <w:t>Please</w:t>
                              </w:r>
                              <w:r>
                                <w:rPr>
                                  <w:spacing w:val="-3"/>
                                  <w:sz w:val="20"/>
                                </w:rPr>
                                <w:t xml:space="preserve"> </w:t>
                              </w:r>
                              <w:r>
                                <w:rPr>
                                  <w:sz w:val="20"/>
                                </w:rPr>
                                <w:t>use</w:t>
                              </w:r>
                              <w:r>
                                <w:rPr>
                                  <w:spacing w:val="-4"/>
                                  <w:sz w:val="20"/>
                                </w:rPr>
                                <w:t xml:space="preserve"> </w:t>
                              </w:r>
                              <w:r>
                                <w:rPr>
                                  <w:sz w:val="20"/>
                                </w:rPr>
                                <w:t>this</w:t>
                              </w:r>
                              <w:r>
                                <w:rPr>
                                  <w:spacing w:val="-4"/>
                                  <w:sz w:val="20"/>
                                </w:rPr>
                                <w:t xml:space="preserve"> </w:t>
                              </w:r>
                              <w:r>
                                <w:rPr>
                                  <w:sz w:val="20"/>
                                </w:rPr>
                                <w:t>question</w:t>
                              </w:r>
                              <w:r>
                                <w:rPr>
                                  <w:spacing w:val="-3"/>
                                  <w:sz w:val="20"/>
                                </w:rPr>
                                <w:t xml:space="preserve"> </w:t>
                              </w:r>
                              <w:r>
                                <w:rPr>
                                  <w:sz w:val="20"/>
                                </w:rPr>
                                <w:t>to</w:t>
                              </w:r>
                              <w:r>
                                <w:rPr>
                                  <w:spacing w:val="-3"/>
                                  <w:sz w:val="20"/>
                                </w:rPr>
                                <w:t xml:space="preserve"> </w:t>
                              </w:r>
                              <w:r>
                                <w:rPr>
                                  <w:sz w:val="20"/>
                                </w:rPr>
                                <w:t>detail</w:t>
                              </w:r>
                              <w:r>
                                <w:rPr>
                                  <w:spacing w:val="-3"/>
                                  <w:sz w:val="20"/>
                                </w:rPr>
                                <w:t xml:space="preserve"> </w:t>
                              </w:r>
                              <w:r>
                                <w:rPr>
                                  <w:sz w:val="20"/>
                                </w:rPr>
                                <w:t>any</w:t>
                              </w:r>
                              <w:r>
                                <w:rPr>
                                  <w:spacing w:val="-4"/>
                                  <w:sz w:val="20"/>
                                </w:rPr>
                                <w:t xml:space="preserve"> </w:t>
                              </w:r>
                              <w:r>
                                <w:rPr>
                                  <w:sz w:val="20"/>
                                </w:rPr>
                                <w:t>contextual</w:t>
                              </w:r>
                              <w:r>
                                <w:rPr>
                                  <w:spacing w:val="-3"/>
                                  <w:sz w:val="20"/>
                                </w:rPr>
                                <w:t xml:space="preserve"> </w:t>
                              </w:r>
                              <w:r>
                                <w:rPr>
                                  <w:sz w:val="20"/>
                                </w:rPr>
                                <w:t>factors</w:t>
                              </w:r>
                              <w:r>
                                <w:rPr>
                                  <w:spacing w:val="-3"/>
                                  <w:sz w:val="20"/>
                                </w:rPr>
                                <w:t xml:space="preserve"> </w:t>
                              </w:r>
                              <w:r>
                                <w:rPr>
                                  <w:sz w:val="20"/>
                                </w:rPr>
                                <w:t>you</w:t>
                              </w:r>
                              <w:r>
                                <w:rPr>
                                  <w:spacing w:val="-3"/>
                                  <w:sz w:val="20"/>
                                </w:rPr>
                                <w:t xml:space="preserve"> </w:t>
                              </w:r>
                              <w:r>
                                <w:rPr>
                                  <w:sz w:val="20"/>
                                </w:rPr>
                                <w:t>wish</w:t>
                              </w:r>
                              <w:r>
                                <w:rPr>
                                  <w:spacing w:val="-3"/>
                                  <w:sz w:val="20"/>
                                </w:rPr>
                                <w:t xml:space="preserve"> </w:t>
                              </w:r>
                              <w:r>
                                <w:rPr>
                                  <w:sz w:val="20"/>
                                </w:rPr>
                                <w:t>to</w:t>
                              </w:r>
                              <w:r>
                                <w:rPr>
                                  <w:spacing w:val="-3"/>
                                  <w:sz w:val="20"/>
                                </w:rPr>
                                <w:t xml:space="preserve"> </w:t>
                              </w:r>
                              <w:r>
                                <w:rPr>
                                  <w:sz w:val="20"/>
                                </w:rPr>
                                <w:t>make</w:t>
                              </w:r>
                              <w:r>
                                <w:rPr>
                                  <w:spacing w:val="-3"/>
                                  <w:sz w:val="20"/>
                                </w:rPr>
                                <w:t xml:space="preserve"> </w:t>
                              </w:r>
                              <w:r>
                                <w:rPr>
                                  <w:sz w:val="20"/>
                                </w:rPr>
                                <w:t>the</w:t>
                              </w:r>
                              <w:r>
                                <w:rPr>
                                  <w:spacing w:val="-3"/>
                                  <w:sz w:val="20"/>
                                </w:rPr>
                                <w:t xml:space="preserve"> </w:t>
                              </w:r>
                              <w:r>
                                <w:rPr>
                                  <w:sz w:val="20"/>
                                </w:rPr>
                                <w:t>Selection</w:t>
                              </w:r>
                              <w:r>
                                <w:rPr>
                                  <w:spacing w:val="-3"/>
                                  <w:sz w:val="20"/>
                                </w:rPr>
                                <w:t xml:space="preserve"> </w:t>
                              </w:r>
                              <w:r>
                                <w:rPr>
                                  <w:sz w:val="20"/>
                                </w:rPr>
                                <w:t>Committee</w:t>
                              </w:r>
                              <w:r>
                                <w:rPr>
                                  <w:spacing w:val="-3"/>
                                  <w:sz w:val="20"/>
                                </w:rPr>
                                <w:t xml:space="preserve"> </w:t>
                              </w:r>
                              <w:r>
                                <w:rPr>
                                  <w:sz w:val="20"/>
                                </w:rPr>
                                <w:t>aware</w:t>
                              </w:r>
                              <w:r>
                                <w:rPr>
                                  <w:spacing w:val="-3"/>
                                  <w:sz w:val="20"/>
                                </w:rPr>
                                <w:t xml:space="preserve"> </w:t>
                              </w:r>
                              <w:r>
                                <w:rPr>
                                  <w:sz w:val="20"/>
                                </w:rPr>
                                <w:t>of. NIHR wants to know about any circumstances so that they may take them into consideration during the assessment of your application. Contextual factors may include:</w:t>
                              </w:r>
                            </w:p>
                            <w:p w14:paraId="5C4DD5B7" w14:textId="77777777" w:rsidR="003E6880" w:rsidRDefault="003E6880">
                              <w:pPr>
                                <w:numPr>
                                  <w:ilvl w:val="0"/>
                                  <w:numId w:val="1"/>
                                </w:numPr>
                                <w:tabs>
                                  <w:tab w:val="left" w:pos="780"/>
                                </w:tabs>
                                <w:spacing w:line="244" w:lineRule="exact"/>
                                <w:rPr>
                                  <w:sz w:val="20"/>
                                </w:rPr>
                              </w:pPr>
                              <w:r>
                                <w:rPr>
                                  <w:sz w:val="20"/>
                                </w:rPr>
                                <w:t>Career</w:t>
                              </w:r>
                              <w:r>
                                <w:rPr>
                                  <w:spacing w:val="-3"/>
                                  <w:sz w:val="20"/>
                                </w:rPr>
                                <w:t xml:space="preserve"> </w:t>
                              </w:r>
                              <w:r>
                                <w:rPr>
                                  <w:sz w:val="20"/>
                                </w:rPr>
                                <w:t>breaks</w:t>
                              </w:r>
                              <w:r>
                                <w:rPr>
                                  <w:spacing w:val="-2"/>
                                  <w:sz w:val="20"/>
                                </w:rPr>
                                <w:t xml:space="preserve"> </w:t>
                              </w:r>
                              <w:r>
                                <w:rPr>
                                  <w:sz w:val="20"/>
                                </w:rPr>
                                <w:t>due</w:t>
                              </w:r>
                              <w:r>
                                <w:rPr>
                                  <w:spacing w:val="-1"/>
                                  <w:sz w:val="20"/>
                                </w:rPr>
                                <w:t xml:space="preserve"> </w:t>
                              </w:r>
                              <w:r>
                                <w:rPr>
                                  <w:sz w:val="20"/>
                                </w:rPr>
                                <w:t>to</w:t>
                              </w:r>
                              <w:r>
                                <w:rPr>
                                  <w:spacing w:val="-2"/>
                                  <w:sz w:val="20"/>
                                </w:rPr>
                                <w:t xml:space="preserve"> </w:t>
                              </w:r>
                              <w:r>
                                <w:rPr>
                                  <w:sz w:val="20"/>
                                </w:rPr>
                                <w:t>parental</w:t>
                              </w:r>
                              <w:r>
                                <w:rPr>
                                  <w:spacing w:val="-1"/>
                                  <w:sz w:val="20"/>
                                </w:rPr>
                                <w:t xml:space="preserve"> </w:t>
                              </w:r>
                              <w:r>
                                <w:rPr>
                                  <w:sz w:val="20"/>
                                </w:rPr>
                                <w:t>leave,</w:t>
                              </w:r>
                              <w:r>
                                <w:rPr>
                                  <w:spacing w:val="-2"/>
                                  <w:sz w:val="20"/>
                                </w:rPr>
                                <w:t xml:space="preserve"> </w:t>
                              </w:r>
                              <w:r>
                                <w:rPr>
                                  <w:sz w:val="20"/>
                                </w:rPr>
                                <w:t>or</w:t>
                              </w:r>
                              <w:r>
                                <w:rPr>
                                  <w:spacing w:val="-1"/>
                                  <w:sz w:val="20"/>
                                </w:rPr>
                                <w:t xml:space="preserve"> </w:t>
                              </w:r>
                              <w:r>
                                <w:rPr>
                                  <w:sz w:val="20"/>
                                </w:rPr>
                                <w:t>periods</w:t>
                              </w:r>
                              <w:r>
                                <w:rPr>
                                  <w:spacing w:val="-2"/>
                                  <w:sz w:val="20"/>
                                </w:rPr>
                                <w:t xml:space="preserve"> </w:t>
                              </w:r>
                              <w:r>
                                <w:rPr>
                                  <w:sz w:val="20"/>
                                </w:rPr>
                                <w:t>of</w:t>
                              </w:r>
                              <w:r>
                                <w:rPr>
                                  <w:spacing w:val="-1"/>
                                  <w:sz w:val="20"/>
                                </w:rPr>
                                <w:t xml:space="preserve"> </w:t>
                              </w:r>
                              <w:r>
                                <w:rPr>
                                  <w:spacing w:val="-2"/>
                                  <w:sz w:val="20"/>
                                </w:rPr>
                                <w:t>illness.</w:t>
                              </w:r>
                            </w:p>
                            <w:p w14:paraId="310CA4A0" w14:textId="77777777" w:rsidR="003E6880" w:rsidRDefault="003E6880">
                              <w:pPr>
                                <w:numPr>
                                  <w:ilvl w:val="0"/>
                                  <w:numId w:val="1"/>
                                </w:numPr>
                                <w:tabs>
                                  <w:tab w:val="left" w:pos="780"/>
                                </w:tabs>
                                <w:ind w:right="259"/>
                                <w:rPr>
                                  <w:sz w:val="20"/>
                                </w:rPr>
                              </w:pPr>
                              <w:r>
                                <w:rPr>
                                  <w:sz w:val="20"/>
                                </w:rPr>
                                <w:t>Reduced</w:t>
                              </w:r>
                              <w:r>
                                <w:rPr>
                                  <w:spacing w:val="-3"/>
                                  <w:sz w:val="20"/>
                                </w:rPr>
                                <w:t xml:space="preserve"> </w:t>
                              </w:r>
                              <w:r>
                                <w:rPr>
                                  <w:sz w:val="20"/>
                                </w:rPr>
                                <w:t>time</w:t>
                              </w:r>
                              <w:r>
                                <w:rPr>
                                  <w:spacing w:val="-3"/>
                                  <w:sz w:val="20"/>
                                </w:rPr>
                                <w:t xml:space="preserve"> </w:t>
                              </w:r>
                              <w:r>
                                <w:rPr>
                                  <w:sz w:val="20"/>
                                </w:rPr>
                                <w:t>spent</w:t>
                              </w:r>
                              <w:r>
                                <w:rPr>
                                  <w:spacing w:val="-3"/>
                                  <w:sz w:val="20"/>
                                </w:rPr>
                                <w:t xml:space="preserve"> </w:t>
                              </w:r>
                              <w:r>
                                <w:rPr>
                                  <w:sz w:val="20"/>
                                </w:rPr>
                                <w:t>undertaking</w:t>
                              </w:r>
                              <w:r>
                                <w:rPr>
                                  <w:spacing w:val="-3"/>
                                  <w:sz w:val="20"/>
                                </w:rPr>
                                <w:t xml:space="preserve"> </w:t>
                              </w:r>
                              <w:r>
                                <w:rPr>
                                  <w:sz w:val="20"/>
                                </w:rPr>
                                <w:t>research</w:t>
                              </w:r>
                              <w:r>
                                <w:rPr>
                                  <w:spacing w:val="-3"/>
                                  <w:sz w:val="20"/>
                                </w:rPr>
                                <w:t xml:space="preserve"> </w:t>
                              </w:r>
                              <w:r>
                                <w:rPr>
                                  <w:sz w:val="20"/>
                                </w:rPr>
                                <w:t>due</w:t>
                              </w:r>
                              <w:r>
                                <w:rPr>
                                  <w:spacing w:val="-3"/>
                                  <w:sz w:val="20"/>
                                </w:rPr>
                                <w:t xml:space="preserve"> </w:t>
                              </w:r>
                              <w:r>
                                <w:rPr>
                                  <w:sz w:val="20"/>
                                </w:rPr>
                                <w:t>to</w:t>
                              </w:r>
                              <w:r>
                                <w:rPr>
                                  <w:spacing w:val="-3"/>
                                  <w:sz w:val="20"/>
                                </w:rPr>
                                <w:t xml:space="preserve"> </w:t>
                              </w:r>
                              <w:r>
                                <w:rPr>
                                  <w:sz w:val="20"/>
                                </w:rPr>
                                <w:t>a</w:t>
                              </w:r>
                              <w:r>
                                <w:rPr>
                                  <w:spacing w:val="-3"/>
                                  <w:sz w:val="20"/>
                                </w:rPr>
                                <w:t xml:space="preserve"> </w:t>
                              </w:r>
                              <w:r>
                                <w:rPr>
                                  <w:sz w:val="20"/>
                                </w:rPr>
                                <w:t>disability</w:t>
                              </w:r>
                              <w:r>
                                <w:rPr>
                                  <w:spacing w:val="-3"/>
                                  <w:sz w:val="20"/>
                                </w:rPr>
                                <w:t xml:space="preserve"> </w:t>
                              </w:r>
                              <w:r>
                                <w:rPr>
                                  <w:sz w:val="20"/>
                                </w:rPr>
                                <w:t>or</w:t>
                              </w:r>
                              <w:r>
                                <w:rPr>
                                  <w:spacing w:val="-3"/>
                                  <w:sz w:val="20"/>
                                </w:rPr>
                                <w:t xml:space="preserve"> </w:t>
                              </w:r>
                              <w:r>
                                <w:rPr>
                                  <w:sz w:val="20"/>
                                </w:rPr>
                                <w:t>caring</w:t>
                              </w:r>
                              <w:r>
                                <w:rPr>
                                  <w:spacing w:val="-3"/>
                                  <w:sz w:val="20"/>
                                </w:rPr>
                                <w:t xml:space="preserve"> </w:t>
                              </w:r>
                              <w:r>
                                <w:rPr>
                                  <w:sz w:val="20"/>
                                </w:rPr>
                                <w:t>responsibilities.</w:t>
                              </w:r>
                              <w:r>
                                <w:rPr>
                                  <w:spacing w:val="-3"/>
                                  <w:sz w:val="20"/>
                                </w:rPr>
                                <w:t xml:space="preserve"> </w:t>
                              </w:r>
                              <w:r>
                                <w:rPr>
                                  <w:sz w:val="20"/>
                                </w:rPr>
                                <w:t>This</w:t>
                              </w:r>
                              <w:r>
                                <w:rPr>
                                  <w:spacing w:val="-3"/>
                                  <w:sz w:val="20"/>
                                </w:rPr>
                                <w:t xml:space="preserve"> </w:t>
                              </w:r>
                              <w:r>
                                <w:rPr>
                                  <w:sz w:val="20"/>
                                </w:rPr>
                                <w:t>could</w:t>
                              </w:r>
                              <w:r>
                                <w:rPr>
                                  <w:spacing w:val="-3"/>
                                  <w:sz w:val="20"/>
                                </w:rPr>
                                <w:t xml:space="preserve"> </w:t>
                              </w:r>
                              <w:r>
                                <w:rPr>
                                  <w:sz w:val="20"/>
                                </w:rPr>
                                <w:t>include any physical or mental difficulty that may have impacted your research career. These are situations that have a significant impact on your ability to undertake research.</w:t>
                              </w:r>
                            </w:p>
                            <w:p w14:paraId="4D144B1E" w14:textId="77777777" w:rsidR="003E6880" w:rsidRDefault="003E6880">
                              <w:pPr>
                                <w:numPr>
                                  <w:ilvl w:val="0"/>
                                  <w:numId w:val="1"/>
                                </w:numPr>
                                <w:tabs>
                                  <w:tab w:val="left" w:pos="780"/>
                                </w:tabs>
                                <w:ind w:right="580"/>
                                <w:rPr>
                                  <w:sz w:val="20"/>
                                </w:rPr>
                              </w:pPr>
                              <w:r>
                                <w:rPr>
                                  <w:sz w:val="20"/>
                                </w:rPr>
                                <w:t>Reduced</w:t>
                              </w:r>
                              <w:r>
                                <w:rPr>
                                  <w:spacing w:val="-4"/>
                                  <w:sz w:val="20"/>
                                </w:rPr>
                                <w:t xml:space="preserve"> </w:t>
                              </w:r>
                              <w:r>
                                <w:rPr>
                                  <w:sz w:val="20"/>
                                </w:rPr>
                                <w:t>opportunities</w:t>
                              </w:r>
                              <w:r>
                                <w:rPr>
                                  <w:spacing w:val="-4"/>
                                  <w:sz w:val="20"/>
                                </w:rPr>
                                <w:t xml:space="preserve"> </w:t>
                              </w:r>
                              <w:r>
                                <w:rPr>
                                  <w:sz w:val="20"/>
                                </w:rPr>
                                <w:t>to</w:t>
                              </w:r>
                              <w:r>
                                <w:rPr>
                                  <w:spacing w:val="-4"/>
                                  <w:sz w:val="20"/>
                                </w:rPr>
                                <w:t xml:space="preserve"> </w:t>
                              </w:r>
                              <w:r>
                                <w:rPr>
                                  <w:sz w:val="20"/>
                                </w:rPr>
                                <w:t>career</w:t>
                              </w:r>
                              <w:r>
                                <w:rPr>
                                  <w:spacing w:val="-4"/>
                                  <w:sz w:val="20"/>
                                </w:rPr>
                                <w:t xml:space="preserve"> </w:t>
                              </w:r>
                              <w:r>
                                <w:rPr>
                                  <w:sz w:val="20"/>
                                </w:rPr>
                                <w:t>support</w:t>
                              </w:r>
                              <w:r>
                                <w:rPr>
                                  <w:spacing w:val="-4"/>
                                  <w:sz w:val="20"/>
                                </w:rPr>
                                <w:t xml:space="preserve"> </w:t>
                              </w:r>
                              <w:r>
                                <w:rPr>
                                  <w:sz w:val="20"/>
                                </w:rPr>
                                <w:t>e.g.</w:t>
                              </w:r>
                              <w:r>
                                <w:rPr>
                                  <w:spacing w:val="-4"/>
                                  <w:sz w:val="20"/>
                                </w:rPr>
                                <w:t xml:space="preserve"> </w:t>
                              </w:r>
                              <w:r>
                                <w:rPr>
                                  <w:sz w:val="20"/>
                                </w:rPr>
                                <w:t>mentorship,</w:t>
                              </w:r>
                              <w:r>
                                <w:rPr>
                                  <w:spacing w:val="-4"/>
                                  <w:sz w:val="20"/>
                                </w:rPr>
                                <w:t xml:space="preserve"> </w:t>
                              </w:r>
                              <w:r>
                                <w:rPr>
                                  <w:sz w:val="20"/>
                                </w:rPr>
                                <w:t>and</w:t>
                              </w:r>
                              <w:r>
                                <w:rPr>
                                  <w:spacing w:val="-4"/>
                                  <w:sz w:val="20"/>
                                </w:rPr>
                                <w:t xml:space="preserve"> </w:t>
                              </w:r>
                              <w:r>
                                <w:rPr>
                                  <w:sz w:val="20"/>
                                </w:rPr>
                                <w:t>limited</w:t>
                              </w:r>
                              <w:r>
                                <w:rPr>
                                  <w:spacing w:val="-4"/>
                                  <w:sz w:val="20"/>
                                </w:rPr>
                                <w:t xml:space="preserve"> </w:t>
                              </w:r>
                              <w:r>
                                <w:rPr>
                                  <w:sz w:val="20"/>
                                </w:rPr>
                                <w:t>opportunities</w:t>
                              </w:r>
                              <w:r>
                                <w:rPr>
                                  <w:spacing w:val="-4"/>
                                  <w:sz w:val="20"/>
                                </w:rPr>
                                <w:t xml:space="preserve"> </w:t>
                              </w:r>
                              <w:r>
                                <w:rPr>
                                  <w:sz w:val="20"/>
                                </w:rPr>
                                <w:t>to</w:t>
                              </w:r>
                              <w:r>
                                <w:rPr>
                                  <w:spacing w:val="-4"/>
                                  <w:sz w:val="20"/>
                                </w:rPr>
                                <w:t xml:space="preserve"> </w:t>
                              </w:r>
                              <w:r>
                                <w:rPr>
                                  <w:sz w:val="20"/>
                                </w:rPr>
                                <w:t>undertake</w:t>
                              </w:r>
                              <w:r>
                                <w:rPr>
                                  <w:spacing w:val="-4"/>
                                  <w:sz w:val="20"/>
                                </w:rPr>
                                <w:t xml:space="preserve"> </w:t>
                              </w:r>
                              <w:r>
                                <w:rPr>
                                  <w:sz w:val="20"/>
                                </w:rPr>
                                <w:t>prior research and training.</w:t>
                              </w:r>
                            </w:p>
                            <w:p w14:paraId="1E929232" w14:textId="77777777" w:rsidR="003E6880" w:rsidRDefault="003E6880">
                              <w:pPr>
                                <w:numPr>
                                  <w:ilvl w:val="0"/>
                                  <w:numId w:val="1"/>
                                </w:numPr>
                                <w:tabs>
                                  <w:tab w:val="left" w:pos="780"/>
                                </w:tabs>
                                <w:spacing w:line="243" w:lineRule="exact"/>
                                <w:rPr>
                                  <w:sz w:val="20"/>
                                </w:rPr>
                              </w:pPr>
                              <w:r>
                                <w:rPr>
                                  <w:sz w:val="20"/>
                                </w:rPr>
                                <w:t>Impact</w:t>
                              </w:r>
                              <w:r>
                                <w:rPr>
                                  <w:spacing w:val="-3"/>
                                  <w:sz w:val="20"/>
                                </w:rPr>
                                <w:t xml:space="preserve"> </w:t>
                              </w:r>
                              <w:r>
                                <w:rPr>
                                  <w:sz w:val="20"/>
                                </w:rPr>
                                <w:t>of</w:t>
                              </w:r>
                              <w:r>
                                <w:rPr>
                                  <w:spacing w:val="-2"/>
                                  <w:sz w:val="20"/>
                                </w:rPr>
                                <w:t xml:space="preserve"> </w:t>
                              </w:r>
                              <w:r>
                                <w:rPr>
                                  <w:sz w:val="20"/>
                                </w:rPr>
                                <w:t>the</w:t>
                              </w:r>
                              <w:r>
                                <w:rPr>
                                  <w:spacing w:val="-2"/>
                                  <w:sz w:val="20"/>
                                </w:rPr>
                                <w:t xml:space="preserve"> </w:t>
                              </w:r>
                              <w:r>
                                <w:rPr>
                                  <w:sz w:val="20"/>
                                </w:rPr>
                                <w:t>COVID-19</w:t>
                              </w:r>
                              <w:r>
                                <w:rPr>
                                  <w:spacing w:val="-3"/>
                                  <w:sz w:val="20"/>
                                </w:rPr>
                                <w:t xml:space="preserve"> </w:t>
                              </w:r>
                              <w:r>
                                <w:rPr>
                                  <w:sz w:val="20"/>
                                </w:rPr>
                                <w:t>pandemic</w:t>
                              </w:r>
                              <w:r>
                                <w:rPr>
                                  <w:spacing w:val="-3"/>
                                  <w:sz w:val="20"/>
                                </w:rPr>
                                <w:t xml:space="preserve"> </w:t>
                              </w:r>
                              <w:r>
                                <w:rPr>
                                  <w:sz w:val="20"/>
                                </w:rPr>
                                <w:t>on</w:t>
                              </w:r>
                              <w:r>
                                <w:rPr>
                                  <w:spacing w:val="-2"/>
                                  <w:sz w:val="20"/>
                                </w:rPr>
                                <w:t xml:space="preserve"> </w:t>
                              </w:r>
                              <w:r>
                                <w:rPr>
                                  <w:sz w:val="20"/>
                                </w:rPr>
                                <w:t>your</w:t>
                              </w:r>
                              <w:r>
                                <w:rPr>
                                  <w:spacing w:val="-2"/>
                                  <w:sz w:val="20"/>
                                </w:rPr>
                                <w:t xml:space="preserve"> </w:t>
                              </w:r>
                              <w:r>
                                <w:rPr>
                                  <w:sz w:val="20"/>
                                </w:rPr>
                                <w:t>research</w:t>
                              </w:r>
                              <w:r>
                                <w:rPr>
                                  <w:spacing w:val="-2"/>
                                  <w:sz w:val="20"/>
                                </w:rPr>
                                <w:t xml:space="preserve"> career.</w:t>
                              </w:r>
                            </w:p>
                            <w:p w14:paraId="77FF48E6" w14:textId="77777777" w:rsidR="003E6880" w:rsidRDefault="003E6880">
                              <w:pPr>
                                <w:ind w:left="60" w:right="79"/>
                                <w:rPr>
                                  <w:sz w:val="20"/>
                                </w:rPr>
                              </w:pPr>
                              <w:r>
                                <w:rPr>
                                  <w:sz w:val="20"/>
                                </w:rPr>
                                <w:t xml:space="preserve">Please also use this section to detail any other factors that may have impacted your research career not listed in the examples provided. The impact on your career to date will be specific to your </w:t>
                              </w:r>
                              <w:proofErr w:type="gramStart"/>
                              <w:r>
                                <w:rPr>
                                  <w:sz w:val="20"/>
                                </w:rPr>
                                <w:t>particular circumstances</w:t>
                              </w:r>
                              <w:proofErr w:type="gramEnd"/>
                              <w:r>
                                <w:rPr>
                                  <w:sz w:val="20"/>
                                </w:rPr>
                                <w:t xml:space="preserve"> but could</w:t>
                              </w:r>
                              <w:r>
                                <w:rPr>
                                  <w:spacing w:val="-3"/>
                                  <w:sz w:val="20"/>
                                </w:rPr>
                                <w:t xml:space="preserve"> </w:t>
                              </w:r>
                              <w:r>
                                <w:rPr>
                                  <w:sz w:val="20"/>
                                </w:rPr>
                                <w:t>include</w:t>
                              </w:r>
                              <w:r>
                                <w:rPr>
                                  <w:spacing w:val="-3"/>
                                  <w:sz w:val="20"/>
                                </w:rPr>
                                <w:t xml:space="preserve"> </w:t>
                              </w:r>
                              <w:r>
                                <w:rPr>
                                  <w:sz w:val="20"/>
                                </w:rPr>
                                <w:t>such</w:t>
                              </w:r>
                              <w:r>
                                <w:rPr>
                                  <w:spacing w:val="-3"/>
                                  <w:sz w:val="20"/>
                                </w:rPr>
                                <w:t xml:space="preserve"> </w:t>
                              </w:r>
                              <w:r>
                                <w:rPr>
                                  <w:sz w:val="20"/>
                                </w:rPr>
                                <w:t>impacts</w:t>
                              </w:r>
                              <w:r>
                                <w:rPr>
                                  <w:spacing w:val="-4"/>
                                  <w:sz w:val="20"/>
                                </w:rPr>
                                <w:t xml:space="preserve"> </w:t>
                              </w:r>
                              <w:r>
                                <w:rPr>
                                  <w:sz w:val="20"/>
                                </w:rPr>
                                <w:t>as</w:t>
                              </w:r>
                              <w:r>
                                <w:rPr>
                                  <w:spacing w:val="-3"/>
                                  <w:sz w:val="20"/>
                                </w:rPr>
                                <w:t xml:space="preserve"> </w:t>
                              </w:r>
                              <w:r>
                                <w:rPr>
                                  <w:sz w:val="20"/>
                                </w:rPr>
                                <w:t>limited</w:t>
                              </w:r>
                              <w:r>
                                <w:rPr>
                                  <w:spacing w:val="-3"/>
                                  <w:sz w:val="20"/>
                                </w:rPr>
                                <w:t xml:space="preserve"> </w:t>
                              </w:r>
                              <w:r>
                                <w:rPr>
                                  <w:sz w:val="20"/>
                                </w:rPr>
                                <w:t>opportunities</w:t>
                              </w:r>
                              <w:r>
                                <w:rPr>
                                  <w:spacing w:val="-3"/>
                                  <w:sz w:val="20"/>
                                </w:rPr>
                                <w:t xml:space="preserve"> </w:t>
                              </w:r>
                              <w:r>
                                <w:rPr>
                                  <w:sz w:val="20"/>
                                </w:rPr>
                                <w:t>to</w:t>
                              </w:r>
                              <w:r>
                                <w:rPr>
                                  <w:spacing w:val="-3"/>
                                  <w:sz w:val="20"/>
                                </w:rPr>
                                <w:t xml:space="preserve"> </w:t>
                              </w:r>
                              <w:r>
                                <w:rPr>
                                  <w:sz w:val="20"/>
                                </w:rPr>
                                <w:t>obtain</w:t>
                              </w:r>
                              <w:r>
                                <w:rPr>
                                  <w:spacing w:val="-3"/>
                                  <w:sz w:val="20"/>
                                </w:rPr>
                                <w:t xml:space="preserve"> </w:t>
                              </w:r>
                              <w:r>
                                <w:rPr>
                                  <w:sz w:val="20"/>
                                </w:rPr>
                                <w:t>grant</w:t>
                              </w:r>
                              <w:r>
                                <w:rPr>
                                  <w:spacing w:val="-3"/>
                                  <w:sz w:val="20"/>
                                </w:rPr>
                                <w:t xml:space="preserve"> </w:t>
                              </w:r>
                              <w:r>
                                <w:rPr>
                                  <w:sz w:val="20"/>
                                </w:rPr>
                                <w:t>funding,</w:t>
                              </w:r>
                              <w:r>
                                <w:rPr>
                                  <w:spacing w:val="-4"/>
                                  <w:sz w:val="20"/>
                                </w:rPr>
                                <w:t xml:space="preserve"> </w:t>
                              </w:r>
                              <w:r>
                                <w:rPr>
                                  <w:sz w:val="20"/>
                                </w:rPr>
                                <w:t>or</w:t>
                              </w:r>
                              <w:r>
                                <w:rPr>
                                  <w:spacing w:val="-3"/>
                                  <w:sz w:val="20"/>
                                </w:rPr>
                                <w:t xml:space="preserve"> </w:t>
                              </w:r>
                              <w:r>
                                <w:rPr>
                                  <w:sz w:val="20"/>
                                </w:rPr>
                                <w:t>fewer</w:t>
                              </w:r>
                              <w:r>
                                <w:rPr>
                                  <w:spacing w:val="-4"/>
                                  <w:sz w:val="20"/>
                                </w:rPr>
                                <w:t xml:space="preserve"> </w:t>
                              </w:r>
                              <w:r>
                                <w:rPr>
                                  <w:sz w:val="20"/>
                                </w:rPr>
                                <w:t>publications.</w:t>
                              </w:r>
                              <w:r>
                                <w:rPr>
                                  <w:spacing w:val="-4"/>
                                  <w:sz w:val="20"/>
                                </w:rPr>
                                <w:t xml:space="preserve"> </w:t>
                              </w:r>
                              <w:r>
                                <w:rPr>
                                  <w:sz w:val="20"/>
                                </w:rPr>
                                <w:t>In</w:t>
                              </w:r>
                              <w:r>
                                <w:rPr>
                                  <w:spacing w:val="-3"/>
                                  <w:sz w:val="20"/>
                                </w:rPr>
                                <w:t xml:space="preserve"> </w:t>
                              </w:r>
                              <w:r>
                                <w:rPr>
                                  <w:sz w:val="20"/>
                                </w:rPr>
                                <w:t>general</w:t>
                              </w:r>
                              <w:r>
                                <w:rPr>
                                  <w:spacing w:val="-3"/>
                                  <w:sz w:val="20"/>
                                </w:rPr>
                                <w:t xml:space="preserve"> </w:t>
                              </w:r>
                              <w:r>
                                <w:rPr>
                                  <w:sz w:val="20"/>
                                </w:rPr>
                                <w:t>terms, mitigating factors should be significant, and relevant.</w:t>
                              </w:r>
                            </w:p>
                            <w:p w14:paraId="179C9D5D" w14:textId="77777777" w:rsidR="003E6880" w:rsidRDefault="003E6880">
                              <w:pPr>
                                <w:spacing w:before="227"/>
                                <w:ind w:left="60"/>
                                <w:rPr>
                                  <w:sz w:val="20"/>
                                </w:rPr>
                              </w:pPr>
                              <w:r>
                                <w:rPr>
                                  <w:sz w:val="20"/>
                                </w:rPr>
                                <w:t>NIHR acknowledges that you may be reluctant, or uncomfortable disclosing relevant information that is sensitive. However,</w:t>
                              </w:r>
                              <w:r>
                                <w:rPr>
                                  <w:spacing w:val="-3"/>
                                  <w:sz w:val="20"/>
                                </w:rPr>
                                <w:t xml:space="preserve"> </w:t>
                              </w:r>
                              <w:r>
                                <w:rPr>
                                  <w:sz w:val="20"/>
                                </w:rPr>
                                <w:t>you</w:t>
                              </w:r>
                              <w:r>
                                <w:rPr>
                                  <w:spacing w:val="-2"/>
                                  <w:sz w:val="20"/>
                                </w:rPr>
                                <w:t xml:space="preserve"> </w:t>
                              </w:r>
                              <w:r>
                                <w:rPr>
                                  <w:sz w:val="20"/>
                                </w:rPr>
                                <w:t>should</w:t>
                              </w:r>
                              <w:r>
                                <w:rPr>
                                  <w:spacing w:val="-2"/>
                                  <w:sz w:val="20"/>
                                </w:rPr>
                                <w:t xml:space="preserve"> </w:t>
                              </w:r>
                              <w:r>
                                <w:rPr>
                                  <w:sz w:val="20"/>
                                </w:rPr>
                                <w:t>bear</w:t>
                              </w:r>
                              <w:r>
                                <w:rPr>
                                  <w:spacing w:val="-3"/>
                                  <w:sz w:val="20"/>
                                </w:rPr>
                                <w:t xml:space="preserve"> </w:t>
                              </w:r>
                              <w:r>
                                <w:rPr>
                                  <w:sz w:val="20"/>
                                </w:rPr>
                                <w:t>in</w:t>
                              </w:r>
                              <w:r>
                                <w:rPr>
                                  <w:spacing w:val="-2"/>
                                  <w:sz w:val="20"/>
                                </w:rPr>
                                <w:t xml:space="preserve"> </w:t>
                              </w:r>
                              <w:r>
                                <w:rPr>
                                  <w:sz w:val="20"/>
                                </w:rPr>
                                <w:t>mind</w:t>
                              </w:r>
                              <w:r>
                                <w:rPr>
                                  <w:spacing w:val="-2"/>
                                  <w:sz w:val="20"/>
                                </w:rPr>
                                <w:t xml:space="preserve"> </w:t>
                              </w:r>
                              <w:r>
                                <w:rPr>
                                  <w:sz w:val="20"/>
                                </w:rPr>
                                <w:t>that</w:t>
                              </w:r>
                              <w:r>
                                <w:rPr>
                                  <w:spacing w:val="-2"/>
                                  <w:sz w:val="20"/>
                                </w:rPr>
                                <w:t xml:space="preserve"> </w:t>
                              </w:r>
                              <w:r>
                                <w:rPr>
                                  <w:sz w:val="20"/>
                                </w:rPr>
                                <w:t>we</w:t>
                              </w:r>
                              <w:r>
                                <w:rPr>
                                  <w:spacing w:val="-2"/>
                                  <w:sz w:val="20"/>
                                </w:rPr>
                                <w:t xml:space="preserve"> </w:t>
                              </w:r>
                              <w:r>
                                <w:rPr>
                                  <w:sz w:val="20"/>
                                </w:rPr>
                                <w:t>are</w:t>
                              </w:r>
                              <w:r>
                                <w:rPr>
                                  <w:spacing w:val="-2"/>
                                  <w:sz w:val="20"/>
                                </w:rPr>
                                <w:t xml:space="preserve"> </w:t>
                              </w:r>
                              <w:r>
                                <w:rPr>
                                  <w:sz w:val="20"/>
                                </w:rPr>
                                <w:t>unable</w:t>
                              </w:r>
                              <w:r>
                                <w:rPr>
                                  <w:spacing w:val="-2"/>
                                  <w:sz w:val="20"/>
                                </w:rPr>
                                <w:t xml:space="preserve"> </w:t>
                              </w:r>
                              <w:r>
                                <w:rPr>
                                  <w:sz w:val="20"/>
                                </w:rPr>
                                <w:t>to</w:t>
                              </w:r>
                              <w:r>
                                <w:rPr>
                                  <w:spacing w:val="-2"/>
                                  <w:sz w:val="20"/>
                                </w:rPr>
                                <w:t xml:space="preserve"> </w:t>
                              </w:r>
                              <w:proofErr w:type="gramStart"/>
                              <w:r>
                                <w:rPr>
                                  <w:sz w:val="20"/>
                                </w:rPr>
                                <w:t>take</w:t>
                              </w:r>
                              <w:r>
                                <w:rPr>
                                  <w:spacing w:val="-2"/>
                                  <w:sz w:val="20"/>
                                </w:rPr>
                                <w:t xml:space="preserve"> </w:t>
                              </w:r>
                              <w:r>
                                <w:rPr>
                                  <w:sz w:val="20"/>
                                </w:rPr>
                                <w:t>into</w:t>
                              </w:r>
                              <w:r>
                                <w:rPr>
                                  <w:spacing w:val="-2"/>
                                  <w:sz w:val="20"/>
                                </w:rPr>
                                <w:t xml:space="preserve"> </w:t>
                              </w:r>
                              <w:r>
                                <w:rPr>
                                  <w:sz w:val="20"/>
                                </w:rPr>
                                <w:t>account</w:t>
                              </w:r>
                              <w:proofErr w:type="gramEnd"/>
                              <w:r>
                                <w:rPr>
                                  <w:spacing w:val="-2"/>
                                  <w:sz w:val="20"/>
                                </w:rPr>
                                <w:t xml:space="preserve"> </w:t>
                              </w:r>
                              <w:r>
                                <w:rPr>
                                  <w:sz w:val="20"/>
                                </w:rPr>
                                <w:t>factors</w:t>
                              </w:r>
                              <w:r>
                                <w:rPr>
                                  <w:spacing w:val="-2"/>
                                  <w:sz w:val="20"/>
                                </w:rPr>
                                <w:t xml:space="preserve"> </w:t>
                              </w:r>
                              <w:r>
                                <w:rPr>
                                  <w:sz w:val="20"/>
                                </w:rPr>
                                <w:t>that</w:t>
                              </w:r>
                              <w:r>
                                <w:rPr>
                                  <w:spacing w:val="-2"/>
                                  <w:sz w:val="20"/>
                                </w:rPr>
                                <w:t xml:space="preserve"> </w:t>
                              </w:r>
                              <w:r>
                                <w:rPr>
                                  <w:sz w:val="20"/>
                                </w:rPr>
                                <w:t>you</w:t>
                              </w:r>
                              <w:r>
                                <w:rPr>
                                  <w:spacing w:val="-2"/>
                                  <w:sz w:val="20"/>
                                </w:rPr>
                                <w:t xml:space="preserve"> </w:t>
                              </w:r>
                              <w:r>
                                <w:rPr>
                                  <w:sz w:val="20"/>
                                </w:rPr>
                                <w:t>do</w:t>
                              </w:r>
                              <w:r>
                                <w:rPr>
                                  <w:spacing w:val="-2"/>
                                  <w:sz w:val="20"/>
                                </w:rPr>
                                <w:t xml:space="preserve"> </w:t>
                              </w:r>
                              <w:r>
                                <w:rPr>
                                  <w:sz w:val="20"/>
                                </w:rPr>
                                <w:t>not</w:t>
                              </w:r>
                              <w:r>
                                <w:rPr>
                                  <w:spacing w:val="-3"/>
                                  <w:sz w:val="20"/>
                                </w:rPr>
                                <w:t xml:space="preserve"> </w:t>
                              </w:r>
                              <w:r>
                                <w:rPr>
                                  <w:sz w:val="20"/>
                                </w:rPr>
                                <w:t>disclose.</w:t>
                              </w:r>
                              <w:r>
                                <w:rPr>
                                  <w:spacing w:val="-2"/>
                                  <w:sz w:val="20"/>
                                </w:rPr>
                                <w:t xml:space="preserve"> </w:t>
                              </w:r>
                              <w:r>
                                <w:rPr>
                                  <w:sz w:val="20"/>
                                </w:rPr>
                                <w:t xml:space="preserve">Please be assured that information provided by you is sensitive and will be treated confidentially and in line with </w:t>
                              </w:r>
                              <w:hyperlink r:id="rId19">
                                <w:r>
                                  <w:rPr>
                                    <w:color w:val="0000FF"/>
                                    <w:sz w:val="20"/>
                                    <w:u w:val="single" w:color="0000FF"/>
                                  </w:rPr>
                                  <w:t>General</w:t>
                                </w:r>
                              </w:hyperlink>
                              <w:r>
                                <w:rPr>
                                  <w:color w:val="0000FF"/>
                                  <w:sz w:val="20"/>
                                </w:rPr>
                                <w:t xml:space="preserve"> </w:t>
                              </w:r>
                              <w:hyperlink r:id="rId20">
                                <w:r>
                                  <w:rPr>
                                    <w:color w:val="0000FF"/>
                                    <w:sz w:val="20"/>
                                    <w:u w:val="single" w:color="0000FF"/>
                                  </w:rPr>
                                  <w:t>Data and Protection Regulations (GDPR)</w:t>
                                </w:r>
                              </w:hyperlink>
                              <w:r>
                                <w:rPr>
                                  <w:sz w:val="20"/>
                                </w:rPr>
                                <w:t>.</w:t>
                              </w:r>
                            </w:p>
                          </w:txbxContent>
                        </wps:txbx>
                        <wps:bodyPr wrap="square" lIns="0" tIns="0" rIns="0" bIns="0" rtlCol="0">
                          <a:noAutofit/>
                        </wps:bodyPr>
                      </wps:wsp>
                    </wpg:wgp>
                  </a:graphicData>
                </a:graphic>
              </wp:anchor>
            </w:drawing>
          </mc:Choice>
          <mc:Fallback>
            <w:pict>
              <v:group w14:anchorId="3D82E573" id="Group 53" o:spid="_x0000_s1054" style="position:absolute;margin-left:42.05pt;margin-top:147.15pt;width:514.95pt;height:260.55pt;z-index:-251658229;mso-wrap-distance-left:0;mso-wrap-distance-right:0;mso-position-horizontal-relative:page;mso-position-vertical-relative:text" coordsize="65398,33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">
                <v:shape id="Graphic 54" o:spid="_x0000_s1055" style="position:absolute;top:95;width:65398;height:32950;visibility:visible;mso-wrap-style:square;v-text-anchor:top" coordsize="6539865,3295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" path="m4762,r,3289630em6535102,r,3289630em9525,3046107r6520815,em,3294392r6539865,e" filled="f">
                  <v:path arrowok="t"/>
                </v:shape>
                <v:shape id="Textbox 55" o:spid="_x0000_s1056" type="#_x0000_t202" style="position:absolute;left:47;top:47;width:65304;height:30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" filled="f">
                  <v:textbox inset="0,0,0,0">
                    <w:txbxContent>
                      <w:p w14:paraId="2332D61F" w14:textId="77777777" w:rsidR="003E6880" w:rsidRDefault="003E6880">
                        <w:pPr>
                          <w:spacing w:before="68"/>
                          <w:ind w:left="60"/>
                          <w:rPr>
                            <w:b/>
                            <w:sz w:val="20"/>
                          </w:rPr>
                        </w:pPr>
                        <w:r>
                          <w:rPr>
                            <w:b/>
                            <w:sz w:val="20"/>
                          </w:rPr>
                          <w:t xml:space="preserve">Contextual </w:t>
                        </w:r>
                        <w:r>
                          <w:rPr>
                            <w:b/>
                            <w:spacing w:val="-2"/>
                            <w:sz w:val="20"/>
                          </w:rPr>
                          <w:t>Factors</w:t>
                        </w:r>
                      </w:p>
                      <w:p w14:paraId="704D3096" w14:textId="77777777" w:rsidR="003E6880" w:rsidRDefault="003E6880">
                        <w:pPr>
                          <w:ind w:left="60" w:right="155"/>
                          <w:rPr>
                            <w:sz w:val="20"/>
                          </w:rPr>
                        </w:pPr>
                        <w:r>
                          <w:rPr>
                            <w:sz w:val="20"/>
                          </w:rPr>
                          <w:t>Please</w:t>
                        </w:r>
                        <w:r>
                          <w:rPr>
                            <w:spacing w:val="-3"/>
                            <w:sz w:val="20"/>
                          </w:rPr>
                          <w:t xml:space="preserve"> </w:t>
                        </w:r>
                        <w:r>
                          <w:rPr>
                            <w:sz w:val="20"/>
                          </w:rPr>
                          <w:t>use</w:t>
                        </w:r>
                        <w:r>
                          <w:rPr>
                            <w:spacing w:val="-4"/>
                            <w:sz w:val="20"/>
                          </w:rPr>
                          <w:t xml:space="preserve"> </w:t>
                        </w:r>
                        <w:r>
                          <w:rPr>
                            <w:sz w:val="20"/>
                          </w:rPr>
                          <w:t>this</w:t>
                        </w:r>
                        <w:r>
                          <w:rPr>
                            <w:spacing w:val="-4"/>
                            <w:sz w:val="20"/>
                          </w:rPr>
                          <w:t xml:space="preserve"> </w:t>
                        </w:r>
                        <w:r>
                          <w:rPr>
                            <w:sz w:val="20"/>
                          </w:rPr>
                          <w:t>question</w:t>
                        </w:r>
                        <w:r>
                          <w:rPr>
                            <w:spacing w:val="-3"/>
                            <w:sz w:val="20"/>
                          </w:rPr>
                          <w:t xml:space="preserve"> </w:t>
                        </w:r>
                        <w:r>
                          <w:rPr>
                            <w:sz w:val="20"/>
                          </w:rPr>
                          <w:t>to</w:t>
                        </w:r>
                        <w:r>
                          <w:rPr>
                            <w:spacing w:val="-3"/>
                            <w:sz w:val="20"/>
                          </w:rPr>
                          <w:t xml:space="preserve"> </w:t>
                        </w:r>
                        <w:r>
                          <w:rPr>
                            <w:sz w:val="20"/>
                          </w:rPr>
                          <w:t>detail</w:t>
                        </w:r>
                        <w:r>
                          <w:rPr>
                            <w:spacing w:val="-3"/>
                            <w:sz w:val="20"/>
                          </w:rPr>
                          <w:t xml:space="preserve"> </w:t>
                        </w:r>
                        <w:r>
                          <w:rPr>
                            <w:sz w:val="20"/>
                          </w:rPr>
                          <w:t>any</w:t>
                        </w:r>
                        <w:r>
                          <w:rPr>
                            <w:spacing w:val="-4"/>
                            <w:sz w:val="20"/>
                          </w:rPr>
                          <w:t xml:space="preserve"> </w:t>
                        </w:r>
                        <w:r>
                          <w:rPr>
                            <w:sz w:val="20"/>
                          </w:rPr>
                          <w:t>contextual</w:t>
                        </w:r>
                        <w:r>
                          <w:rPr>
                            <w:spacing w:val="-3"/>
                            <w:sz w:val="20"/>
                          </w:rPr>
                          <w:t xml:space="preserve"> </w:t>
                        </w:r>
                        <w:r>
                          <w:rPr>
                            <w:sz w:val="20"/>
                          </w:rPr>
                          <w:t>factors</w:t>
                        </w:r>
                        <w:r>
                          <w:rPr>
                            <w:spacing w:val="-3"/>
                            <w:sz w:val="20"/>
                          </w:rPr>
                          <w:t xml:space="preserve"> </w:t>
                        </w:r>
                        <w:r>
                          <w:rPr>
                            <w:sz w:val="20"/>
                          </w:rPr>
                          <w:t>you</w:t>
                        </w:r>
                        <w:r>
                          <w:rPr>
                            <w:spacing w:val="-3"/>
                            <w:sz w:val="20"/>
                          </w:rPr>
                          <w:t xml:space="preserve"> </w:t>
                        </w:r>
                        <w:r>
                          <w:rPr>
                            <w:sz w:val="20"/>
                          </w:rPr>
                          <w:t>wish</w:t>
                        </w:r>
                        <w:r>
                          <w:rPr>
                            <w:spacing w:val="-3"/>
                            <w:sz w:val="20"/>
                          </w:rPr>
                          <w:t xml:space="preserve"> </w:t>
                        </w:r>
                        <w:r>
                          <w:rPr>
                            <w:sz w:val="20"/>
                          </w:rPr>
                          <w:t>to</w:t>
                        </w:r>
                        <w:r>
                          <w:rPr>
                            <w:spacing w:val="-3"/>
                            <w:sz w:val="20"/>
                          </w:rPr>
                          <w:t xml:space="preserve"> </w:t>
                        </w:r>
                        <w:r>
                          <w:rPr>
                            <w:sz w:val="20"/>
                          </w:rPr>
                          <w:t>make</w:t>
                        </w:r>
                        <w:r>
                          <w:rPr>
                            <w:spacing w:val="-3"/>
                            <w:sz w:val="20"/>
                          </w:rPr>
                          <w:t xml:space="preserve"> </w:t>
                        </w:r>
                        <w:r>
                          <w:rPr>
                            <w:sz w:val="20"/>
                          </w:rPr>
                          <w:t>the</w:t>
                        </w:r>
                        <w:r>
                          <w:rPr>
                            <w:spacing w:val="-3"/>
                            <w:sz w:val="20"/>
                          </w:rPr>
                          <w:t xml:space="preserve"> </w:t>
                        </w:r>
                        <w:r>
                          <w:rPr>
                            <w:sz w:val="20"/>
                          </w:rPr>
                          <w:t>Selection</w:t>
                        </w:r>
                        <w:r>
                          <w:rPr>
                            <w:spacing w:val="-3"/>
                            <w:sz w:val="20"/>
                          </w:rPr>
                          <w:t xml:space="preserve"> </w:t>
                        </w:r>
                        <w:r>
                          <w:rPr>
                            <w:sz w:val="20"/>
                          </w:rPr>
                          <w:t>Committee</w:t>
                        </w:r>
                        <w:r>
                          <w:rPr>
                            <w:spacing w:val="-3"/>
                            <w:sz w:val="20"/>
                          </w:rPr>
                          <w:t xml:space="preserve"> </w:t>
                        </w:r>
                        <w:r>
                          <w:rPr>
                            <w:sz w:val="20"/>
                          </w:rPr>
                          <w:t>aware</w:t>
                        </w:r>
                        <w:r>
                          <w:rPr>
                            <w:spacing w:val="-3"/>
                            <w:sz w:val="20"/>
                          </w:rPr>
                          <w:t xml:space="preserve"> </w:t>
                        </w:r>
                        <w:r>
                          <w:rPr>
                            <w:sz w:val="20"/>
                          </w:rPr>
                          <w:t>of. NIHR wants to know about any circumstances so that they may take them into consideration during the assessment of your application. Contextual factors may include:</w:t>
                        </w:r>
                      </w:p>
                      <w:p w14:paraId="5C4DD5B7" w14:textId="77777777" w:rsidR="003E6880" w:rsidRDefault="003E6880">
                        <w:pPr>
                          <w:numPr>
                            <w:ilvl w:val="0"/>
                            <w:numId w:val="1"/>
                          </w:numPr>
                          <w:tabs>
                            <w:tab w:val="left" w:pos="780"/>
                          </w:tabs>
                          <w:spacing w:line="244" w:lineRule="exact"/>
                          <w:rPr>
                            <w:sz w:val="20"/>
                          </w:rPr>
                        </w:pPr>
                        <w:r>
                          <w:rPr>
                            <w:sz w:val="20"/>
                          </w:rPr>
                          <w:t>Career</w:t>
                        </w:r>
                        <w:r>
                          <w:rPr>
                            <w:spacing w:val="-3"/>
                            <w:sz w:val="20"/>
                          </w:rPr>
                          <w:t xml:space="preserve"> </w:t>
                        </w:r>
                        <w:r>
                          <w:rPr>
                            <w:sz w:val="20"/>
                          </w:rPr>
                          <w:t>breaks</w:t>
                        </w:r>
                        <w:r>
                          <w:rPr>
                            <w:spacing w:val="-2"/>
                            <w:sz w:val="20"/>
                          </w:rPr>
                          <w:t xml:space="preserve"> </w:t>
                        </w:r>
                        <w:r>
                          <w:rPr>
                            <w:sz w:val="20"/>
                          </w:rPr>
                          <w:t>due</w:t>
                        </w:r>
                        <w:r>
                          <w:rPr>
                            <w:spacing w:val="-1"/>
                            <w:sz w:val="20"/>
                          </w:rPr>
                          <w:t xml:space="preserve"> </w:t>
                        </w:r>
                        <w:r>
                          <w:rPr>
                            <w:sz w:val="20"/>
                          </w:rPr>
                          <w:t>to</w:t>
                        </w:r>
                        <w:r>
                          <w:rPr>
                            <w:spacing w:val="-2"/>
                            <w:sz w:val="20"/>
                          </w:rPr>
                          <w:t xml:space="preserve"> </w:t>
                        </w:r>
                        <w:r>
                          <w:rPr>
                            <w:sz w:val="20"/>
                          </w:rPr>
                          <w:t>parental</w:t>
                        </w:r>
                        <w:r>
                          <w:rPr>
                            <w:spacing w:val="-1"/>
                            <w:sz w:val="20"/>
                          </w:rPr>
                          <w:t xml:space="preserve"> </w:t>
                        </w:r>
                        <w:r>
                          <w:rPr>
                            <w:sz w:val="20"/>
                          </w:rPr>
                          <w:t>leave,</w:t>
                        </w:r>
                        <w:r>
                          <w:rPr>
                            <w:spacing w:val="-2"/>
                            <w:sz w:val="20"/>
                          </w:rPr>
                          <w:t xml:space="preserve"> </w:t>
                        </w:r>
                        <w:r>
                          <w:rPr>
                            <w:sz w:val="20"/>
                          </w:rPr>
                          <w:t>or</w:t>
                        </w:r>
                        <w:r>
                          <w:rPr>
                            <w:spacing w:val="-1"/>
                            <w:sz w:val="20"/>
                          </w:rPr>
                          <w:t xml:space="preserve"> </w:t>
                        </w:r>
                        <w:r>
                          <w:rPr>
                            <w:sz w:val="20"/>
                          </w:rPr>
                          <w:t>periods</w:t>
                        </w:r>
                        <w:r>
                          <w:rPr>
                            <w:spacing w:val="-2"/>
                            <w:sz w:val="20"/>
                          </w:rPr>
                          <w:t xml:space="preserve"> </w:t>
                        </w:r>
                        <w:r>
                          <w:rPr>
                            <w:sz w:val="20"/>
                          </w:rPr>
                          <w:t>of</w:t>
                        </w:r>
                        <w:r>
                          <w:rPr>
                            <w:spacing w:val="-1"/>
                            <w:sz w:val="20"/>
                          </w:rPr>
                          <w:t xml:space="preserve"> </w:t>
                        </w:r>
                        <w:r>
                          <w:rPr>
                            <w:spacing w:val="-2"/>
                            <w:sz w:val="20"/>
                          </w:rPr>
                          <w:t>illness.</w:t>
                        </w:r>
                      </w:p>
                      <w:p w14:paraId="310CA4A0" w14:textId="77777777" w:rsidR="003E6880" w:rsidRDefault="003E6880">
                        <w:pPr>
                          <w:numPr>
                            <w:ilvl w:val="0"/>
                            <w:numId w:val="1"/>
                          </w:numPr>
                          <w:tabs>
                            <w:tab w:val="left" w:pos="780"/>
                          </w:tabs>
                          <w:ind w:right="259"/>
                          <w:rPr>
                            <w:sz w:val="20"/>
                          </w:rPr>
                        </w:pPr>
                        <w:r>
                          <w:rPr>
                            <w:sz w:val="20"/>
                          </w:rPr>
                          <w:t>Reduced</w:t>
                        </w:r>
                        <w:r>
                          <w:rPr>
                            <w:spacing w:val="-3"/>
                            <w:sz w:val="20"/>
                          </w:rPr>
                          <w:t xml:space="preserve"> </w:t>
                        </w:r>
                        <w:r>
                          <w:rPr>
                            <w:sz w:val="20"/>
                          </w:rPr>
                          <w:t>time</w:t>
                        </w:r>
                        <w:r>
                          <w:rPr>
                            <w:spacing w:val="-3"/>
                            <w:sz w:val="20"/>
                          </w:rPr>
                          <w:t xml:space="preserve"> </w:t>
                        </w:r>
                        <w:r>
                          <w:rPr>
                            <w:sz w:val="20"/>
                          </w:rPr>
                          <w:t>spent</w:t>
                        </w:r>
                        <w:r>
                          <w:rPr>
                            <w:spacing w:val="-3"/>
                            <w:sz w:val="20"/>
                          </w:rPr>
                          <w:t xml:space="preserve"> </w:t>
                        </w:r>
                        <w:r>
                          <w:rPr>
                            <w:sz w:val="20"/>
                          </w:rPr>
                          <w:t>undertaking</w:t>
                        </w:r>
                        <w:r>
                          <w:rPr>
                            <w:spacing w:val="-3"/>
                            <w:sz w:val="20"/>
                          </w:rPr>
                          <w:t xml:space="preserve"> </w:t>
                        </w:r>
                        <w:r>
                          <w:rPr>
                            <w:sz w:val="20"/>
                          </w:rPr>
                          <w:t>research</w:t>
                        </w:r>
                        <w:r>
                          <w:rPr>
                            <w:spacing w:val="-3"/>
                            <w:sz w:val="20"/>
                          </w:rPr>
                          <w:t xml:space="preserve"> </w:t>
                        </w:r>
                        <w:r>
                          <w:rPr>
                            <w:sz w:val="20"/>
                          </w:rPr>
                          <w:t>due</w:t>
                        </w:r>
                        <w:r>
                          <w:rPr>
                            <w:spacing w:val="-3"/>
                            <w:sz w:val="20"/>
                          </w:rPr>
                          <w:t xml:space="preserve"> </w:t>
                        </w:r>
                        <w:r>
                          <w:rPr>
                            <w:sz w:val="20"/>
                          </w:rPr>
                          <w:t>to</w:t>
                        </w:r>
                        <w:r>
                          <w:rPr>
                            <w:spacing w:val="-3"/>
                            <w:sz w:val="20"/>
                          </w:rPr>
                          <w:t xml:space="preserve"> </w:t>
                        </w:r>
                        <w:r>
                          <w:rPr>
                            <w:sz w:val="20"/>
                          </w:rPr>
                          <w:t>a</w:t>
                        </w:r>
                        <w:r>
                          <w:rPr>
                            <w:spacing w:val="-3"/>
                            <w:sz w:val="20"/>
                          </w:rPr>
                          <w:t xml:space="preserve"> </w:t>
                        </w:r>
                        <w:r>
                          <w:rPr>
                            <w:sz w:val="20"/>
                          </w:rPr>
                          <w:t>disability</w:t>
                        </w:r>
                        <w:r>
                          <w:rPr>
                            <w:spacing w:val="-3"/>
                            <w:sz w:val="20"/>
                          </w:rPr>
                          <w:t xml:space="preserve"> </w:t>
                        </w:r>
                        <w:r>
                          <w:rPr>
                            <w:sz w:val="20"/>
                          </w:rPr>
                          <w:t>or</w:t>
                        </w:r>
                        <w:r>
                          <w:rPr>
                            <w:spacing w:val="-3"/>
                            <w:sz w:val="20"/>
                          </w:rPr>
                          <w:t xml:space="preserve"> </w:t>
                        </w:r>
                        <w:r>
                          <w:rPr>
                            <w:sz w:val="20"/>
                          </w:rPr>
                          <w:t>caring</w:t>
                        </w:r>
                        <w:r>
                          <w:rPr>
                            <w:spacing w:val="-3"/>
                            <w:sz w:val="20"/>
                          </w:rPr>
                          <w:t xml:space="preserve"> </w:t>
                        </w:r>
                        <w:r>
                          <w:rPr>
                            <w:sz w:val="20"/>
                          </w:rPr>
                          <w:t>responsibilities.</w:t>
                        </w:r>
                        <w:r>
                          <w:rPr>
                            <w:spacing w:val="-3"/>
                            <w:sz w:val="20"/>
                          </w:rPr>
                          <w:t xml:space="preserve"> </w:t>
                        </w:r>
                        <w:r>
                          <w:rPr>
                            <w:sz w:val="20"/>
                          </w:rPr>
                          <w:t>This</w:t>
                        </w:r>
                        <w:r>
                          <w:rPr>
                            <w:spacing w:val="-3"/>
                            <w:sz w:val="20"/>
                          </w:rPr>
                          <w:t xml:space="preserve"> </w:t>
                        </w:r>
                        <w:r>
                          <w:rPr>
                            <w:sz w:val="20"/>
                          </w:rPr>
                          <w:t>could</w:t>
                        </w:r>
                        <w:r>
                          <w:rPr>
                            <w:spacing w:val="-3"/>
                            <w:sz w:val="20"/>
                          </w:rPr>
                          <w:t xml:space="preserve"> </w:t>
                        </w:r>
                        <w:r>
                          <w:rPr>
                            <w:sz w:val="20"/>
                          </w:rPr>
                          <w:t>include any physical or mental difficulty that may have impacted your research career. These are situations that have a significant impact on your ability to undertake research.</w:t>
                        </w:r>
                      </w:p>
                      <w:p w14:paraId="4D144B1E" w14:textId="77777777" w:rsidR="003E6880" w:rsidRDefault="003E6880">
                        <w:pPr>
                          <w:numPr>
                            <w:ilvl w:val="0"/>
                            <w:numId w:val="1"/>
                          </w:numPr>
                          <w:tabs>
                            <w:tab w:val="left" w:pos="780"/>
                          </w:tabs>
                          <w:ind w:right="580"/>
                          <w:rPr>
                            <w:sz w:val="20"/>
                          </w:rPr>
                        </w:pPr>
                        <w:r>
                          <w:rPr>
                            <w:sz w:val="20"/>
                          </w:rPr>
                          <w:t>Reduced</w:t>
                        </w:r>
                        <w:r>
                          <w:rPr>
                            <w:spacing w:val="-4"/>
                            <w:sz w:val="20"/>
                          </w:rPr>
                          <w:t xml:space="preserve"> </w:t>
                        </w:r>
                        <w:r>
                          <w:rPr>
                            <w:sz w:val="20"/>
                          </w:rPr>
                          <w:t>opportunities</w:t>
                        </w:r>
                        <w:r>
                          <w:rPr>
                            <w:spacing w:val="-4"/>
                            <w:sz w:val="20"/>
                          </w:rPr>
                          <w:t xml:space="preserve"> </w:t>
                        </w:r>
                        <w:r>
                          <w:rPr>
                            <w:sz w:val="20"/>
                          </w:rPr>
                          <w:t>to</w:t>
                        </w:r>
                        <w:r>
                          <w:rPr>
                            <w:spacing w:val="-4"/>
                            <w:sz w:val="20"/>
                          </w:rPr>
                          <w:t xml:space="preserve"> </w:t>
                        </w:r>
                        <w:r>
                          <w:rPr>
                            <w:sz w:val="20"/>
                          </w:rPr>
                          <w:t>career</w:t>
                        </w:r>
                        <w:r>
                          <w:rPr>
                            <w:spacing w:val="-4"/>
                            <w:sz w:val="20"/>
                          </w:rPr>
                          <w:t xml:space="preserve"> </w:t>
                        </w:r>
                        <w:r>
                          <w:rPr>
                            <w:sz w:val="20"/>
                          </w:rPr>
                          <w:t>support</w:t>
                        </w:r>
                        <w:r>
                          <w:rPr>
                            <w:spacing w:val="-4"/>
                            <w:sz w:val="20"/>
                          </w:rPr>
                          <w:t xml:space="preserve"> </w:t>
                        </w:r>
                        <w:r>
                          <w:rPr>
                            <w:sz w:val="20"/>
                          </w:rPr>
                          <w:t>e.g.</w:t>
                        </w:r>
                        <w:r>
                          <w:rPr>
                            <w:spacing w:val="-4"/>
                            <w:sz w:val="20"/>
                          </w:rPr>
                          <w:t xml:space="preserve"> </w:t>
                        </w:r>
                        <w:r>
                          <w:rPr>
                            <w:sz w:val="20"/>
                          </w:rPr>
                          <w:t>mentorship,</w:t>
                        </w:r>
                        <w:r>
                          <w:rPr>
                            <w:spacing w:val="-4"/>
                            <w:sz w:val="20"/>
                          </w:rPr>
                          <w:t xml:space="preserve"> </w:t>
                        </w:r>
                        <w:r>
                          <w:rPr>
                            <w:sz w:val="20"/>
                          </w:rPr>
                          <w:t>and</w:t>
                        </w:r>
                        <w:r>
                          <w:rPr>
                            <w:spacing w:val="-4"/>
                            <w:sz w:val="20"/>
                          </w:rPr>
                          <w:t xml:space="preserve"> </w:t>
                        </w:r>
                        <w:r>
                          <w:rPr>
                            <w:sz w:val="20"/>
                          </w:rPr>
                          <w:t>limited</w:t>
                        </w:r>
                        <w:r>
                          <w:rPr>
                            <w:spacing w:val="-4"/>
                            <w:sz w:val="20"/>
                          </w:rPr>
                          <w:t xml:space="preserve"> </w:t>
                        </w:r>
                        <w:r>
                          <w:rPr>
                            <w:sz w:val="20"/>
                          </w:rPr>
                          <w:t>opportunities</w:t>
                        </w:r>
                        <w:r>
                          <w:rPr>
                            <w:spacing w:val="-4"/>
                            <w:sz w:val="20"/>
                          </w:rPr>
                          <w:t xml:space="preserve"> </w:t>
                        </w:r>
                        <w:r>
                          <w:rPr>
                            <w:sz w:val="20"/>
                          </w:rPr>
                          <w:t>to</w:t>
                        </w:r>
                        <w:r>
                          <w:rPr>
                            <w:spacing w:val="-4"/>
                            <w:sz w:val="20"/>
                          </w:rPr>
                          <w:t xml:space="preserve"> </w:t>
                        </w:r>
                        <w:r>
                          <w:rPr>
                            <w:sz w:val="20"/>
                          </w:rPr>
                          <w:t>undertake</w:t>
                        </w:r>
                        <w:r>
                          <w:rPr>
                            <w:spacing w:val="-4"/>
                            <w:sz w:val="20"/>
                          </w:rPr>
                          <w:t xml:space="preserve"> </w:t>
                        </w:r>
                        <w:r>
                          <w:rPr>
                            <w:sz w:val="20"/>
                          </w:rPr>
                          <w:t>prior research and training.</w:t>
                        </w:r>
                      </w:p>
                      <w:p w14:paraId="1E929232" w14:textId="77777777" w:rsidR="003E6880" w:rsidRDefault="003E6880">
                        <w:pPr>
                          <w:numPr>
                            <w:ilvl w:val="0"/>
                            <w:numId w:val="1"/>
                          </w:numPr>
                          <w:tabs>
                            <w:tab w:val="left" w:pos="780"/>
                          </w:tabs>
                          <w:spacing w:line="243" w:lineRule="exact"/>
                          <w:rPr>
                            <w:sz w:val="20"/>
                          </w:rPr>
                        </w:pPr>
                        <w:r>
                          <w:rPr>
                            <w:sz w:val="20"/>
                          </w:rPr>
                          <w:t>Impact</w:t>
                        </w:r>
                        <w:r>
                          <w:rPr>
                            <w:spacing w:val="-3"/>
                            <w:sz w:val="20"/>
                          </w:rPr>
                          <w:t xml:space="preserve"> </w:t>
                        </w:r>
                        <w:r>
                          <w:rPr>
                            <w:sz w:val="20"/>
                          </w:rPr>
                          <w:t>of</w:t>
                        </w:r>
                        <w:r>
                          <w:rPr>
                            <w:spacing w:val="-2"/>
                            <w:sz w:val="20"/>
                          </w:rPr>
                          <w:t xml:space="preserve"> </w:t>
                        </w:r>
                        <w:r>
                          <w:rPr>
                            <w:sz w:val="20"/>
                          </w:rPr>
                          <w:t>the</w:t>
                        </w:r>
                        <w:r>
                          <w:rPr>
                            <w:spacing w:val="-2"/>
                            <w:sz w:val="20"/>
                          </w:rPr>
                          <w:t xml:space="preserve"> </w:t>
                        </w:r>
                        <w:r>
                          <w:rPr>
                            <w:sz w:val="20"/>
                          </w:rPr>
                          <w:t>COVID-19</w:t>
                        </w:r>
                        <w:r>
                          <w:rPr>
                            <w:spacing w:val="-3"/>
                            <w:sz w:val="20"/>
                          </w:rPr>
                          <w:t xml:space="preserve"> </w:t>
                        </w:r>
                        <w:r>
                          <w:rPr>
                            <w:sz w:val="20"/>
                          </w:rPr>
                          <w:t>pandemic</w:t>
                        </w:r>
                        <w:r>
                          <w:rPr>
                            <w:spacing w:val="-3"/>
                            <w:sz w:val="20"/>
                          </w:rPr>
                          <w:t xml:space="preserve"> </w:t>
                        </w:r>
                        <w:r>
                          <w:rPr>
                            <w:sz w:val="20"/>
                          </w:rPr>
                          <w:t>on</w:t>
                        </w:r>
                        <w:r>
                          <w:rPr>
                            <w:spacing w:val="-2"/>
                            <w:sz w:val="20"/>
                          </w:rPr>
                          <w:t xml:space="preserve"> </w:t>
                        </w:r>
                        <w:r>
                          <w:rPr>
                            <w:sz w:val="20"/>
                          </w:rPr>
                          <w:t>your</w:t>
                        </w:r>
                        <w:r>
                          <w:rPr>
                            <w:spacing w:val="-2"/>
                            <w:sz w:val="20"/>
                          </w:rPr>
                          <w:t xml:space="preserve"> </w:t>
                        </w:r>
                        <w:r>
                          <w:rPr>
                            <w:sz w:val="20"/>
                          </w:rPr>
                          <w:t>research</w:t>
                        </w:r>
                        <w:r>
                          <w:rPr>
                            <w:spacing w:val="-2"/>
                            <w:sz w:val="20"/>
                          </w:rPr>
                          <w:t xml:space="preserve"> career.</w:t>
                        </w:r>
                      </w:p>
                      <w:p w14:paraId="77FF48E6" w14:textId="77777777" w:rsidR="003E6880" w:rsidRDefault="003E6880">
                        <w:pPr>
                          <w:ind w:left="60" w:right="79"/>
                          <w:rPr>
                            <w:sz w:val="20"/>
                          </w:rPr>
                        </w:pPr>
                        <w:r>
                          <w:rPr>
                            <w:sz w:val="20"/>
                          </w:rPr>
                          <w:t xml:space="preserve">Please also use this section to detail any other factors that may have impacted your research career not listed in the examples provided. The impact on your career to date will be specific to your </w:t>
                        </w:r>
                        <w:proofErr w:type="gramStart"/>
                        <w:r>
                          <w:rPr>
                            <w:sz w:val="20"/>
                          </w:rPr>
                          <w:t>particular circumstances</w:t>
                        </w:r>
                        <w:proofErr w:type="gramEnd"/>
                        <w:r>
                          <w:rPr>
                            <w:sz w:val="20"/>
                          </w:rPr>
                          <w:t xml:space="preserve"> but could</w:t>
                        </w:r>
                        <w:r>
                          <w:rPr>
                            <w:spacing w:val="-3"/>
                            <w:sz w:val="20"/>
                          </w:rPr>
                          <w:t xml:space="preserve"> </w:t>
                        </w:r>
                        <w:r>
                          <w:rPr>
                            <w:sz w:val="20"/>
                          </w:rPr>
                          <w:t>include</w:t>
                        </w:r>
                        <w:r>
                          <w:rPr>
                            <w:spacing w:val="-3"/>
                            <w:sz w:val="20"/>
                          </w:rPr>
                          <w:t xml:space="preserve"> </w:t>
                        </w:r>
                        <w:r>
                          <w:rPr>
                            <w:sz w:val="20"/>
                          </w:rPr>
                          <w:t>such</w:t>
                        </w:r>
                        <w:r>
                          <w:rPr>
                            <w:spacing w:val="-3"/>
                            <w:sz w:val="20"/>
                          </w:rPr>
                          <w:t xml:space="preserve"> </w:t>
                        </w:r>
                        <w:r>
                          <w:rPr>
                            <w:sz w:val="20"/>
                          </w:rPr>
                          <w:t>impacts</w:t>
                        </w:r>
                        <w:r>
                          <w:rPr>
                            <w:spacing w:val="-4"/>
                            <w:sz w:val="20"/>
                          </w:rPr>
                          <w:t xml:space="preserve"> </w:t>
                        </w:r>
                        <w:r>
                          <w:rPr>
                            <w:sz w:val="20"/>
                          </w:rPr>
                          <w:t>as</w:t>
                        </w:r>
                        <w:r>
                          <w:rPr>
                            <w:spacing w:val="-3"/>
                            <w:sz w:val="20"/>
                          </w:rPr>
                          <w:t xml:space="preserve"> </w:t>
                        </w:r>
                        <w:r>
                          <w:rPr>
                            <w:sz w:val="20"/>
                          </w:rPr>
                          <w:t>limited</w:t>
                        </w:r>
                        <w:r>
                          <w:rPr>
                            <w:spacing w:val="-3"/>
                            <w:sz w:val="20"/>
                          </w:rPr>
                          <w:t xml:space="preserve"> </w:t>
                        </w:r>
                        <w:r>
                          <w:rPr>
                            <w:sz w:val="20"/>
                          </w:rPr>
                          <w:t>opportunities</w:t>
                        </w:r>
                        <w:r>
                          <w:rPr>
                            <w:spacing w:val="-3"/>
                            <w:sz w:val="20"/>
                          </w:rPr>
                          <w:t xml:space="preserve"> </w:t>
                        </w:r>
                        <w:r>
                          <w:rPr>
                            <w:sz w:val="20"/>
                          </w:rPr>
                          <w:t>to</w:t>
                        </w:r>
                        <w:r>
                          <w:rPr>
                            <w:spacing w:val="-3"/>
                            <w:sz w:val="20"/>
                          </w:rPr>
                          <w:t xml:space="preserve"> </w:t>
                        </w:r>
                        <w:r>
                          <w:rPr>
                            <w:sz w:val="20"/>
                          </w:rPr>
                          <w:t>obtain</w:t>
                        </w:r>
                        <w:r>
                          <w:rPr>
                            <w:spacing w:val="-3"/>
                            <w:sz w:val="20"/>
                          </w:rPr>
                          <w:t xml:space="preserve"> </w:t>
                        </w:r>
                        <w:r>
                          <w:rPr>
                            <w:sz w:val="20"/>
                          </w:rPr>
                          <w:t>grant</w:t>
                        </w:r>
                        <w:r>
                          <w:rPr>
                            <w:spacing w:val="-3"/>
                            <w:sz w:val="20"/>
                          </w:rPr>
                          <w:t xml:space="preserve"> </w:t>
                        </w:r>
                        <w:r>
                          <w:rPr>
                            <w:sz w:val="20"/>
                          </w:rPr>
                          <w:t>funding,</w:t>
                        </w:r>
                        <w:r>
                          <w:rPr>
                            <w:spacing w:val="-4"/>
                            <w:sz w:val="20"/>
                          </w:rPr>
                          <w:t xml:space="preserve"> </w:t>
                        </w:r>
                        <w:r>
                          <w:rPr>
                            <w:sz w:val="20"/>
                          </w:rPr>
                          <w:t>or</w:t>
                        </w:r>
                        <w:r>
                          <w:rPr>
                            <w:spacing w:val="-3"/>
                            <w:sz w:val="20"/>
                          </w:rPr>
                          <w:t xml:space="preserve"> </w:t>
                        </w:r>
                        <w:r>
                          <w:rPr>
                            <w:sz w:val="20"/>
                          </w:rPr>
                          <w:t>fewer</w:t>
                        </w:r>
                        <w:r>
                          <w:rPr>
                            <w:spacing w:val="-4"/>
                            <w:sz w:val="20"/>
                          </w:rPr>
                          <w:t xml:space="preserve"> </w:t>
                        </w:r>
                        <w:r>
                          <w:rPr>
                            <w:sz w:val="20"/>
                          </w:rPr>
                          <w:t>publications.</w:t>
                        </w:r>
                        <w:r>
                          <w:rPr>
                            <w:spacing w:val="-4"/>
                            <w:sz w:val="20"/>
                          </w:rPr>
                          <w:t xml:space="preserve"> </w:t>
                        </w:r>
                        <w:r>
                          <w:rPr>
                            <w:sz w:val="20"/>
                          </w:rPr>
                          <w:t>In</w:t>
                        </w:r>
                        <w:r>
                          <w:rPr>
                            <w:spacing w:val="-3"/>
                            <w:sz w:val="20"/>
                          </w:rPr>
                          <w:t xml:space="preserve"> </w:t>
                        </w:r>
                        <w:r>
                          <w:rPr>
                            <w:sz w:val="20"/>
                          </w:rPr>
                          <w:t>general</w:t>
                        </w:r>
                        <w:r>
                          <w:rPr>
                            <w:spacing w:val="-3"/>
                            <w:sz w:val="20"/>
                          </w:rPr>
                          <w:t xml:space="preserve"> </w:t>
                        </w:r>
                        <w:r>
                          <w:rPr>
                            <w:sz w:val="20"/>
                          </w:rPr>
                          <w:t>terms, mitigating factors should be significant, and relevant.</w:t>
                        </w:r>
                      </w:p>
                      <w:p w14:paraId="179C9D5D" w14:textId="77777777" w:rsidR="003E6880" w:rsidRDefault="003E6880">
                        <w:pPr>
                          <w:spacing w:before="227"/>
                          <w:ind w:left="60"/>
                          <w:rPr>
                            <w:sz w:val="20"/>
                          </w:rPr>
                        </w:pPr>
                        <w:r>
                          <w:rPr>
                            <w:sz w:val="20"/>
                          </w:rPr>
                          <w:t>NIHR acknowledges that you may be reluctant, or uncomfortable disclosing relevant information that is sensitive. However,</w:t>
                        </w:r>
                        <w:r>
                          <w:rPr>
                            <w:spacing w:val="-3"/>
                            <w:sz w:val="20"/>
                          </w:rPr>
                          <w:t xml:space="preserve"> </w:t>
                        </w:r>
                        <w:r>
                          <w:rPr>
                            <w:sz w:val="20"/>
                          </w:rPr>
                          <w:t>you</w:t>
                        </w:r>
                        <w:r>
                          <w:rPr>
                            <w:spacing w:val="-2"/>
                            <w:sz w:val="20"/>
                          </w:rPr>
                          <w:t xml:space="preserve"> </w:t>
                        </w:r>
                        <w:r>
                          <w:rPr>
                            <w:sz w:val="20"/>
                          </w:rPr>
                          <w:t>should</w:t>
                        </w:r>
                        <w:r>
                          <w:rPr>
                            <w:spacing w:val="-2"/>
                            <w:sz w:val="20"/>
                          </w:rPr>
                          <w:t xml:space="preserve"> </w:t>
                        </w:r>
                        <w:r>
                          <w:rPr>
                            <w:sz w:val="20"/>
                          </w:rPr>
                          <w:t>bear</w:t>
                        </w:r>
                        <w:r>
                          <w:rPr>
                            <w:spacing w:val="-3"/>
                            <w:sz w:val="20"/>
                          </w:rPr>
                          <w:t xml:space="preserve"> </w:t>
                        </w:r>
                        <w:r>
                          <w:rPr>
                            <w:sz w:val="20"/>
                          </w:rPr>
                          <w:t>in</w:t>
                        </w:r>
                        <w:r>
                          <w:rPr>
                            <w:spacing w:val="-2"/>
                            <w:sz w:val="20"/>
                          </w:rPr>
                          <w:t xml:space="preserve"> </w:t>
                        </w:r>
                        <w:r>
                          <w:rPr>
                            <w:sz w:val="20"/>
                          </w:rPr>
                          <w:t>mind</w:t>
                        </w:r>
                        <w:r>
                          <w:rPr>
                            <w:spacing w:val="-2"/>
                            <w:sz w:val="20"/>
                          </w:rPr>
                          <w:t xml:space="preserve"> </w:t>
                        </w:r>
                        <w:r>
                          <w:rPr>
                            <w:sz w:val="20"/>
                          </w:rPr>
                          <w:t>that</w:t>
                        </w:r>
                        <w:r>
                          <w:rPr>
                            <w:spacing w:val="-2"/>
                            <w:sz w:val="20"/>
                          </w:rPr>
                          <w:t xml:space="preserve"> </w:t>
                        </w:r>
                        <w:r>
                          <w:rPr>
                            <w:sz w:val="20"/>
                          </w:rPr>
                          <w:t>we</w:t>
                        </w:r>
                        <w:r>
                          <w:rPr>
                            <w:spacing w:val="-2"/>
                            <w:sz w:val="20"/>
                          </w:rPr>
                          <w:t xml:space="preserve"> </w:t>
                        </w:r>
                        <w:r>
                          <w:rPr>
                            <w:sz w:val="20"/>
                          </w:rPr>
                          <w:t>are</w:t>
                        </w:r>
                        <w:r>
                          <w:rPr>
                            <w:spacing w:val="-2"/>
                            <w:sz w:val="20"/>
                          </w:rPr>
                          <w:t xml:space="preserve"> </w:t>
                        </w:r>
                        <w:r>
                          <w:rPr>
                            <w:sz w:val="20"/>
                          </w:rPr>
                          <w:t>unable</w:t>
                        </w:r>
                        <w:r>
                          <w:rPr>
                            <w:spacing w:val="-2"/>
                            <w:sz w:val="20"/>
                          </w:rPr>
                          <w:t xml:space="preserve"> </w:t>
                        </w:r>
                        <w:r>
                          <w:rPr>
                            <w:sz w:val="20"/>
                          </w:rPr>
                          <w:t>to</w:t>
                        </w:r>
                        <w:r>
                          <w:rPr>
                            <w:spacing w:val="-2"/>
                            <w:sz w:val="20"/>
                          </w:rPr>
                          <w:t xml:space="preserve"> </w:t>
                        </w:r>
                        <w:proofErr w:type="gramStart"/>
                        <w:r>
                          <w:rPr>
                            <w:sz w:val="20"/>
                          </w:rPr>
                          <w:t>take</w:t>
                        </w:r>
                        <w:r>
                          <w:rPr>
                            <w:spacing w:val="-2"/>
                            <w:sz w:val="20"/>
                          </w:rPr>
                          <w:t xml:space="preserve"> </w:t>
                        </w:r>
                        <w:r>
                          <w:rPr>
                            <w:sz w:val="20"/>
                          </w:rPr>
                          <w:t>into</w:t>
                        </w:r>
                        <w:r>
                          <w:rPr>
                            <w:spacing w:val="-2"/>
                            <w:sz w:val="20"/>
                          </w:rPr>
                          <w:t xml:space="preserve"> </w:t>
                        </w:r>
                        <w:r>
                          <w:rPr>
                            <w:sz w:val="20"/>
                          </w:rPr>
                          <w:t>account</w:t>
                        </w:r>
                        <w:proofErr w:type="gramEnd"/>
                        <w:r>
                          <w:rPr>
                            <w:spacing w:val="-2"/>
                            <w:sz w:val="20"/>
                          </w:rPr>
                          <w:t xml:space="preserve"> </w:t>
                        </w:r>
                        <w:r>
                          <w:rPr>
                            <w:sz w:val="20"/>
                          </w:rPr>
                          <w:t>factors</w:t>
                        </w:r>
                        <w:r>
                          <w:rPr>
                            <w:spacing w:val="-2"/>
                            <w:sz w:val="20"/>
                          </w:rPr>
                          <w:t xml:space="preserve"> </w:t>
                        </w:r>
                        <w:r>
                          <w:rPr>
                            <w:sz w:val="20"/>
                          </w:rPr>
                          <w:t>that</w:t>
                        </w:r>
                        <w:r>
                          <w:rPr>
                            <w:spacing w:val="-2"/>
                            <w:sz w:val="20"/>
                          </w:rPr>
                          <w:t xml:space="preserve"> </w:t>
                        </w:r>
                        <w:r>
                          <w:rPr>
                            <w:sz w:val="20"/>
                          </w:rPr>
                          <w:t>you</w:t>
                        </w:r>
                        <w:r>
                          <w:rPr>
                            <w:spacing w:val="-2"/>
                            <w:sz w:val="20"/>
                          </w:rPr>
                          <w:t xml:space="preserve"> </w:t>
                        </w:r>
                        <w:r>
                          <w:rPr>
                            <w:sz w:val="20"/>
                          </w:rPr>
                          <w:t>do</w:t>
                        </w:r>
                        <w:r>
                          <w:rPr>
                            <w:spacing w:val="-2"/>
                            <w:sz w:val="20"/>
                          </w:rPr>
                          <w:t xml:space="preserve"> </w:t>
                        </w:r>
                        <w:r>
                          <w:rPr>
                            <w:sz w:val="20"/>
                          </w:rPr>
                          <w:t>not</w:t>
                        </w:r>
                        <w:r>
                          <w:rPr>
                            <w:spacing w:val="-3"/>
                            <w:sz w:val="20"/>
                          </w:rPr>
                          <w:t xml:space="preserve"> </w:t>
                        </w:r>
                        <w:r>
                          <w:rPr>
                            <w:sz w:val="20"/>
                          </w:rPr>
                          <w:t>disclose.</w:t>
                        </w:r>
                        <w:r>
                          <w:rPr>
                            <w:spacing w:val="-2"/>
                            <w:sz w:val="20"/>
                          </w:rPr>
                          <w:t xml:space="preserve"> </w:t>
                        </w:r>
                        <w:r>
                          <w:rPr>
                            <w:sz w:val="20"/>
                          </w:rPr>
                          <w:t xml:space="preserve">Please be assured that information provided by you is sensitive and will be treated confidentially and in line with </w:t>
                        </w:r>
                        <w:hyperlink r:id="rId21">
                          <w:r>
                            <w:rPr>
                              <w:color w:val="0000FF"/>
                              <w:sz w:val="20"/>
                              <w:u w:val="single" w:color="0000FF"/>
                            </w:rPr>
                            <w:t>General</w:t>
                          </w:r>
                        </w:hyperlink>
                        <w:r>
                          <w:rPr>
                            <w:color w:val="0000FF"/>
                            <w:sz w:val="20"/>
                          </w:rPr>
                          <w:t xml:space="preserve"> </w:t>
                        </w:r>
                        <w:hyperlink r:id="rId22">
                          <w:r>
                            <w:rPr>
                              <w:color w:val="0000FF"/>
                              <w:sz w:val="20"/>
                              <w:u w:val="single" w:color="0000FF"/>
                            </w:rPr>
                            <w:t>Data and Protection Regulations (GDPR)</w:t>
                          </w:r>
                        </w:hyperlink>
                        <w:r>
                          <w:rPr>
                            <w:sz w:val="20"/>
                          </w:rPr>
                          <w:t>.</w:t>
                        </w:r>
                      </w:p>
                    </w:txbxContent>
                  </v:textbox>
                </v:shape>
                <w10:wrap type="topAndBottom" anchorx="page"/>
              </v:group>
            </w:pict>
          </mc:Fallback>
        </mc:AlternateContent>
      </w:r>
    </w:p>
    <w:p w14:paraId="764BE322" w14:textId="77777777" w:rsidR="003E6880" w:rsidRDefault="003E6880"/>
    <w:p w14:paraId="5855977F" w14:textId="77777777" w:rsidR="003E6880" w:rsidRDefault="003E6880">
      <w:r>
        <w:rPr>
          <w:noProof/>
        </w:rPr>
        <mc:AlternateContent>
          <mc:Choice Requires="wpg">
            <w:drawing>
              <wp:anchor distT="0" distB="0" distL="0" distR="0" simplePos="0" relativeHeight="251658249" behindDoc="1" locked="0" layoutInCell="1" allowOverlap="1" wp14:anchorId="350158D7" wp14:editId="0FBA00E2">
                <wp:simplePos x="0" y="0"/>
                <wp:positionH relativeFrom="page">
                  <wp:posOffset>581916</wp:posOffset>
                </wp:positionH>
                <wp:positionV relativeFrom="paragraph">
                  <wp:posOffset>365480</wp:posOffset>
                </wp:positionV>
                <wp:extent cx="6539865" cy="397510"/>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397510"/>
                          <a:chOff x="0" y="0"/>
                          <a:chExt cx="6539865" cy="397510"/>
                        </a:xfrm>
                      </wpg:grpSpPr>
                      <wps:wsp>
                        <wps:cNvPr id="48" name="Textbox 48"/>
                        <wps:cNvSpPr txBox="1"/>
                        <wps:spPr>
                          <a:xfrm>
                            <a:off x="1519237" y="4762"/>
                            <a:ext cx="5015865" cy="387985"/>
                          </a:xfrm>
                          <a:prstGeom prst="rect">
                            <a:avLst/>
                          </a:prstGeom>
                          <a:ln w="9525">
                            <a:solidFill>
                              <a:srgbClr val="000000"/>
                            </a:solidFill>
                            <a:prstDash val="solid"/>
                          </a:ln>
                        </wps:spPr>
                        <wps:txbx>
                          <w:txbxContent>
                            <w:p w14:paraId="6E4DAB5C" w14:textId="77777777" w:rsidR="003E6880" w:rsidRDefault="003E6880">
                              <w:pPr>
                                <w:spacing w:before="183"/>
                                <w:ind w:left="60"/>
                                <w:rPr>
                                  <w:sz w:val="20"/>
                                </w:rPr>
                              </w:pPr>
                              <w:r>
                                <w:rPr>
                                  <w:spacing w:val="-2"/>
                                  <w:sz w:val="20"/>
                                </w:rPr>
                                <w:t>No</w:t>
                              </w:r>
                            </w:p>
                          </w:txbxContent>
                        </wps:txbx>
                        <wps:bodyPr wrap="square" lIns="0" tIns="0" rIns="0" bIns="0" rtlCol="0">
                          <a:noAutofit/>
                        </wps:bodyPr>
                      </wps:wsp>
                      <wps:wsp>
                        <wps:cNvPr id="49" name="Textbox 49"/>
                        <wps:cNvSpPr txBox="1"/>
                        <wps:spPr>
                          <a:xfrm>
                            <a:off x="4762" y="4762"/>
                            <a:ext cx="1514475" cy="387985"/>
                          </a:xfrm>
                          <a:prstGeom prst="rect">
                            <a:avLst/>
                          </a:prstGeom>
                          <a:ln w="9525">
                            <a:solidFill>
                              <a:srgbClr val="000000"/>
                            </a:solidFill>
                            <a:prstDash val="solid"/>
                          </a:ln>
                        </wps:spPr>
                        <wps:txbx>
                          <w:txbxContent>
                            <w:p w14:paraId="34B3D991" w14:textId="77777777" w:rsidR="003E6880" w:rsidRDefault="003E6880">
                              <w:pPr>
                                <w:spacing w:before="68"/>
                                <w:ind w:left="60"/>
                                <w:rPr>
                                  <w:b/>
                                  <w:sz w:val="20"/>
                                </w:rPr>
                              </w:pPr>
                              <w:r>
                                <w:rPr>
                                  <w:b/>
                                  <w:sz w:val="20"/>
                                </w:rPr>
                                <w:t>Have you already registered</w:t>
                              </w:r>
                              <w:r>
                                <w:rPr>
                                  <w:b/>
                                  <w:spacing w:val="-13"/>
                                  <w:sz w:val="20"/>
                                </w:rPr>
                                <w:t xml:space="preserve"> </w:t>
                              </w:r>
                              <w:r>
                                <w:rPr>
                                  <w:b/>
                                  <w:sz w:val="20"/>
                                </w:rPr>
                                <w:t>for</w:t>
                              </w:r>
                              <w:r>
                                <w:rPr>
                                  <w:b/>
                                  <w:spacing w:val="-13"/>
                                  <w:sz w:val="20"/>
                                </w:rPr>
                                <w:t xml:space="preserve"> </w:t>
                              </w:r>
                              <w:r>
                                <w:rPr>
                                  <w:b/>
                                  <w:sz w:val="20"/>
                                </w:rPr>
                                <w:t>a</w:t>
                              </w:r>
                              <w:r>
                                <w:rPr>
                                  <w:b/>
                                  <w:spacing w:val="-13"/>
                                  <w:sz w:val="20"/>
                                </w:rPr>
                                <w:t xml:space="preserve"> </w:t>
                              </w:r>
                              <w:r>
                                <w:rPr>
                                  <w:b/>
                                  <w:sz w:val="20"/>
                                </w:rPr>
                                <w:t>PhD?</w:t>
                              </w:r>
                            </w:p>
                          </w:txbxContent>
                        </wps:txbx>
                        <wps:bodyPr wrap="square" lIns="0" tIns="0" rIns="0" bIns="0" rtlCol="0">
                          <a:noAutofit/>
                        </wps:bodyPr>
                      </wps:wsp>
                    </wpg:wgp>
                  </a:graphicData>
                </a:graphic>
              </wp:anchor>
            </w:drawing>
          </mc:Choice>
          <mc:Fallback>
            <w:pict>
              <v:group w14:anchorId="350158D7" id="Group 47" o:spid="_x0000_s1057" style="position:absolute;margin-left:45.8pt;margin-top:28.8pt;width:514.95pt;height:31.3pt;z-index:-251658231;mso-wrap-distance-left:0;mso-wrap-distance-right:0;mso-position-horizontal-relative:page;mso-position-vertical-relative:text" coordsize="65398,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">
                <v:shape id="Textbox 48" o:spid="_x0000_s1058" type="#_x0000_t202" style="position:absolute;left:15192;top:47;width:50159;height:3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" filled="f">
                  <v:textbox inset="0,0,0,0">
                    <w:txbxContent>
                      <w:p w14:paraId="6E4DAB5C" w14:textId="77777777" w:rsidR="003E6880" w:rsidRDefault="003E6880">
                        <w:pPr>
                          <w:spacing w:before="183"/>
                          <w:ind w:left="60"/>
                          <w:rPr>
                            <w:sz w:val="20"/>
                          </w:rPr>
                        </w:pPr>
                        <w:r>
                          <w:rPr>
                            <w:spacing w:val="-2"/>
                            <w:sz w:val="20"/>
                          </w:rPr>
                          <w:t>No</w:t>
                        </w:r>
                      </w:p>
                    </w:txbxContent>
                  </v:textbox>
                </v:shape>
                <v:shape id="Textbox 49" o:spid="_x0000_s1059" type="#_x0000_t202" style="position:absolute;left:47;top:47;width:15145;height:3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" filled="f">
                  <v:textbox inset="0,0,0,0">
                    <w:txbxContent>
                      <w:p w14:paraId="34B3D991" w14:textId="77777777" w:rsidR="003E6880" w:rsidRDefault="003E6880">
                        <w:pPr>
                          <w:spacing w:before="68"/>
                          <w:ind w:left="60"/>
                          <w:rPr>
                            <w:b/>
                            <w:sz w:val="20"/>
                          </w:rPr>
                        </w:pPr>
                        <w:r>
                          <w:rPr>
                            <w:b/>
                            <w:sz w:val="20"/>
                          </w:rPr>
                          <w:t>Have you already registered</w:t>
                        </w:r>
                        <w:r>
                          <w:rPr>
                            <w:b/>
                            <w:spacing w:val="-13"/>
                            <w:sz w:val="20"/>
                          </w:rPr>
                          <w:t xml:space="preserve"> </w:t>
                        </w:r>
                        <w:r>
                          <w:rPr>
                            <w:b/>
                            <w:sz w:val="20"/>
                          </w:rPr>
                          <w:t>for</w:t>
                        </w:r>
                        <w:r>
                          <w:rPr>
                            <w:b/>
                            <w:spacing w:val="-13"/>
                            <w:sz w:val="20"/>
                          </w:rPr>
                          <w:t xml:space="preserve"> </w:t>
                        </w:r>
                        <w:r>
                          <w:rPr>
                            <w:b/>
                            <w:sz w:val="20"/>
                          </w:rPr>
                          <w:t>a</w:t>
                        </w:r>
                        <w:r>
                          <w:rPr>
                            <w:b/>
                            <w:spacing w:val="-13"/>
                            <w:sz w:val="20"/>
                          </w:rPr>
                          <w:t xml:space="preserve"> </w:t>
                        </w:r>
                        <w:r>
                          <w:rPr>
                            <w:b/>
                            <w:sz w:val="20"/>
                          </w:rPr>
                          <w:t>PhD?</w:t>
                        </w:r>
                      </w:p>
                    </w:txbxContent>
                  </v:textbox>
                </v:shape>
                <w10:wrap type="topAndBottom" anchorx="page"/>
              </v:group>
            </w:pict>
          </mc:Fallback>
        </mc:AlternateContent>
      </w:r>
    </w:p>
    <w:p w14:paraId="66A1BE9F" w14:textId="77777777" w:rsidR="003E6880" w:rsidRDefault="003E6880"/>
    <w:p w14:paraId="661AD1A5" w14:textId="77777777" w:rsidR="003E6880" w:rsidRDefault="003E6880">
      <w:r>
        <w:rPr>
          <w:noProof/>
        </w:rPr>
        <mc:AlternateContent>
          <mc:Choice Requires="wpg">
            <w:drawing>
              <wp:anchor distT="0" distB="0" distL="0" distR="0" simplePos="0" relativeHeight="251658250" behindDoc="1" locked="0" layoutInCell="1" allowOverlap="1" wp14:anchorId="6DC08A3B" wp14:editId="0E83F91D">
                <wp:simplePos x="0" y="0"/>
                <wp:positionH relativeFrom="page">
                  <wp:posOffset>617220</wp:posOffset>
                </wp:positionH>
                <wp:positionV relativeFrom="paragraph">
                  <wp:posOffset>659765</wp:posOffset>
                </wp:positionV>
                <wp:extent cx="6539865" cy="498475"/>
                <wp:effectExtent l="0" t="0" r="13335" b="15875"/>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498475"/>
                          <a:chOff x="0" y="0"/>
                          <a:chExt cx="6539865" cy="347345"/>
                        </a:xfrm>
                      </wpg:grpSpPr>
                      <wps:wsp>
                        <wps:cNvPr id="51" name="Graphic 51"/>
                        <wps:cNvSpPr/>
                        <wps:spPr>
                          <a:xfrm>
                            <a:off x="0" y="9525"/>
                            <a:ext cx="6539865" cy="333375"/>
                          </a:xfrm>
                          <a:custGeom>
                            <a:avLst/>
                            <a:gdLst/>
                            <a:ahLst/>
                            <a:cxnLst/>
                            <a:rect l="l" t="t" r="r" b="b"/>
                            <a:pathLst>
                              <a:path w="6539865" h="333375">
                                <a:moveTo>
                                  <a:pt x="4762" y="0"/>
                                </a:moveTo>
                                <a:lnTo>
                                  <a:pt x="4762" y="328282"/>
                                </a:lnTo>
                              </a:path>
                              <a:path w="6539865" h="333375">
                                <a:moveTo>
                                  <a:pt x="6535102" y="0"/>
                                </a:moveTo>
                                <a:lnTo>
                                  <a:pt x="6535102" y="328282"/>
                                </a:lnTo>
                              </a:path>
                              <a:path w="6539865" h="333375">
                                <a:moveTo>
                                  <a:pt x="9525" y="237159"/>
                                </a:moveTo>
                                <a:lnTo>
                                  <a:pt x="6530340" y="237159"/>
                                </a:lnTo>
                              </a:path>
                              <a:path w="6539865" h="333375">
                                <a:moveTo>
                                  <a:pt x="0" y="333044"/>
                                </a:moveTo>
                                <a:lnTo>
                                  <a:pt x="6539865" y="333044"/>
                                </a:lnTo>
                              </a:path>
                            </a:pathLst>
                          </a:custGeom>
                          <a:ln w="9525">
                            <a:solidFill>
                              <a:srgbClr val="000000"/>
                            </a:solidFill>
                            <a:prstDash val="solid"/>
                          </a:ln>
                        </wps:spPr>
                        <wps:bodyPr wrap="square" lIns="0" tIns="0" rIns="0" bIns="0" rtlCol="0">
                          <a:prstTxWarp prst="textNoShape">
                            <a:avLst/>
                          </a:prstTxWarp>
                          <a:noAutofit/>
                        </wps:bodyPr>
                      </wps:wsp>
                      <wps:wsp>
                        <wps:cNvPr id="52" name="Textbox 52"/>
                        <wps:cNvSpPr txBox="1"/>
                        <wps:spPr>
                          <a:xfrm>
                            <a:off x="4762" y="4762"/>
                            <a:ext cx="6530340" cy="241935"/>
                          </a:xfrm>
                          <a:prstGeom prst="rect">
                            <a:avLst/>
                          </a:prstGeom>
                          <a:ln w="9525">
                            <a:solidFill>
                              <a:srgbClr val="000000"/>
                            </a:solidFill>
                            <a:prstDash val="solid"/>
                          </a:ln>
                        </wps:spPr>
                        <wps:txbx>
                          <w:txbxContent>
                            <w:p w14:paraId="72AE4DF0" w14:textId="77777777" w:rsidR="003E6880" w:rsidRDefault="003E6880">
                              <w:pPr>
                                <w:spacing w:before="68"/>
                                <w:ind w:left="60"/>
                                <w:rPr>
                                  <w:b/>
                                  <w:sz w:val="20"/>
                                </w:rPr>
                              </w:pPr>
                              <w:r>
                                <w:rPr>
                                  <w:b/>
                                  <w:sz w:val="20"/>
                                </w:rPr>
                                <w:t>Has</w:t>
                              </w:r>
                              <w:r>
                                <w:rPr>
                                  <w:b/>
                                  <w:spacing w:val="-2"/>
                                  <w:sz w:val="20"/>
                                </w:rPr>
                                <w:t xml:space="preserve"> </w:t>
                              </w:r>
                              <w:r>
                                <w:rPr>
                                  <w:b/>
                                  <w:sz w:val="20"/>
                                </w:rPr>
                                <w:t>this</w:t>
                              </w:r>
                              <w:r>
                                <w:rPr>
                                  <w:b/>
                                  <w:spacing w:val="-2"/>
                                  <w:sz w:val="20"/>
                                </w:rPr>
                                <w:t xml:space="preserve"> </w:t>
                              </w:r>
                              <w:r>
                                <w:rPr>
                                  <w:b/>
                                  <w:sz w:val="20"/>
                                </w:rPr>
                                <w:t>application,</w:t>
                              </w:r>
                              <w:r>
                                <w:rPr>
                                  <w:b/>
                                  <w:spacing w:val="-2"/>
                                  <w:sz w:val="20"/>
                                </w:rPr>
                                <w:t xml:space="preserve"> </w:t>
                              </w:r>
                              <w:r>
                                <w:rPr>
                                  <w:b/>
                                  <w:sz w:val="20"/>
                                </w:rPr>
                                <w:t>or</w:t>
                              </w:r>
                              <w:r>
                                <w:rPr>
                                  <w:b/>
                                  <w:spacing w:val="-2"/>
                                  <w:sz w:val="20"/>
                                </w:rPr>
                                <w:t xml:space="preserve"> </w:t>
                              </w:r>
                              <w:r>
                                <w:rPr>
                                  <w:b/>
                                  <w:sz w:val="20"/>
                                </w:rPr>
                                <w:t>a</w:t>
                              </w:r>
                              <w:r>
                                <w:rPr>
                                  <w:b/>
                                  <w:spacing w:val="-1"/>
                                  <w:sz w:val="20"/>
                                </w:rPr>
                                <w:t xml:space="preserve"> </w:t>
                              </w:r>
                              <w:r>
                                <w:rPr>
                                  <w:b/>
                                  <w:sz w:val="20"/>
                                </w:rPr>
                                <w:t>similar</w:t>
                              </w:r>
                              <w:r>
                                <w:rPr>
                                  <w:b/>
                                  <w:spacing w:val="-2"/>
                                  <w:sz w:val="20"/>
                                </w:rPr>
                                <w:t xml:space="preserve"> </w:t>
                              </w:r>
                              <w:r>
                                <w:rPr>
                                  <w:b/>
                                  <w:sz w:val="20"/>
                                </w:rPr>
                                <w:t>application,</w:t>
                              </w:r>
                              <w:r>
                                <w:rPr>
                                  <w:b/>
                                  <w:spacing w:val="-2"/>
                                  <w:sz w:val="20"/>
                                </w:rPr>
                                <w:t xml:space="preserve"> </w:t>
                              </w:r>
                              <w:r>
                                <w:rPr>
                                  <w:b/>
                                  <w:sz w:val="20"/>
                                </w:rPr>
                                <w:t>previously</w:t>
                              </w:r>
                              <w:r>
                                <w:rPr>
                                  <w:b/>
                                  <w:spacing w:val="-2"/>
                                  <w:sz w:val="20"/>
                                </w:rPr>
                                <w:t xml:space="preserve"> </w:t>
                              </w:r>
                              <w:r>
                                <w:rPr>
                                  <w:b/>
                                  <w:sz w:val="20"/>
                                </w:rPr>
                                <w:t>been</w:t>
                              </w:r>
                              <w:r>
                                <w:rPr>
                                  <w:b/>
                                  <w:spacing w:val="-2"/>
                                  <w:sz w:val="20"/>
                                </w:rPr>
                                <w:t xml:space="preserve"> </w:t>
                              </w:r>
                              <w:r>
                                <w:rPr>
                                  <w:b/>
                                  <w:sz w:val="20"/>
                                </w:rPr>
                                <w:t>submitted</w:t>
                              </w:r>
                              <w:r>
                                <w:rPr>
                                  <w:b/>
                                  <w:spacing w:val="-2"/>
                                  <w:sz w:val="20"/>
                                </w:rPr>
                                <w:t xml:space="preserve"> </w:t>
                              </w:r>
                              <w:r>
                                <w:rPr>
                                  <w:b/>
                                  <w:sz w:val="20"/>
                                </w:rPr>
                                <w:t>to</w:t>
                              </w:r>
                              <w:r>
                                <w:rPr>
                                  <w:b/>
                                  <w:spacing w:val="-3"/>
                                  <w:sz w:val="20"/>
                                </w:rPr>
                                <w:t xml:space="preserve"> </w:t>
                              </w:r>
                              <w:r>
                                <w:rPr>
                                  <w:b/>
                                  <w:sz w:val="20"/>
                                </w:rPr>
                                <w:t>this</w:t>
                              </w:r>
                              <w:r>
                                <w:rPr>
                                  <w:b/>
                                  <w:spacing w:val="-1"/>
                                  <w:sz w:val="20"/>
                                </w:rPr>
                                <w:t xml:space="preserve"> </w:t>
                              </w:r>
                              <w:r>
                                <w:rPr>
                                  <w:b/>
                                  <w:sz w:val="20"/>
                                </w:rPr>
                                <w:t>or</w:t>
                              </w:r>
                              <w:r>
                                <w:rPr>
                                  <w:b/>
                                  <w:spacing w:val="-2"/>
                                  <w:sz w:val="20"/>
                                </w:rPr>
                                <w:t xml:space="preserve"> </w:t>
                              </w:r>
                              <w:r>
                                <w:rPr>
                                  <w:b/>
                                  <w:sz w:val="20"/>
                                </w:rPr>
                                <w:t>any</w:t>
                              </w:r>
                              <w:r>
                                <w:rPr>
                                  <w:b/>
                                  <w:spacing w:val="-2"/>
                                  <w:sz w:val="20"/>
                                </w:rPr>
                                <w:t xml:space="preserve"> </w:t>
                              </w:r>
                              <w:r>
                                <w:rPr>
                                  <w:b/>
                                  <w:sz w:val="20"/>
                                </w:rPr>
                                <w:t>other</w:t>
                              </w:r>
                              <w:r>
                                <w:rPr>
                                  <w:b/>
                                  <w:spacing w:val="-2"/>
                                  <w:sz w:val="20"/>
                                </w:rPr>
                                <w:t xml:space="preserve"> </w:t>
                              </w:r>
                              <w:r>
                                <w:rPr>
                                  <w:b/>
                                  <w:sz w:val="20"/>
                                </w:rPr>
                                <w:t>funding</w:t>
                              </w:r>
                              <w:r>
                                <w:rPr>
                                  <w:b/>
                                  <w:spacing w:val="-2"/>
                                  <w:sz w:val="20"/>
                                </w:rPr>
                                <w:t xml:space="preserve"> body? </w:t>
                              </w:r>
                            </w:p>
                          </w:txbxContent>
                        </wps:txbx>
                        <wps:bodyPr wrap="square" lIns="0" tIns="0" rIns="0" bIns="0" rtlCol="0">
                          <a:noAutofit/>
                        </wps:bodyPr>
                      </wps:wsp>
                    </wpg:wgp>
                  </a:graphicData>
                </a:graphic>
                <wp14:sizeRelV relativeFrom="margin">
                  <wp14:pctHeight>0</wp14:pctHeight>
                </wp14:sizeRelV>
              </wp:anchor>
            </w:drawing>
          </mc:Choice>
          <mc:Fallback>
            <w:pict>
              <v:group w14:anchorId="6DC08A3B" id="Group 50" o:spid="_x0000_s1060" style="position:absolute;margin-left:48.6pt;margin-top:51.95pt;width:514.95pt;height:39.25pt;z-index:-251658230;mso-wrap-distance-left:0;mso-wrap-distance-right:0;mso-position-horizontal-relative:page;mso-position-vertical-relative:text;mso-height-relative:margin" coordsize="65398,3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">
                <v:shape id="Graphic 51" o:spid="_x0000_s1061" style="position:absolute;top:95;width:65398;height:3334;visibility:visible;mso-wrap-style:square;v-text-anchor:top" coordsize="653986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" path="m4762,r,328282em6535102,r,328282em9525,237159r6520815,em,333044r6539865,e" filled="f">
                  <v:path arrowok="t"/>
                </v:shape>
                <v:shape id="Textbox 52" o:spid="_x0000_s1062" type="#_x0000_t202" style="position:absolute;left:47;top:47;width:65304;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" filled="f">
                  <v:textbox inset="0,0,0,0">
                    <w:txbxContent>
                      <w:p w14:paraId="72AE4DF0" w14:textId="77777777" w:rsidR="003E6880" w:rsidRDefault="003E6880">
                        <w:pPr>
                          <w:spacing w:before="68"/>
                          <w:ind w:left="60"/>
                          <w:rPr>
                            <w:b/>
                            <w:sz w:val="20"/>
                          </w:rPr>
                        </w:pPr>
                        <w:r>
                          <w:rPr>
                            <w:b/>
                            <w:sz w:val="20"/>
                          </w:rPr>
                          <w:t>Has</w:t>
                        </w:r>
                        <w:r>
                          <w:rPr>
                            <w:b/>
                            <w:spacing w:val="-2"/>
                            <w:sz w:val="20"/>
                          </w:rPr>
                          <w:t xml:space="preserve"> </w:t>
                        </w:r>
                        <w:r>
                          <w:rPr>
                            <w:b/>
                            <w:sz w:val="20"/>
                          </w:rPr>
                          <w:t>this</w:t>
                        </w:r>
                        <w:r>
                          <w:rPr>
                            <w:b/>
                            <w:spacing w:val="-2"/>
                            <w:sz w:val="20"/>
                          </w:rPr>
                          <w:t xml:space="preserve"> </w:t>
                        </w:r>
                        <w:r>
                          <w:rPr>
                            <w:b/>
                            <w:sz w:val="20"/>
                          </w:rPr>
                          <w:t>application,</w:t>
                        </w:r>
                        <w:r>
                          <w:rPr>
                            <w:b/>
                            <w:spacing w:val="-2"/>
                            <w:sz w:val="20"/>
                          </w:rPr>
                          <w:t xml:space="preserve"> </w:t>
                        </w:r>
                        <w:r>
                          <w:rPr>
                            <w:b/>
                            <w:sz w:val="20"/>
                          </w:rPr>
                          <w:t>or</w:t>
                        </w:r>
                        <w:r>
                          <w:rPr>
                            <w:b/>
                            <w:spacing w:val="-2"/>
                            <w:sz w:val="20"/>
                          </w:rPr>
                          <w:t xml:space="preserve"> </w:t>
                        </w:r>
                        <w:r>
                          <w:rPr>
                            <w:b/>
                            <w:sz w:val="20"/>
                          </w:rPr>
                          <w:t>a</w:t>
                        </w:r>
                        <w:r>
                          <w:rPr>
                            <w:b/>
                            <w:spacing w:val="-1"/>
                            <w:sz w:val="20"/>
                          </w:rPr>
                          <w:t xml:space="preserve"> </w:t>
                        </w:r>
                        <w:r>
                          <w:rPr>
                            <w:b/>
                            <w:sz w:val="20"/>
                          </w:rPr>
                          <w:t>similar</w:t>
                        </w:r>
                        <w:r>
                          <w:rPr>
                            <w:b/>
                            <w:spacing w:val="-2"/>
                            <w:sz w:val="20"/>
                          </w:rPr>
                          <w:t xml:space="preserve"> </w:t>
                        </w:r>
                        <w:r>
                          <w:rPr>
                            <w:b/>
                            <w:sz w:val="20"/>
                          </w:rPr>
                          <w:t>application,</w:t>
                        </w:r>
                        <w:r>
                          <w:rPr>
                            <w:b/>
                            <w:spacing w:val="-2"/>
                            <w:sz w:val="20"/>
                          </w:rPr>
                          <w:t xml:space="preserve"> </w:t>
                        </w:r>
                        <w:r>
                          <w:rPr>
                            <w:b/>
                            <w:sz w:val="20"/>
                          </w:rPr>
                          <w:t>previously</w:t>
                        </w:r>
                        <w:r>
                          <w:rPr>
                            <w:b/>
                            <w:spacing w:val="-2"/>
                            <w:sz w:val="20"/>
                          </w:rPr>
                          <w:t xml:space="preserve"> </w:t>
                        </w:r>
                        <w:r>
                          <w:rPr>
                            <w:b/>
                            <w:sz w:val="20"/>
                          </w:rPr>
                          <w:t>been</w:t>
                        </w:r>
                        <w:r>
                          <w:rPr>
                            <w:b/>
                            <w:spacing w:val="-2"/>
                            <w:sz w:val="20"/>
                          </w:rPr>
                          <w:t xml:space="preserve"> </w:t>
                        </w:r>
                        <w:r>
                          <w:rPr>
                            <w:b/>
                            <w:sz w:val="20"/>
                          </w:rPr>
                          <w:t>submitted</w:t>
                        </w:r>
                        <w:r>
                          <w:rPr>
                            <w:b/>
                            <w:spacing w:val="-2"/>
                            <w:sz w:val="20"/>
                          </w:rPr>
                          <w:t xml:space="preserve"> </w:t>
                        </w:r>
                        <w:r>
                          <w:rPr>
                            <w:b/>
                            <w:sz w:val="20"/>
                          </w:rPr>
                          <w:t>to</w:t>
                        </w:r>
                        <w:r>
                          <w:rPr>
                            <w:b/>
                            <w:spacing w:val="-3"/>
                            <w:sz w:val="20"/>
                          </w:rPr>
                          <w:t xml:space="preserve"> </w:t>
                        </w:r>
                        <w:r>
                          <w:rPr>
                            <w:b/>
                            <w:sz w:val="20"/>
                          </w:rPr>
                          <w:t>this</w:t>
                        </w:r>
                        <w:r>
                          <w:rPr>
                            <w:b/>
                            <w:spacing w:val="-1"/>
                            <w:sz w:val="20"/>
                          </w:rPr>
                          <w:t xml:space="preserve"> </w:t>
                        </w:r>
                        <w:r>
                          <w:rPr>
                            <w:b/>
                            <w:sz w:val="20"/>
                          </w:rPr>
                          <w:t>or</w:t>
                        </w:r>
                        <w:r>
                          <w:rPr>
                            <w:b/>
                            <w:spacing w:val="-2"/>
                            <w:sz w:val="20"/>
                          </w:rPr>
                          <w:t xml:space="preserve"> </w:t>
                        </w:r>
                        <w:r>
                          <w:rPr>
                            <w:b/>
                            <w:sz w:val="20"/>
                          </w:rPr>
                          <w:t>any</w:t>
                        </w:r>
                        <w:r>
                          <w:rPr>
                            <w:b/>
                            <w:spacing w:val="-2"/>
                            <w:sz w:val="20"/>
                          </w:rPr>
                          <w:t xml:space="preserve"> </w:t>
                        </w:r>
                        <w:r>
                          <w:rPr>
                            <w:b/>
                            <w:sz w:val="20"/>
                          </w:rPr>
                          <w:t>other</w:t>
                        </w:r>
                        <w:r>
                          <w:rPr>
                            <w:b/>
                            <w:spacing w:val="-2"/>
                            <w:sz w:val="20"/>
                          </w:rPr>
                          <w:t xml:space="preserve"> </w:t>
                        </w:r>
                        <w:r>
                          <w:rPr>
                            <w:b/>
                            <w:sz w:val="20"/>
                          </w:rPr>
                          <w:t>funding</w:t>
                        </w:r>
                        <w:r>
                          <w:rPr>
                            <w:b/>
                            <w:spacing w:val="-2"/>
                            <w:sz w:val="20"/>
                          </w:rPr>
                          <w:t xml:space="preserve"> body? </w:t>
                        </w:r>
                      </w:p>
                    </w:txbxContent>
                  </v:textbox>
                </v:shape>
                <w10:wrap type="topAndBottom" anchorx="page"/>
              </v:group>
            </w:pict>
          </mc:Fallback>
        </mc:AlternateContent>
      </w:r>
    </w:p>
    <w:p w14:paraId="2DE998C2" w14:textId="77777777" w:rsidR="003E6880" w:rsidRDefault="003E6880"/>
    <w:p w14:paraId="759620F1" w14:textId="77777777" w:rsidR="003E6880" w:rsidRDefault="003E6880"/>
    <w:p w14:paraId="1B7AAEEB" w14:textId="77777777" w:rsidR="003E6880" w:rsidRDefault="003E6880"/>
    <w:p w14:paraId="4C954077" w14:textId="77777777" w:rsidR="003E6880" w:rsidRDefault="003E6880"/>
    <w:p w14:paraId="14D6FFEE" w14:textId="77777777" w:rsidR="003E6880" w:rsidRDefault="003E6880">
      <w:pPr>
        <w:sectPr w:rsidR="003E6880" w:rsidSect="00C27A3A">
          <w:pgSz w:w="11910" w:h="16840"/>
          <w:pgMar w:top="1080" w:right="620" w:bottom="680" w:left="660" w:header="716" w:footer="483" w:gutter="0"/>
          <w:cols w:space="720"/>
        </w:sectPr>
      </w:pPr>
    </w:p>
    <w:p w14:paraId="17251A1E" w14:textId="77777777" w:rsidR="003E6880" w:rsidRDefault="003E6880">
      <w:pPr>
        <w:pStyle w:val="BodyText"/>
        <w:spacing w:before="93"/>
        <w:rPr>
          <w:b/>
        </w:rPr>
      </w:pPr>
    </w:p>
    <w:p w14:paraId="05679D69" w14:textId="77777777" w:rsidR="003E6880" w:rsidRDefault="003E6880">
      <w:pPr>
        <w:pStyle w:val="BodyText"/>
        <w:ind w:left="100"/>
      </w:pPr>
      <w:r>
        <w:rPr>
          <w:noProof/>
        </w:rPr>
        <mc:AlternateContent>
          <mc:Choice Requires="wps">
            <w:drawing>
              <wp:inline distT="0" distB="0" distL="0" distR="0" wp14:anchorId="77F894CA" wp14:editId="1670FF9F">
                <wp:extent cx="6588759" cy="177800"/>
                <wp:effectExtent l="9525" t="0" r="2540" b="3175"/>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8759" cy="177800"/>
                        </a:xfrm>
                        <a:prstGeom prst="rect">
                          <a:avLst/>
                        </a:prstGeom>
                        <a:solidFill>
                          <a:srgbClr val="009DDF"/>
                        </a:solidFill>
                        <a:ln w="6350">
                          <a:solidFill>
                            <a:srgbClr val="000000"/>
                          </a:solidFill>
                          <a:prstDash val="solid"/>
                        </a:ln>
                      </wps:spPr>
                      <wps:txbx>
                        <w:txbxContent>
                          <w:p w14:paraId="23F0EE38" w14:textId="77777777" w:rsidR="003E6880" w:rsidRDefault="003E6880">
                            <w:pPr>
                              <w:tabs>
                                <w:tab w:val="left" w:pos="751"/>
                              </w:tabs>
                              <w:spacing w:before="20"/>
                              <w:ind w:left="108"/>
                              <w:rPr>
                                <w:b/>
                                <w:color w:val="000000"/>
                                <w:sz w:val="20"/>
                              </w:rPr>
                            </w:pPr>
                            <w:bookmarkStart w:id="47" w:name="4._Plain_English_Summary_of_Research"/>
                            <w:bookmarkStart w:id="48" w:name="_bookmark3"/>
                            <w:bookmarkEnd w:id="47"/>
                            <w:bookmarkEnd w:id="48"/>
                            <w:r>
                              <w:rPr>
                                <w:b/>
                                <w:color w:val="FFFFFF"/>
                                <w:spacing w:val="-5"/>
                                <w:sz w:val="20"/>
                              </w:rPr>
                              <w:t>4.</w:t>
                            </w:r>
                            <w:r>
                              <w:rPr>
                                <w:b/>
                                <w:color w:val="FFFFFF"/>
                                <w:sz w:val="20"/>
                              </w:rPr>
                              <w:tab/>
                              <w:t>Plain</w:t>
                            </w:r>
                            <w:r>
                              <w:rPr>
                                <w:b/>
                                <w:color w:val="FFFFFF"/>
                                <w:spacing w:val="-5"/>
                                <w:sz w:val="20"/>
                              </w:rPr>
                              <w:t xml:space="preserve"> </w:t>
                            </w:r>
                            <w:r>
                              <w:rPr>
                                <w:b/>
                                <w:color w:val="FFFFFF"/>
                                <w:sz w:val="20"/>
                              </w:rPr>
                              <w:t>English</w:t>
                            </w:r>
                            <w:r>
                              <w:rPr>
                                <w:b/>
                                <w:color w:val="FFFFFF"/>
                                <w:spacing w:val="-1"/>
                                <w:sz w:val="20"/>
                              </w:rPr>
                              <w:t xml:space="preserve"> </w:t>
                            </w:r>
                            <w:r>
                              <w:rPr>
                                <w:b/>
                                <w:color w:val="FFFFFF"/>
                                <w:sz w:val="20"/>
                              </w:rPr>
                              <w:t>Summary</w:t>
                            </w:r>
                            <w:r>
                              <w:rPr>
                                <w:b/>
                                <w:color w:val="FFFFFF"/>
                                <w:spacing w:val="-1"/>
                                <w:sz w:val="20"/>
                              </w:rPr>
                              <w:t xml:space="preserve"> </w:t>
                            </w:r>
                            <w:r>
                              <w:rPr>
                                <w:b/>
                                <w:color w:val="FFFFFF"/>
                                <w:sz w:val="20"/>
                              </w:rPr>
                              <w:t>of</w:t>
                            </w:r>
                            <w:r>
                              <w:rPr>
                                <w:b/>
                                <w:color w:val="FFFFFF"/>
                                <w:spacing w:val="-1"/>
                                <w:sz w:val="20"/>
                              </w:rPr>
                              <w:t xml:space="preserve"> </w:t>
                            </w:r>
                            <w:r>
                              <w:rPr>
                                <w:b/>
                                <w:color w:val="FFFFFF"/>
                                <w:spacing w:val="-2"/>
                                <w:sz w:val="20"/>
                              </w:rPr>
                              <w:t>Research</w:t>
                            </w:r>
                          </w:p>
                        </w:txbxContent>
                      </wps:txbx>
                      <wps:bodyPr wrap="square" lIns="0" tIns="0" rIns="0" bIns="0" rtlCol="0">
                        <a:noAutofit/>
                      </wps:bodyPr>
                    </wps:wsp>
                  </a:graphicData>
                </a:graphic>
              </wp:inline>
            </w:drawing>
          </mc:Choice>
          <mc:Fallback>
            <w:pict>
              <v:shape w14:anchorId="77F894CA" id="Text Box 57" o:spid="_x0000_s1063" type="#_x0000_t202" style="width:518.8pt;height: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" fillcolor="#009ddf" strokeweight=".5pt">
                <v:path arrowok="t"/>
                <v:textbox inset="0,0,0,0">
                  <w:txbxContent>
                    <w:p w14:paraId="23F0EE38" w14:textId="77777777" w:rsidR="003E6880" w:rsidRDefault="003E6880">
                      <w:pPr>
                        <w:tabs>
                          <w:tab w:val="left" w:pos="751"/>
                        </w:tabs>
                        <w:spacing w:before="20"/>
                        <w:ind w:left="108"/>
                        <w:rPr>
                          <w:b/>
                          <w:color w:val="000000"/>
                          <w:sz w:val="20"/>
                        </w:rPr>
                      </w:pPr>
                      <w:bookmarkStart w:id="49" w:name="4._Plain_English_Summary_of_Research"/>
                      <w:bookmarkStart w:id="50" w:name="_bookmark3"/>
                      <w:bookmarkEnd w:id="49"/>
                      <w:bookmarkEnd w:id="50"/>
                      <w:r>
                        <w:rPr>
                          <w:b/>
                          <w:color w:val="FFFFFF"/>
                          <w:spacing w:val="-5"/>
                          <w:sz w:val="20"/>
                        </w:rPr>
                        <w:t>4.</w:t>
                      </w:r>
                      <w:r>
                        <w:rPr>
                          <w:b/>
                          <w:color w:val="FFFFFF"/>
                          <w:sz w:val="20"/>
                        </w:rPr>
                        <w:tab/>
                        <w:t>Plain</w:t>
                      </w:r>
                      <w:r>
                        <w:rPr>
                          <w:b/>
                          <w:color w:val="FFFFFF"/>
                          <w:spacing w:val="-5"/>
                          <w:sz w:val="20"/>
                        </w:rPr>
                        <w:t xml:space="preserve"> </w:t>
                      </w:r>
                      <w:r>
                        <w:rPr>
                          <w:b/>
                          <w:color w:val="FFFFFF"/>
                          <w:sz w:val="20"/>
                        </w:rPr>
                        <w:t>English</w:t>
                      </w:r>
                      <w:r>
                        <w:rPr>
                          <w:b/>
                          <w:color w:val="FFFFFF"/>
                          <w:spacing w:val="-1"/>
                          <w:sz w:val="20"/>
                        </w:rPr>
                        <w:t xml:space="preserve"> </w:t>
                      </w:r>
                      <w:r>
                        <w:rPr>
                          <w:b/>
                          <w:color w:val="FFFFFF"/>
                          <w:sz w:val="20"/>
                        </w:rPr>
                        <w:t>Summary</w:t>
                      </w:r>
                      <w:r>
                        <w:rPr>
                          <w:b/>
                          <w:color w:val="FFFFFF"/>
                          <w:spacing w:val="-1"/>
                          <w:sz w:val="20"/>
                        </w:rPr>
                        <w:t xml:space="preserve"> </w:t>
                      </w:r>
                      <w:r>
                        <w:rPr>
                          <w:b/>
                          <w:color w:val="FFFFFF"/>
                          <w:sz w:val="20"/>
                        </w:rPr>
                        <w:t>of</w:t>
                      </w:r>
                      <w:r>
                        <w:rPr>
                          <w:b/>
                          <w:color w:val="FFFFFF"/>
                          <w:spacing w:val="-1"/>
                          <w:sz w:val="20"/>
                        </w:rPr>
                        <w:t xml:space="preserve"> </w:t>
                      </w:r>
                      <w:r>
                        <w:rPr>
                          <w:b/>
                          <w:color w:val="FFFFFF"/>
                          <w:spacing w:val="-2"/>
                          <w:sz w:val="20"/>
                        </w:rPr>
                        <w:t>Research</w:t>
                      </w:r>
                    </w:p>
                  </w:txbxContent>
                </v:textbox>
                <w10:anchorlock/>
              </v:shape>
            </w:pict>
          </mc:Fallback>
        </mc:AlternateContent>
      </w:r>
    </w:p>
    <w:p w14:paraId="730E7492" w14:textId="19AB130B" w:rsidR="003E6880" w:rsidRDefault="003E6880">
      <w:pPr>
        <w:pStyle w:val="BodyText"/>
        <w:spacing w:before="8"/>
        <w:rPr>
          <w:b/>
          <w:sz w:val="15"/>
        </w:rPr>
      </w:pPr>
    </w:p>
    <w:p w14:paraId="22A2B911" w14:textId="77777777" w:rsidR="003E6880" w:rsidRDefault="003E6880">
      <w:pPr>
        <w:rPr>
          <w:sz w:val="15"/>
        </w:rPr>
      </w:pPr>
    </w:p>
    <w:tbl>
      <w:tblPr>
        <w:tblStyle w:val="TableGrid"/>
        <w:tblW w:w="0" w:type="auto"/>
        <w:tblLook w:val="04A0" w:firstRow="1" w:lastRow="0" w:firstColumn="1" w:lastColumn="0" w:noHBand="0" w:noVBand="1"/>
      </w:tblPr>
      <w:tblGrid>
        <w:gridCol w:w="10620"/>
      </w:tblGrid>
      <w:tr w:rsidR="00234758" w14:paraId="1EFF1009" w14:textId="77777777" w:rsidTr="00234758">
        <w:tc>
          <w:tcPr>
            <w:tcW w:w="10620" w:type="dxa"/>
          </w:tcPr>
          <w:p w14:paraId="5306560D" w14:textId="77777777" w:rsidR="00234758" w:rsidRPr="00234758" w:rsidRDefault="00234758" w:rsidP="00234758">
            <w:pPr>
              <w:rPr>
                <w:rFonts w:asciiTheme="minorHAnsi" w:hAnsiTheme="minorHAnsi" w:cstheme="minorHAnsi"/>
                <w:b/>
                <w:bCs/>
              </w:rPr>
            </w:pPr>
            <w:r w:rsidRPr="00234758">
              <w:rPr>
                <w:rFonts w:asciiTheme="minorHAnsi" w:hAnsiTheme="minorHAnsi" w:cstheme="minorHAnsi"/>
                <w:b/>
                <w:bCs/>
              </w:rPr>
              <w:t>What is the problem?</w:t>
            </w:r>
          </w:p>
          <w:p w14:paraId="35200E62" w14:textId="13E5568E" w:rsidR="00234758" w:rsidRPr="00234758" w:rsidRDefault="00234758" w:rsidP="00234758">
            <w:pPr>
              <w:rPr>
                <w:rFonts w:asciiTheme="minorHAnsi" w:hAnsiTheme="minorHAnsi" w:cstheme="minorHAnsi"/>
              </w:rPr>
            </w:pPr>
            <w:r w:rsidRPr="00234758">
              <w:rPr>
                <w:rFonts w:asciiTheme="minorHAnsi" w:hAnsiTheme="minorHAnsi" w:cstheme="minorHAnsi"/>
              </w:rPr>
              <w:t xml:space="preserve">Our population is ageing and </w:t>
            </w:r>
            <w:r w:rsidR="00204DCD">
              <w:rPr>
                <w:rFonts w:asciiTheme="minorHAnsi" w:hAnsiTheme="minorHAnsi" w:cstheme="minorHAnsi"/>
              </w:rPr>
              <w:t>increas</w:t>
            </w:r>
            <w:r w:rsidR="00956BF0">
              <w:rPr>
                <w:rFonts w:asciiTheme="minorHAnsi" w:hAnsiTheme="minorHAnsi" w:cstheme="minorHAnsi"/>
              </w:rPr>
              <w:t>ing numbers of</w:t>
            </w:r>
            <w:r w:rsidRPr="00234758">
              <w:rPr>
                <w:rFonts w:asciiTheme="minorHAnsi" w:hAnsiTheme="minorHAnsi" w:cstheme="minorHAnsi"/>
              </w:rPr>
              <w:t xml:space="preserve"> people have complex health conditions and live in care homes</w:t>
            </w:r>
            <w:r w:rsidR="0084583E">
              <w:rPr>
                <w:rFonts w:asciiTheme="minorHAnsi" w:hAnsiTheme="minorHAnsi" w:cstheme="minorHAnsi"/>
              </w:rPr>
              <w:t xml:space="preserve">. </w:t>
            </w:r>
            <w:r w:rsidRPr="00234758">
              <w:rPr>
                <w:rFonts w:asciiTheme="minorHAnsi" w:hAnsiTheme="minorHAnsi" w:cstheme="minorHAnsi"/>
              </w:rPr>
              <w:t xml:space="preserve">When patients leave hospital, the medical team writes a discharge summary about the hospital stay and what care and medications they now need. It </w:t>
            </w:r>
            <w:r w:rsidR="00DD7D70">
              <w:rPr>
                <w:rFonts w:asciiTheme="minorHAnsi" w:hAnsiTheme="minorHAnsi" w:cstheme="minorHAnsi"/>
              </w:rPr>
              <w:t>is</w:t>
            </w:r>
            <w:r w:rsidRPr="00234758">
              <w:rPr>
                <w:rFonts w:asciiTheme="minorHAnsi" w:hAnsiTheme="minorHAnsi" w:cstheme="minorHAnsi"/>
              </w:rPr>
              <w:t xml:space="preserve"> a vital form of communication</w:t>
            </w:r>
            <w:r w:rsidR="00620158">
              <w:rPr>
                <w:rFonts w:asciiTheme="minorHAnsi" w:hAnsiTheme="minorHAnsi" w:cstheme="minorHAnsi"/>
              </w:rPr>
              <w:t xml:space="preserve"> between hospital staff and</w:t>
            </w:r>
            <w:r w:rsidR="00DD7D70">
              <w:rPr>
                <w:rFonts w:asciiTheme="minorHAnsi" w:hAnsiTheme="minorHAnsi" w:cstheme="minorHAnsi"/>
              </w:rPr>
              <w:t xml:space="preserve"> </w:t>
            </w:r>
            <w:r w:rsidR="00935865">
              <w:rPr>
                <w:rFonts w:asciiTheme="minorHAnsi" w:hAnsiTheme="minorHAnsi" w:cstheme="minorHAnsi"/>
              </w:rPr>
              <w:t>care workers in care homes</w:t>
            </w:r>
            <w:r w:rsidRPr="00234758">
              <w:rPr>
                <w:rFonts w:asciiTheme="minorHAnsi" w:hAnsiTheme="minorHAnsi" w:cstheme="minorHAnsi"/>
              </w:rPr>
              <w:t xml:space="preserve">. However, discharge summaries are often written with other doctors, like GPs, in mind and </w:t>
            </w:r>
            <w:commentRangeStart w:id="51"/>
            <w:r w:rsidRPr="00234758">
              <w:rPr>
                <w:rFonts w:asciiTheme="minorHAnsi" w:hAnsiTheme="minorHAnsi" w:cstheme="minorHAnsi"/>
              </w:rPr>
              <w:t xml:space="preserve">so are </w:t>
            </w:r>
            <w:r w:rsidR="00620158">
              <w:rPr>
                <w:rFonts w:asciiTheme="minorHAnsi" w:hAnsiTheme="minorHAnsi" w:cstheme="minorHAnsi"/>
              </w:rPr>
              <w:t xml:space="preserve">often inaccessible </w:t>
            </w:r>
            <w:commentRangeEnd w:id="51"/>
            <w:r w:rsidR="00CE3EF8">
              <w:rPr>
                <w:rStyle w:val="CommentReference"/>
              </w:rPr>
              <w:commentReference w:id="51"/>
            </w:r>
            <w:r w:rsidR="00620158">
              <w:rPr>
                <w:rFonts w:asciiTheme="minorHAnsi" w:hAnsiTheme="minorHAnsi" w:cstheme="minorHAnsi"/>
              </w:rPr>
              <w:t>and not that</w:t>
            </w:r>
            <w:r w:rsidRPr="00234758">
              <w:rPr>
                <w:rFonts w:asciiTheme="minorHAnsi" w:hAnsiTheme="minorHAnsi" w:cstheme="minorHAnsi"/>
              </w:rPr>
              <w:t xml:space="preserve"> useful </w:t>
            </w:r>
            <w:r w:rsidR="00620158">
              <w:rPr>
                <w:rFonts w:asciiTheme="minorHAnsi" w:hAnsiTheme="minorHAnsi" w:cstheme="minorHAnsi"/>
              </w:rPr>
              <w:t>for</w:t>
            </w:r>
            <w:r w:rsidRPr="00234758">
              <w:rPr>
                <w:rFonts w:asciiTheme="minorHAnsi" w:hAnsiTheme="minorHAnsi" w:cstheme="minorHAnsi"/>
              </w:rPr>
              <w:t xml:space="preserve"> care workers. This research aims to improve discharge summaries for care workers to ensure that</w:t>
            </w:r>
            <w:r w:rsidR="00620158">
              <w:rPr>
                <w:rFonts w:asciiTheme="minorHAnsi" w:hAnsiTheme="minorHAnsi" w:cstheme="minorHAnsi"/>
              </w:rPr>
              <w:t xml:space="preserve"> individuals receive </w:t>
            </w:r>
            <w:r w:rsidRPr="00234758">
              <w:rPr>
                <w:rFonts w:asciiTheme="minorHAnsi" w:hAnsiTheme="minorHAnsi" w:cstheme="minorHAnsi"/>
              </w:rPr>
              <w:t xml:space="preserve">safe, effective </w:t>
            </w:r>
            <w:proofErr w:type="gramStart"/>
            <w:r w:rsidRPr="00234758">
              <w:rPr>
                <w:rFonts w:asciiTheme="minorHAnsi" w:hAnsiTheme="minorHAnsi" w:cstheme="minorHAnsi"/>
              </w:rPr>
              <w:t xml:space="preserve">and  </w:t>
            </w:r>
            <w:proofErr w:type="spellStart"/>
            <w:r w:rsidRPr="00234758">
              <w:rPr>
                <w:rFonts w:asciiTheme="minorHAnsi" w:hAnsiTheme="minorHAnsi" w:cstheme="minorHAnsi"/>
              </w:rPr>
              <w:t>personalised</w:t>
            </w:r>
            <w:proofErr w:type="spellEnd"/>
            <w:proofErr w:type="gramEnd"/>
            <w:r w:rsidR="00620158">
              <w:rPr>
                <w:rFonts w:asciiTheme="minorHAnsi" w:hAnsiTheme="minorHAnsi" w:cstheme="minorHAnsi"/>
              </w:rPr>
              <w:t xml:space="preserve"> care when they transition from hospitals into care homes</w:t>
            </w:r>
            <w:r w:rsidRPr="00234758">
              <w:rPr>
                <w:rFonts w:asciiTheme="minorHAnsi" w:hAnsiTheme="minorHAnsi" w:cstheme="minorHAnsi"/>
              </w:rPr>
              <w:t>.</w:t>
            </w:r>
          </w:p>
          <w:p w14:paraId="56808E10" w14:textId="77777777" w:rsidR="00234758" w:rsidRPr="00234758" w:rsidRDefault="00234758" w:rsidP="00234758">
            <w:pPr>
              <w:rPr>
                <w:rFonts w:asciiTheme="minorHAnsi" w:hAnsiTheme="minorHAnsi" w:cstheme="minorHAnsi"/>
              </w:rPr>
            </w:pPr>
          </w:p>
          <w:p w14:paraId="29D4A164" w14:textId="77777777" w:rsidR="00234758" w:rsidRPr="00234758" w:rsidRDefault="00234758" w:rsidP="00234758">
            <w:pPr>
              <w:rPr>
                <w:rFonts w:asciiTheme="minorHAnsi" w:hAnsiTheme="minorHAnsi" w:cstheme="minorHAnsi"/>
                <w:b/>
                <w:bCs/>
              </w:rPr>
            </w:pPr>
            <w:r w:rsidRPr="00234758">
              <w:rPr>
                <w:rFonts w:asciiTheme="minorHAnsi" w:hAnsiTheme="minorHAnsi" w:cstheme="minorHAnsi"/>
                <w:b/>
                <w:bCs/>
              </w:rPr>
              <w:t>How will the research help to address the problem?</w:t>
            </w:r>
          </w:p>
          <w:p w14:paraId="5D40405C" w14:textId="77777777" w:rsidR="00234758" w:rsidRPr="00234758" w:rsidRDefault="00234758" w:rsidP="00234758">
            <w:pPr>
              <w:rPr>
                <w:rFonts w:asciiTheme="minorHAnsi" w:hAnsiTheme="minorHAnsi" w:cstheme="minorHAnsi"/>
              </w:rPr>
            </w:pPr>
            <w:r w:rsidRPr="00234758">
              <w:rPr>
                <w:rFonts w:asciiTheme="minorHAnsi" w:hAnsiTheme="minorHAnsi" w:cstheme="minorHAnsi"/>
              </w:rPr>
              <w:t xml:space="preserve">The research project is broken down into 5 questions. </w:t>
            </w:r>
          </w:p>
          <w:p w14:paraId="04F1EAC2" w14:textId="77777777" w:rsidR="00234758" w:rsidRPr="00234758" w:rsidRDefault="00234758" w:rsidP="00234758">
            <w:pPr>
              <w:rPr>
                <w:rFonts w:asciiTheme="minorHAnsi" w:hAnsiTheme="minorHAnsi" w:cstheme="minorHAnsi"/>
              </w:rPr>
            </w:pPr>
            <w:r w:rsidRPr="00234758">
              <w:rPr>
                <w:rFonts w:asciiTheme="minorHAnsi" w:hAnsiTheme="minorHAnsi" w:cstheme="minorHAnsi"/>
              </w:rPr>
              <w:t>Q1: What is the ability of care workers to understand health information?</w:t>
            </w:r>
          </w:p>
          <w:p w14:paraId="4FC7C614" w14:textId="721EB2D0" w:rsidR="00234758" w:rsidRPr="00234758" w:rsidRDefault="00234758" w:rsidP="00234758">
            <w:pPr>
              <w:rPr>
                <w:rFonts w:asciiTheme="minorHAnsi" w:hAnsiTheme="minorHAnsi" w:cstheme="minorHAnsi"/>
              </w:rPr>
            </w:pPr>
            <w:r w:rsidRPr="00234758">
              <w:rPr>
                <w:rFonts w:asciiTheme="minorHAnsi" w:hAnsiTheme="minorHAnsi" w:cstheme="minorHAnsi"/>
                <w:i/>
                <w:iCs/>
              </w:rPr>
              <w:t>Health literacy</w:t>
            </w:r>
            <w:r w:rsidRPr="00234758">
              <w:rPr>
                <w:rFonts w:asciiTheme="minorHAnsi" w:hAnsiTheme="minorHAnsi" w:cstheme="minorHAnsi"/>
              </w:rPr>
              <w:t xml:space="preserve"> and </w:t>
            </w:r>
            <w:r w:rsidRPr="00234758">
              <w:rPr>
                <w:rFonts w:asciiTheme="minorHAnsi" w:hAnsiTheme="minorHAnsi" w:cstheme="minorHAnsi"/>
                <w:i/>
                <w:iCs/>
              </w:rPr>
              <w:t xml:space="preserve">health </w:t>
            </w:r>
            <w:proofErr w:type="gramStart"/>
            <w:r w:rsidRPr="00234758">
              <w:rPr>
                <w:rFonts w:asciiTheme="minorHAnsi" w:hAnsiTheme="minorHAnsi" w:cstheme="minorHAnsi"/>
                <w:i/>
                <w:iCs/>
              </w:rPr>
              <w:t>numeracy</w:t>
            </w:r>
            <w:r w:rsidRPr="00234758">
              <w:rPr>
                <w:rFonts w:asciiTheme="minorHAnsi" w:hAnsiTheme="minorHAnsi" w:cstheme="minorHAnsi"/>
              </w:rPr>
              <w:t>,</w:t>
            </w:r>
            <w:proofErr w:type="gramEnd"/>
            <w:r w:rsidRPr="00234758">
              <w:rPr>
                <w:rFonts w:asciiTheme="minorHAnsi" w:hAnsiTheme="minorHAnsi" w:cstheme="minorHAnsi"/>
              </w:rPr>
              <w:t xml:space="preserve"> </w:t>
            </w:r>
            <w:r w:rsidR="000F4BCB">
              <w:rPr>
                <w:rFonts w:asciiTheme="minorHAnsi" w:hAnsiTheme="minorHAnsi" w:cstheme="minorHAnsi"/>
              </w:rPr>
              <w:t>are</w:t>
            </w:r>
            <w:r w:rsidRPr="00234758">
              <w:rPr>
                <w:rFonts w:asciiTheme="minorHAnsi" w:hAnsiTheme="minorHAnsi" w:cstheme="minorHAnsi"/>
              </w:rPr>
              <w:t xml:space="preserve"> the ability to use reading, writing and </w:t>
            </w:r>
            <w:proofErr w:type="spellStart"/>
            <w:r w:rsidRPr="00234758">
              <w:rPr>
                <w:rFonts w:asciiTheme="minorHAnsi" w:hAnsiTheme="minorHAnsi" w:cstheme="minorHAnsi"/>
              </w:rPr>
              <w:t>maths</w:t>
            </w:r>
            <w:proofErr w:type="spellEnd"/>
            <w:r w:rsidRPr="00234758">
              <w:rPr>
                <w:rFonts w:asciiTheme="minorHAnsi" w:hAnsiTheme="minorHAnsi" w:cstheme="minorHAnsi"/>
              </w:rPr>
              <w:t xml:space="preserve"> skills to use and understand information about health. I will research what we already know about health literacy and numeracy levels in care workers and compare this to nurses. I will then do a national survey of care workers with health literacy and numeracy tests to understand what the range of ability is. </w:t>
            </w:r>
          </w:p>
          <w:p w14:paraId="3E06D08C" w14:textId="77777777" w:rsidR="00234758" w:rsidRPr="00234758" w:rsidRDefault="00234758" w:rsidP="00234758">
            <w:pPr>
              <w:rPr>
                <w:rFonts w:asciiTheme="minorHAnsi" w:hAnsiTheme="minorHAnsi" w:cstheme="minorHAnsi"/>
              </w:rPr>
            </w:pPr>
            <w:r w:rsidRPr="00234758">
              <w:rPr>
                <w:rFonts w:asciiTheme="minorHAnsi" w:hAnsiTheme="minorHAnsi" w:cstheme="minorHAnsi"/>
              </w:rPr>
              <w:t>Q2:  How difficult are discharge summaries to understand?</w:t>
            </w:r>
          </w:p>
          <w:p w14:paraId="267B5830" w14:textId="1E087971" w:rsidR="00234758" w:rsidRPr="00234758" w:rsidRDefault="00234758" w:rsidP="00234758">
            <w:pPr>
              <w:rPr>
                <w:rFonts w:asciiTheme="minorHAnsi" w:hAnsiTheme="minorHAnsi" w:cstheme="minorHAnsi"/>
              </w:rPr>
            </w:pPr>
            <w:r w:rsidRPr="00234758">
              <w:rPr>
                <w:rFonts w:asciiTheme="minorHAnsi" w:hAnsiTheme="minorHAnsi" w:cstheme="minorHAnsi"/>
              </w:rPr>
              <w:t xml:space="preserve">I will look at discharge summaries from </w:t>
            </w:r>
            <w:r w:rsidR="00490C7F">
              <w:rPr>
                <w:rFonts w:asciiTheme="minorHAnsi" w:hAnsiTheme="minorHAnsi" w:cstheme="minorHAnsi"/>
              </w:rPr>
              <w:t>3</w:t>
            </w:r>
            <w:commentRangeStart w:id="52"/>
            <w:r w:rsidRPr="00234758">
              <w:rPr>
                <w:rFonts w:asciiTheme="minorHAnsi" w:hAnsiTheme="minorHAnsi" w:cstheme="minorHAnsi"/>
              </w:rPr>
              <w:t xml:space="preserve"> </w:t>
            </w:r>
            <w:commentRangeEnd w:id="52"/>
            <w:r w:rsidR="00784821">
              <w:rPr>
                <w:rStyle w:val="CommentReference"/>
              </w:rPr>
              <w:commentReference w:id="52"/>
            </w:r>
            <w:r w:rsidRPr="00234758">
              <w:rPr>
                <w:rFonts w:asciiTheme="minorHAnsi" w:hAnsiTheme="minorHAnsi" w:cstheme="minorHAnsi"/>
              </w:rPr>
              <w:t xml:space="preserve">hospitals to understand how </w:t>
            </w:r>
            <w:commentRangeStart w:id="53"/>
            <w:r w:rsidRPr="00234758">
              <w:rPr>
                <w:rFonts w:asciiTheme="minorHAnsi" w:hAnsiTheme="minorHAnsi" w:cstheme="minorHAnsi"/>
              </w:rPr>
              <w:t>accessible</w:t>
            </w:r>
            <w:commentRangeEnd w:id="53"/>
            <w:r w:rsidR="00CE3EF8">
              <w:rPr>
                <w:rStyle w:val="CommentReference"/>
              </w:rPr>
              <w:commentReference w:id="53"/>
            </w:r>
            <w:r w:rsidRPr="00234758">
              <w:rPr>
                <w:rFonts w:asciiTheme="minorHAnsi" w:hAnsiTheme="minorHAnsi" w:cstheme="minorHAnsi"/>
              </w:rPr>
              <w:t xml:space="preserve"> they are to care workers compared to </w:t>
            </w:r>
            <w:commentRangeStart w:id="54"/>
            <w:r w:rsidRPr="00234758">
              <w:rPr>
                <w:rFonts w:asciiTheme="minorHAnsi" w:hAnsiTheme="minorHAnsi" w:cstheme="minorHAnsi"/>
              </w:rPr>
              <w:t>the</w:t>
            </w:r>
            <w:r w:rsidR="00784821">
              <w:rPr>
                <w:rFonts w:asciiTheme="minorHAnsi" w:hAnsiTheme="minorHAnsi" w:cstheme="minorHAnsi"/>
              </w:rPr>
              <w:t>ir</w:t>
            </w:r>
            <w:r w:rsidRPr="00234758">
              <w:rPr>
                <w:rFonts w:asciiTheme="minorHAnsi" w:hAnsiTheme="minorHAnsi" w:cstheme="minorHAnsi"/>
              </w:rPr>
              <w:t xml:space="preserve"> level of ability</w:t>
            </w:r>
            <w:commentRangeEnd w:id="54"/>
            <w:r w:rsidR="00CE3EF8">
              <w:rPr>
                <w:rStyle w:val="CommentReference"/>
              </w:rPr>
              <w:commentReference w:id="54"/>
            </w:r>
            <w:r w:rsidR="00784821">
              <w:rPr>
                <w:rFonts w:asciiTheme="minorHAnsi" w:hAnsiTheme="minorHAnsi" w:cstheme="minorHAnsi"/>
              </w:rPr>
              <w:t>.</w:t>
            </w:r>
            <w:r w:rsidRPr="00234758">
              <w:rPr>
                <w:rFonts w:asciiTheme="minorHAnsi" w:hAnsiTheme="minorHAnsi" w:cstheme="minorHAnsi"/>
              </w:rPr>
              <w:t xml:space="preserve"> I will look at how easy they are to read and understand and if the </w:t>
            </w:r>
            <w:r w:rsidR="00784821">
              <w:rPr>
                <w:rFonts w:asciiTheme="minorHAnsi" w:hAnsiTheme="minorHAnsi" w:cstheme="minorHAnsi"/>
              </w:rPr>
              <w:t xml:space="preserve">recommended </w:t>
            </w:r>
            <w:r w:rsidR="00B07FC4" w:rsidRPr="00234758">
              <w:rPr>
                <w:rFonts w:asciiTheme="minorHAnsi" w:hAnsiTheme="minorHAnsi" w:cstheme="minorHAnsi"/>
              </w:rPr>
              <w:t>actions</w:t>
            </w:r>
            <w:r w:rsidR="00B07FC4">
              <w:rPr>
                <w:rFonts w:asciiTheme="minorHAnsi" w:hAnsiTheme="minorHAnsi" w:cstheme="minorHAnsi"/>
              </w:rPr>
              <w:t xml:space="preserve"> </w:t>
            </w:r>
            <w:r w:rsidR="00B07FC4" w:rsidRPr="00234758">
              <w:rPr>
                <w:rFonts w:asciiTheme="minorHAnsi" w:hAnsiTheme="minorHAnsi" w:cstheme="minorHAnsi"/>
              </w:rPr>
              <w:t>are</w:t>
            </w:r>
            <w:r w:rsidRPr="00234758">
              <w:rPr>
                <w:rFonts w:asciiTheme="minorHAnsi" w:hAnsiTheme="minorHAnsi" w:cstheme="minorHAnsi"/>
              </w:rPr>
              <w:t xml:space="preserve"> clear. I will also look at the </w:t>
            </w:r>
            <w:r w:rsidRPr="00234758">
              <w:rPr>
                <w:rFonts w:asciiTheme="minorHAnsi" w:hAnsiTheme="minorHAnsi" w:cstheme="minorHAnsi"/>
                <w:bCs/>
                <w:lang w:val="en-GB"/>
              </w:rPr>
              <w:t xml:space="preserve">difficulty of the </w:t>
            </w:r>
            <w:proofErr w:type="spellStart"/>
            <w:r w:rsidRPr="00234758">
              <w:rPr>
                <w:rFonts w:asciiTheme="minorHAnsi" w:hAnsiTheme="minorHAnsi" w:cstheme="minorHAnsi"/>
                <w:bCs/>
              </w:rPr>
              <w:t>maths</w:t>
            </w:r>
            <w:proofErr w:type="spellEnd"/>
            <w:r w:rsidRPr="00234758">
              <w:rPr>
                <w:rFonts w:asciiTheme="minorHAnsi" w:hAnsiTheme="minorHAnsi" w:cstheme="minorHAnsi"/>
                <w:bCs/>
                <w:lang w:val="en-GB"/>
              </w:rPr>
              <w:t>-related information</w:t>
            </w:r>
            <w:r w:rsidRPr="00234758">
              <w:rPr>
                <w:rFonts w:asciiTheme="minorHAnsi" w:hAnsiTheme="minorHAnsi" w:cstheme="minorHAnsi"/>
                <w:bCs/>
              </w:rPr>
              <w:t xml:space="preserve"> and the digital skills the reader needs to use</w:t>
            </w:r>
            <w:r w:rsidR="00B07FC4">
              <w:rPr>
                <w:rFonts w:asciiTheme="minorHAnsi" w:hAnsiTheme="minorHAnsi" w:cstheme="minorHAnsi"/>
                <w:bCs/>
              </w:rPr>
              <w:t>,</w:t>
            </w:r>
            <w:r w:rsidRPr="00234758">
              <w:rPr>
                <w:rFonts w:asciiTheme="minorHAnsi" w:hAnsiTheme="minorHAnsi" w:cstheme="minorHAnsi"/>
                <w:bCs/>
              </w:rPr>
              <w:t xml:space="preserve"> such as following a QR code. </w:t>
            </w:r>
          </w:p>
          <w:p w14:paraId="64F2EE4B" w14:textId="77777777" w:rsidR="00234758" w:rsidRPr="00234758" w:rsidRDefault="00234758" w:rsidP="00234758">
            <w:pPr>
              <w:rPr>
                <w:rFonts w:asciiTheme="minorHAnsi" w:hAnsiTheme="minorHAnsi" w:cstheme="minorHAnsi"/>
              </w:rPr>
            </w:pPr>
            <w:r w:rsidRPr="00234758">
              <w:rPr>
                <w:rFonts w:asciiTheme="minorHAnsi" w:hAnsiTheme="minorHAnsi" w:cstheme="minorHAnsi"/>
              </w:rPr>
              <w:t>Q3: What do care workers and medical teams think about discharge summaries?</w:t>
            </w:r>
          </w:p>
          <w:p w14:paraId="56ACB0AD" w14:textId="7D0EF64D" w:rsidR="00234758" w:rsidRPr="00234758" w:rsidRDefault="00234758" w:rsidP="00234758">
            <w:pPr>
              <w:rPr>
                <w:rFonts w:asciiTheme="minorHAnsi" w:hAnsiTheme="minorHAnsi" w:cstheme="minorHAnsi"/>
              </w:rPr>
            </w:pPr>
            <w:r w:rsidRPr="00234758">
              <w:rPr>
                <w:rFonts w:asciiTheme="minorHAnsi" w:hAnsiTheme="minorHAnsi" w:cstheme="minorHAnsi"/>
              </w:rPr>
              <w:t xml:space="preserve">I will do focus groups with medical teams </w:t>
            </w:r>
            <w:r w:rsidR="00784821">
              <w:rPr>
                <w:rFonts w:asciiTheme="minorHAnsi" w:hAnsiTheme="minorHAnsi" w:cstheme="minorHAnsi"/>
              </w:rPr>
              <w:t xml:space="preserve">and carers to understand if they have different </w:t>
            </w:r>
            <w:commentRangeStart w:id="55"/>
            <w:r w:rsidR="00784821">
              <w:rPr>
                <w:rFonts w:asciiTheme="minorHAnsi" w:hAnsiTheme="minorHAnsi" w:cstheme="minorHAnsi"/>
              </w:rPr>
              <w:t>perspectives</w:t>
            </w:r>
            <w:commentRangeEnd w:id="55"/>
            <w:r w:rsidR="00CE3EF8">
              <w:rPr>
                <w:rStyle w:val="CommentReference"/>
              </w:rPr>
              <w:commentReference w:id="55"/>
            </w:r>
            <w:r w:rsidR="00784821">
              <w:rPr>
                <w:rFonts w:asciiTheme="minorHAnsi" w:hAnsiTheme="minorHAnsi" w:cstheme="minorHAnsi"/>
              </w:rPr>
              <w:t xml:space="preserve"> on what should be included in a discharge summary, and how they might be improved</w:t>
            </w:r>
            <w:r w:rsidRPr="00234758">
              <w:rPr>
                <w:rFonts w:asciiTheme="minorHAnsi" w:hAnsiTheme="minorHAnsi" w:cstheme="minorHAnsi"/>
              </w:rPr>
              <w:t xml:space="preserve">. </w:t>
            </w:r>
          </w:p>
          <w:p w14:paraId="3A02B93C" w14:textId="77777777" w:rsidR="00234758" w:rsidRPr="00234758" w:rsidRDefault="00234758" w:rsidP="00234758">
            <w:pPr>
              <w:rPr>
                <w:rFonts w:asciiTheme="minorHAnsi" w:hAnsiTheme="minorHAnsi" w:cstheme="minorHAnsi"/>
              </w:rPr>
            </w:pPr>
            <w:r w:rsidRPr="00234758">
              <w:rPr>
                <w:rFonts w:asciiTheme="minorHAnsi" w:hAnsiTheme="minorHAnsi" w:cstheme="minorHAnsi"/>
              </w:rPr>
              <w:t>Q4: How should we write discharge summaries?</w:t>
            </w:r>
          </w:p>
          <w:p w14:paraId="15890B37" w14:textId="5D2BFAFD" w:rsidR="00234758" w:rsidRPr="00234758" w:rsidRDefault="00784821" w:rsidP="00234758">
            <w:pPr>
              <w:rPr>
                <w:rFonts w:asciiTheme="minorHAnsi" w:hAnsiTheme="minorHAnsi" w:cstheme="minorHAnsi"/>
              </w:rPr>
            </w:pPr>
            <w:r>
              <w:rPr>
                <w:rFonts w:asciiTheme="minorHAnsi" w:hAnsiTheme="minorHAnsi" w:cstheme="minorHAnsi"/>
              </w:rPr>
              <w:t xml:space="preserve">I will present everything I have learned in </w:t>
            </w:r>
            <w:r w:rsidR="00F13797">
              <w:rPr>
                <w:rFonts w:asciiTheme="minorHAnsi" w:hAnsiTheme="minorHAnsi" w:cstheme="minorHAnsi"/>
              </w:rPr>
              <w:t xml:space="preserve">questions </w:t>
            </w:r>
            <w:r w:rsidR="00BC3429">
              <w:rPr>
                <w:rFonts w:asciiTheme="minorHAnsi" w:hAnsiTheme="minorHAnsi" w:cstheme="minorHAnsi"/>
              </w:rPr>
              <w:t xml:space="preserve"> </w:t>
            </w:r>
            <w:r w:rsidR="00F17B59">
              <w:rPr>
                <w:rFonts w:asciiTheme="minorHAnsi" w:hAnsiTheme="minorHAnsi" w:cstheme="minorHAnsi"/>
              </w:rPr>
              <w:t xml:space="preserve"> </w:t>
            </w:r>
            <w:r>
              <w:rPr>
                <w:rFonts w:asciiTheme="minorHAnsi" w:hAnsiTheme="minorHAnsi" w:cstheme="minorHAnsi"/>
              </w:rPr>
              <w:t xml:space="preserve">1-3 to a group of </w:t>
            </w:r>
            <w:commentRangeStart w:id="56"/>
            <w:r>
              <w:rPr>
                <w:rFonts w:asciiTheme="minorHAnsi" w:hAnsiTheme="minorHAnsi" w:cstheme="minorHAnsi"/>
              </w:rPr>
              <w:t>experts</w:t>
            </w:r>
            <w:commentRangeEnd w:id="56"/>
            <w:r w:rsidR="00CE3EF8">
              <w:rPr>
                <w:rStyle w:val="CommentReference"/>
              </w:rPr>
              <w:commentReference w:id="56"/>
            </w:r>
            <w:r>
              <w:rPr>
                <w:rFonts w:asciiTheme="minorHAnsi" w:hAnsiTheme="minorHAnsi" w:cstheme="minorHAnsi"/>
              </w:rPr>
              <w:t xml:space="preserve"> and work with them to develop a ‘</w:t>
            </w:r>
            <w:commentRangeStart w:id="57"/>
            <w:r>
              <w:rPr>
                <w:rFonts w:asciiTheme="minorHAnsi" w:hAnsiTheme="minorHAnsi" w:cstheme="minorHAnsi"/>
              </w:rPr>
              <w:t xml:space="preserve">best practice </w:t>
            </w:r>
            <w:commentRangeEnd w:id="57"/>
            <w:r>
              <w:rPr>
                <w:rStyle w:val="CommentReference"/>
              </w:rPr>
              <w:commentReference w:id="57"/>
            </w:r>
            <w:r>
              <w:rPr>
                <w:rFonts w:asciiTheme="minorHAnsi" w:hAnsiTheme="minorHAnsi" w:cstheme="minorHAnsi"/>
              </w:rPr>
              <w:t xml:space="preserve">guide’ for how to </w:t>
            </w:r>
            <w:r w:rsidR="00234758" w:rsidRPr="00234758">
              <w:rPr>
                <w:rFonts w:asciiTheme="minorHAnsi" w:hAnsiTheme="minorHAnsi" w:cstheme="minorHAnsi"/>
              </w:rPr>
              <w:t xml:space="preserve">write discharge summaries for care workers. </w:t>
            </w:r>
            <w:r>
              <w:rPr>
                <w:rFonts w:asciiTheme="minorHAnsi" w:hAnsiTheme="minorHAnsi" w:cstheme="minorHAnsi"/>
              </w:rPr>
              <w:t>Members of the group</w:t>
            </w:r>
            <w:r w:rsidR="001B2A94">
              <w:rPr>
                <w:rFonts w:asciiTheme="minorHAnsi" w:hAnsiTheme="minorHAnsi" w:cstheme="minorHAnsi"/>
              </w:rPr>
              <w:t xml:space="preserve"> </w:t>
            </w:r>
            <w:r w:rsidR="00234758" w:rsidRPr="00234758">
              <w:rPr>
                <w:rFonts w:asciiTheme="minorHAnsi" w:hAnsiTheme="minorHAnsi" w:cstheme="minorHAnsi"/>
              </w:rPr>
              <w:t xml:space="preserve">will be experts in their fields or experts by </w:t>
            </w:r>
            <w:r w:rsidR="001B2A94">
              <w:rPr>
                <w:rFonts w:asciiTheme="minorHAnsi" w:hAnsiTheme="minorHAnsi" w:cstheme="minorHAnsi"/>
              </w:rPr>
              <w:t xml:space="preserve">their </w:t>
            </w:r>
            <w:r w:rsidR="00F13797" w:rsidRPr="00234758">
              <w:rPr>
                <w:rFonts w:asciiTheme="minorHAnsi" w:hAnsiTheme="minorHAnsi" w:cstheme="minorHAnsi"/>
              </w:rPr>
              <w:t>lived experience</w:t>
            </w:r>
            <w:r w:rsidR="00234758" w:rsidRPr="00234758">
              <w:rPr>
                <w:rFonts w:asciiTheme="minorHAnsi" w:hAnsiTheme="minorHAnsi" w:cstheme="minorHAnsi"/>
              </w:rPr>
              <w:t xml:space="preserve"> such as in medical education or social care experts, care home residents and their families, care workers and junior doctors.  </w:t>
            </w:r>
          </w:p>
          <w:p w14:paraId="457FFD58" w14:textId="485800F5" w:rsidR="00234758" w:rsidRPr="00234758" w:rsidRDefault="00234758" w:rsidP="00234758">
            <w:pPr>
              <w:rPr>
                <w:rFonts w:asciiTheme="minorHAnsi" w:hAnsiTheme="minorHAnsi" w:cstheme="minorHAnsi"/>
              </w:rPr>
            </w:pPr>
            <w:r w:rsidRPr="00234758">
              <w:rPr>
                <w:rFonts w:asciiTheme="minorHAnsi" w:hAnsiTheme="minorHAnsi" w:cstheme="minorHAnsi"/>
              </w:rPr>
              <w:t xml:space="preserve">Q5: Can we use AI to </w:t>
            </w:r>
            <w:r w:rsidR="00784821">
              <w:rPr>
                <w:rFonts w:asciiTheme="minorHAnsi" w:hAnsiTheme="minorHAnsi" w:cstheme="minorHAnsi"/>
              </w:rPr>
              <w:t>re-</w:t>
            </w:r>
            <w:r w:rsidRPr="00234758">
              <w:rPr>
                <w:rFonts w:asciiTheme="minorHAnsi" w:hAnsiTheme="minorHAnsi" w:cstheme="minorHAnsi"/>
              </w:rPr>
              <w:t>write discharge summaries in language</w:t>
            </w:r>
            <w:r w:rsidR="00784821">
              <w:rPr>
                <w:rFonts w:asciiTheme="minorHAnsi" w:hAnsiTheme="minorHAnsi" w:cstheme="minorHAnsi"/>
              </w:rPr>
              <w:t xml:space="preserve"> that is more </w:t>
            </w:r>
            <w:r w:rsidR="00784821" w:rsidRPr="00CE3EF8">
              <w:rPr>
                <w:rFonts w:asciiTheme="minorHAnsi" w:hAnsiTheme="minorHAnsi" w:cstheme="minorHAnsi"/>
                <w:highlight w:val="yellow"/>
                <w:rPrChange w:id="58" w:author="Carol Ann Fawkes" w:date="2024-05-15T10:36:00Z" w16du:dateUtc="2024-05-15T09:36:00Z">
                  <w:rPr>
                    <w:rFonts w:asciiTheme="minorHAnsi" w:hAnsiTheme="minorHAnsi" w:cstheme="minorHAnsi"/>
                  </w:rPr>
                </w:rPrChange>
              </w:rPr>
              <w:t>accessible</w:t>
            </w:r>
            <w:r w:rsidR="00784821">
              <w:rPr>
                <w:rFonts w:asciiTheme="minorHAnsi" w:hAnsiTheme="minorHAnsi" w:cstheme="minorHAnsi"/>
              </w:rPr>
              <w:t xml:space="preserve"> to carers</w:t>
            </w:r>
            <w:r w:rsidRPr="00234758">
              <w:rPr>
                <w:rFonts w:asciiTheme="minorHAnsi" w:hAnsiTheme="minorHAnsi" w:cstheme="minorHAnsi"/>
              </w:rPr>
              <w:t xml:space="preserve">? </w:t>
            </w:r>
          </w:p>
          <w:p w14:paraId="5A26F3EE" w14:textId="1858B424" w:rsidR="00234758" w:rsidRPr="00234758" w:rsidRDefault="00234758" w:rsidP="00234758">
            <w:pPr>
              <w:rPr>
                <w:rFonts w:asciiTheme="minorHAnsi" w:hAnsiTheme="minorHAnsi" w:cstheme="minorHAnsi"/>
              </w:rPr>
            </w:pPr>
            <w:r w:rsidRPr="00234758">
              <w:rPr>
                <w:rFonts w:asciiTheme="minorHAnsi" w:hAnsiTheme="minorHAnsi" w:cstheme="minorHAnsi"/>
              </w:rPr>
              <w:t xml:space="preserve">Using the guidance and findings from questions 1-4, I will </w:t>
            </w:r>
            <w:r w:rsidR="007200B0">
              <w:rPr>
                <w:rFonts w:asciiTheme="minorHAnsi" w:hAnsiTheme="minorHAnsi" w:cstheme="minorHAnsi"/>
              </w:rPr>
              <w:t>train</w:t>
            </w:r>
            <w:r w:rsidRPr="00234758">
              <w:rPr>
                <w:rFonts w:asciiTheme="minorHAnsi" w:hAnsiTheme="minorHAnsi" w:cstheme="minorHAnsi"/>
              </w:rPr>
              <w:t xml:space="preserve"> an AI (artificial intelligence) model to re-write the discharge summary using everyday language. I will test these summaries, checking for mistakes or missing information and through interviews get patients and care workers opinions of these AI-generated summaries.  </w:t>
            </w:r>
          </w:p>
          <w:p w14:paraId="7A3C48EA" w14:textId="77777777" w:rsidR="00234758" w:rsidRPr="00234758" w:rsidRDefault="00234758" w:rsidP="00234758">
            <w:pPr>
              <w:rPr>
                <w:rFonts w:asciiTheme="minorHAnsi" w:hAnsiTheme="minorHAnsi" w:cstheme="minorHAnsi"/>
              </w:rPr>
            </w:pPr>
          </w:p>
          <w:p w14:paraId="2368DEEF" w14:textId="77777777" w:rsidR="00234758" w:rsidRPr="00234758" w:rsidRDefault="00234758" w:rsidP="00234758">
            <w:pPr>
              <w:rPr>
                <w:rFonts w:asciiTheme="minorHAnsi" w:hAnsiTheme="minorHAnsi" w:cstheme="minorHAnsi"/>
                <w:b/>
                <w:bCs/>
              </w:rPr>
            </w:pPr>
            <w:r w:rsidRPr="00234758">
              <w:rPr>
                <w:rFonts w:asciiTheme="minorHAnsi" w:hAnsiTheme="minorHAnsi" w:cstheme="minorHAnsi"/>
                <w:b/>
                <w:bCs/>
              </w:rPr>
              <w:t>How will different voices be included in the research?</w:t>
            </w:r>
          </w:p>
          <w:p w14:paraId="093D38C4" w14:textId="77777777" w:rsidR="00234758" w:rsidRPr="00234758" w:rsidRDefault="00234758" w:rsidP="00234758">
            <w:pPr>
              <w:rPr>
                <w:rFonts w:asciiTheme="minorHAnsi" w:hAnsiTheme="minorHAnsi" w:cstheme="minorHAnsi"/>
              </w:rPr>
            </w:pPr>
            <w:r w:rsidRPr="00234758">
              <w:rPr>
                <w:rFonts w:asciiTheme="minorHAnsi" w:hAnsiTheme="minorHAnsi" w:cstheme="minorHAnsi"/>
              </w:rPr>
              <w:t xml:space="preserve">The project question was </w:t>
            </w:r>
            <w:commentRangeStart w:id="59"/>
            <w:r w:rsidRPr="00234758">
              <w:rPr>
                <w:rFonts w:asciiTheme="minorHAnsi" w:hAnsiTheme="minorHAnsi" w:cstheme="minorHAnsi"/>
              </w:rPr>
              <w:t xml:space="preserve">co-created </w:t>
            </w:r>
            <w:commentRangeEnd w:id="59"/>
            <w:r w:rsidR="00CE3EF8">
              <w:rPr>
                <w:rStyle w:val="CommentReference"/>
              </w:rPr>
              <w:commentReference w:id="59"/>
            </w:r>
            <w:r w:rsidRPr="00234758">
              <w:rPr>
                <w:rFonts w:asciiTheme="minorHAnsi" w:hAnsiTheme="minorHAnsi" w:cstheme="minorHAnsi"/>
              </w:rPr>
              <w:t xml:space="preserve">with care workers, </w:t>
            </w:r>
            <w:proofErr w:type="gramStart"/>
            <w:r w:rsidRPr="00234758">
              <w:rPr>
                <w:rFonts w:asciiTheme="minorHAnsi" w:hAnsiTheme="minorHAnsi" w:cstheme="minorHAnsi"/>
              </w:rPr>
              <w:t>residents</w:t>
            </w:r>
            <w:proofErr w:type="gramEnd"/>
            <w:r w:rsidRPr="00234758">
              <w:rPr>
                <w:rFonts w:asciiTheme="minorHAnsi" w:hAnsiTheme="minorHAnsi" w:cstheme="minorHAnsi"/>
              </w:rPr>
              <w:t xml:space="preserve"> and their families </w:t>
            </w:r>
            <w:commentRangeStart w:id="60"/>
            <w:r w:rsidRPr="00234758">
              <w:rPr>
                <w:rFonts w:asciiTheme="minorHAnsi" w:hAnsiTheme="minorHAnsi" w:cstheme="minorHAnsi"/>
              </w:rPr>
              <w:t xml:space="preserve">and how </w:t>
            </w:r>
            <w:commentRangeEnd w:id="60"/>
            <w:r w:rsidR="00CE3EF8">
              <w:rPr>
                <w:rStyle w:val="CommentReference"/>
              </w:rPr>
              <w:commentReference w:id="60"/>
            </w:r>
            <w:r w:rsidRPr="00234758">
              <w:rPr>
                <w:rFonts w:asciiTheme="minorHAnsi" w:hAnsiTheme="minorHAnsi" w:cstheme="minorHAnsi"/>
              </w:rPr>
              <w:t xml:space="preserve">the research will be done has been discussed with members of the public through a community group. There will be a steering committee which will include academics, care home residents/families, care workers and doctors who will provide feedback throughout. </w:t>
            </w:r>
          </w:p>
          <w:p w14:paraId="4CCAA99D" w14:textId="77777777" w:rsidR="00234758" w:rsidRPr="00234758" w:rsidRDefault="00234758" w:rsidP="00234758">
            <w:pPr>
              <w:rPr>
                <w:rFonts w:asciiTheme="minorHAnsi" w:hAnsiTheme="minorHAnsi" w:cstheme="minorHAnsi"/>
              </w:rPr>
            </w:pPr>
          </w:p>
          <w:p w14:paraId="0CB764B0" w14:textId="0030756A" w:rsidR="00234758" w:rsidRPr="00234758" w:rsidRDefault="00234758" w:rsidP="00234758">
            <w:pPr>
              <w:rPr>
                <w:rFonts w:asciiTheme="minorHAnsi" w:hAnsiTheme="minorHAnsi" w:cstheme="minorHAnsi"/>
                <w:b/>
                <w:bCs/>
              </w:rPr>
            </w:pPr>
            <w:r w:rsidRPr="00234758">
              <w:rPr>
                <w:rFonts w:asciiTheme="minorHAnsi" w:hAnsiTheme="minorHAnsi" w:cstheme="minorHAnsi"/>
                <w:b/>
                <w:bCs/>
              </w:rPr>
              <w:t>How will you share the research results?</w:t>
            </w:r>
          </w:p>
          <w:p w14:paraId="729E713A" w14:textId="77777777" w:rsidR="00234758" w:rsidRPr="00234758" w:rsidRDefault="00234758" w:rsidP="00234758">
            <w:pPr>
              <w:rPr>
                <w:rFonts w:asciiTheme="minorHAnsi" w:hAnsiTheme="minorHAnsi" w:cstheme="minorHAnsi"/>
              </w:rPr>
            </w:pPr>
            <w:commentRangeStart w:id="61"/>
            <w:r w:rsidRPr="00234758">
              <w:rPr>
                <w:rFonts w:asciiTheme="minorHAnsi" w:hAnsiTheme="minorHAnsi" w:cstheme="minorHAnsi"/>
              </w:rPr>
              <w:t>I will share the results through scientific journals, conferences, a knowledge sharing event with interested groups such as medical schools, royal colleges who help to educate qualified doctors and other professionals in the hospital/medical field and create a video to share the learning with care workers.</w:t>
            </w:r>
            <w:commentRangeEnd w:id="61"/>
            <w:r w:rsidR="00CE3EF8">
              <w:rPr>
                <w:rStyle w:val="CommentReference"/>
              </w:rPr>
              <w:commentReference w:id="61"/>
            </w:r>
          </w:p>
          <w:p w14:paraId="147671F9" w14:textId="77777777" w:rsidR="00234758" w:rsidRDefault="00234758">
            <w:pPr>
              <w:rPr>
                <w:sz w:val="15"/>
              </w:rPr>
            </w:pPr>
          </w:p>
        </w:tc>
      </w:tr>
    </w:tbl>
    <w:p w14:paraId="0C9B046C" w14:textId="77777777" w:rsidR="00234758" w:rsidRDefault="00234758">
      <w:pPr>
        <w:rPr>
          <w:sz w:val="15"/>
        </w:rPr>
        <w:sectPr w:rsidR="00234758" w:rsidSect="00C27A3A">
          <w:pgSz w:w="11910" w:h="16840"/>
          <w:pgMar w:top="1080" w:right="620" w:bottom="680" w:left="660" w:header="716" w:footer="483" w:gutter="0"/>
          <w:cols w:space="720"/>
        </w:sectPr>
      </w:pPr>
    </w:p>
    <w:p w14:paraId="32054E9E" w14:textId="77777777" w:rsidR="003E6880" w:rsidRDefault="003E6880">
      <w:pPr>
        <w:pStyle w:val="BodyText"/>
        <w:spacing w:before="93"/>
        <w:rPr>
          <w:b/>
        </w:rPr>
      </w:pPr>
    </w:p>
    <w:p w14:paraId="10A5E3C2" w14:textId="77777777" w:rsidR="003E6880" w:rsidRDefault="003E6880">
      <w:pPr>
        <w:pStyle w:val="BodyText"/>
        <w:ind w:left="100"/>
      </w:pPr>
      <w:r>
        <w:rPr>
          <w:noProof/>
        </w:rPr>
        <mc:AlternateContent>
          <mc:Choice Requires="wps">
            <w:drawing>
              <wp:inline distT="0" distB="0" distL="0" distR="0" wp14:anchorId="2A68C458" wp14:editId="1041387E">
                <wp:extent cx="6588759" cy="177800"/>
                <wp:effectExtent l="9525" t="0" r="2540" b="3175"/>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8759" cy="177800"/>
                        </a:xfrm>
                        <a:prstGeom prst="rect">
                          <a:avLst/>
                        </a:prstGeom>
                        <a:solidFill>
                          <a:srgbClr val="009DDF"/>
                        </a:solidFill>
                        <a:ln w="6350">
                          <a:solidFill>
                            <a:srgbClr val="000000"/>
                          </a:solidFill>
                          <a:prstDash val="solid"/>
                        </a:ln>
                      </wps:spPr>
                      <wps:txbx>
                        <w:txbxContent>
                          <w:p w14:paraId="6CEFA1E6" w14:textId="66C81584" w:rsidR="003E6880" w:rsidRDefault="003E6880">
                            <w:pPr>
                              <w:tabs>
                                <w:tab w:val="left" w:pos="751"/>
                              </w:tabs>
                              <w:spacing w:before="20"/>
                              <w:ind w:left="108"/>
                              <w:rPr>
                                <w:b/>
                                <w:color w:val="000000"/>
                                <w:sz w:val="20"/>
                              </w:rPr>
                            </w:pPr>
                            <w:bookmarkStart w:id="62" w:name="5._Scientific_Abstract"/>
                            <w:bookmarkStart w:id="63" w:name="_bookmark4"/>
                            <w:bookmarkEnd w:id="62"/>
                            <w:bookmarkEnd w:id="63"/>
                            <w:r>
                              <w:rPr>
                                <w:b/>
                                <w:color w:val="FFFFFF"/>
                                <w:spacing w:val="-5"/>
                                <w:sz w:val="20"/>
                              </w:rPr>
                              <w:t>5.</w:t>
                            </w:r>
                            <w:r>
                              <w:rPr>
                                <w:b/>
                                <w:color w:val="FFFFFF"/>
                                <w:sz w:val="20"/>
                              </w:rPr>
                              <w:tab/>
                              <w:t>Scientific</w:t>
                            </w:r>
                            <w:r>
                              <w:rPr>
                                <w:b/>
                                <w:color w:val="FFFFFF"/>
                                <w:spacing w:val="-9"/>
                                <w:sz w:val="20"/>
                              </w:rPr>
                              <w:t xml:space="preserve"> </w:t>
                            </w:r>
                            <w:r>
                              <w:rPr>
                                <w:b/>
                                <w:color w:val="FFFFFF"/>
                                <w:spacing w:val="-2"/>
                                <w:sz w:val="20"/>
                              </w:rPr>
                              <w:t>Abstract</w:t>
                            </w:r>
                            <w:r w:rsidR="008E0A60">
                              <w:rPr>
                                <w:b/>
                                <w:color w:val="FFFFFF"/>
                                <w:spacing w:val="-2"/>
                                <w:sz w:val="20"/>
                              </w:rPr>
                              <w:t xml:space="preserve"> (max 500 words)</w:t>
                            </w:r>
                          </w:p>
                        </w:txbxContent>
                      </wps:txbx>
                      <wps:bodyPr wrap="square" lIns="0" tIns="0" rIns="0" bIns="0" rtlCol="0">
                        <a:noAutofit/>
                      </wps:bodyPr>
                    </wps:wsp>
                  </a:graphicData>
                </a:graphic>
              </wp:inline>
            </w:drawing>
          </mc:Choice>
          <mc:Fallback>
            <w:pict>
              <v:shape w14:anchorId="2A68C458" id="Text Box 60" o:spid="_x0000_s1064" type="#_x0000_t202" style="width:518.8pt;height: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" fillcolor="#009ddf" strokeweight=".5pt">
                <v:path arrowok="t"/>
                <v:textbox inset="0,0,0,0">
                  <w:txbxContent>
                    <w:p w14:paraId="6CEFA1E6" w14:textId="66C81584" w:rsidR="003E6880" w:rsidRDefault="003E6880">
                      <w:pPr>
                        <w:tabs>
                          <w:tab w:val="left" w:pos="751"/>
                        </w:tabs>
                        <w:spacing w:before="20"/>
                        <w:ind w:left="108"/>
                        <w:rPr>
                          <w:b/>
                          <w:color w:val="000000"/>
                          <w:sz w:val="20"/>
                        </w:rPr>
                      </w:pPr>
                      <w:bookmarkStart w:id="64" w:name="5._Scientific_Abstract"/>
                      <w:bookmarkStart w:id="65" w:name="_bookmark4"/>
                      <w:bookmarkEnd w:id="64"/>
                      <w:bookmarkEnd w:id="65"/>
                      <w:r>
                        <w:rPr>
                          <w:b/>
                          <w:color w:val="FFFFFF"/>
                          <w:spacing w:val="-5"/>
                          <w:sz w:val="20"/>
                        </w:rPr>
                        <w:t>5.</w:t>
                      </w:r>
                      <w:r>
                        <w:rPr>
                          <w:b/>
                          <w:color w:val="FFFFFF"/>
                          <w:sz w:val="20"/>
                        </w:rPr>
                        <w:tab/>
                        <w:t>Scientific</w:t>
                      </w:r>
                      <w:r>
                        <w:rPr>
                          <w:b/>
                          <w:color w:val="FFFFFF"/>
                          <w:spacing w:val="-9"/>
                          <w:sz w:val="20"/>
                        </w:rPr>
                        <w:t xml:space="preserve"> </w:t>
                      </w:r>
                      <w:r>
                        <w:rPr>
                          <w:b/>
                          <w:color w:val="FFFFFF"/>
                          <w:spacing w:val="-2"/>
                          <w:sz w:val="20"/>
                        </w:rPr>
                        <w:t>Abstract</w:t>
                      </w:r>
                      <w:r w:rsidR="008E0A60">
                        <w:rPr>
                          <w:b/>
                          <w:color w:val="FFFFFF"/>
                          <w:spacing w:val="-2"/>
                          <w:sz w:val="20"/>
                        </w:rPr>
                        <w:t xml:space="preserve"> (max 500 words)</w:t>
                      </w:r>
                    </w:p>
                  </w:txbxContent>
                </v:textbox>
                <w10:anchorlock/>
              </v:shape>
            </w:pict>
          </mc:Fallback>
        </mc:AlternateContent>
      </w:r>
    </w:p>
    <w:p w14:paraId="471F5395" w14:textId="616BB7CA" w:rsidR="003E6880" w:rsidRDefault="003E6880">
      <w:pPr>
        <w:pStyle w:val="BodyText"/>
        <w:spacing w:before="8"/>
        <w:rPr>
          <w:b/>
          <w:sz w:val="15"/>
        </w:rPr>
      </w:pPr>
    </w:p>
    <w:p w14:paraId="6598924E" w14:textId="77777777" w:rsidR="003E6880" w:rsidRPr="006B7390" w:rsidRDefault="003E6880">
      <w:pPr>
        <w:rPr>
          <w:rFonts w:asciiTheme="minorHAnsi" w:hAnsiTheme="minorHAnsi" w:cstheme="minorHAnsi"/>
        </w:rPr>
      </w:pPr>
    </w:p>
    <w:tbl>
      <w:tblPr>
        <w:tblStyle w:val="TableGrid"/>
        <w:tblW w:w="0" w:type="auto"/>
        <w:tblLook w:val="04A0" w:firstRow="1" w:lastRow="0" w:firstColumn="1" w:lastColumn="0" w:noHBand="0" w:noVBand="1"/>
      </w:tblPr>
      <w:tblGrid>
        <w:gridCol w:w="10620"/>
      </w:tblGrid>
      <w:tr w:rsidR="008E0A60" w:rsidRPr="006B7390" w14:paraId="20CA22F1" w14:textId="77777777" w:rsidTr="008E0A60">
        <w:tc>
          <w:tcPr>
            <w:tcW w:w="10620" w:type="dxa"/>
          </w:tcPr>
          <w:p w14:paraId="6BF6F7E6" w14:textId="77777777" w:rsidR="00403266" w:rsidRPr="00A97257" w:rsidRDefault="00403266" w:rsidP="00403266">
            <w:pPr>
              <w:rPr>
                <w:rFonts w:ascii="Calibri" w:hAnsi="Calibri" w:cs="Calibri"/>
                <w:b/>
                <w:bCs/>
              </w:rPr>
            </w:pPr>
            <w:r w:rsidRPr="00A97257">
              <w:rPr>
                <w:rFonts w:ascii="Calibri" w:hAnsi="Calibri" w:cs="Calibri"/>
                <w:b/>
                <w:bCs/>
              </w:rPr>
              <w:t>Background</w:t>
            </w:r>
          </w:p>
          <w:p w14:paraId="7C9125DE" w14:textId="77777777" w:rsidR="00403266" w:rsidRPr="004D6679" w:rsidRDefault="00403266" w:rsidP="00403266">
            <w:pPr>
              <w:rPr>
                <w:rFonts w:ascii="Calibri" w:hAnsi="Calibri" w:cs="Calibri"/>
              </w:rPr>
            </w:pPr>
            <w:r w:rsidRPr="004D6679">
              <w:rPr>
                <w:rFonts w:ascii="Calibri" w:hAnsi="Calibri" w:cs="Calibri"/>
              </w:rPr>
              <w:t>Medical discharge summaries (MDS) are a vital document</w:t>
            </w:r>
            <w:r>
              <w:rPr>
                <w:rFonts w:ascii="Calibri" w:hAnsi="Calibri" w:cs="Calibri"/>
              </w:rPr>
              <w:t>, transferring</w:t>
            </w:r>
            <w:r w:rsidRPr="004D6679">
              <w:rPr>
                <w:rFonts w:ascii="Calibri" w:hAnsi="Calibri" w:cs="Calibri"/>
              </w:rPr>
              <w:t xml:space="preserve"> information </w:t>
            </w:r>
            <w:r>
              <w:rPr>
                <w:rFonts w:ascii="Calibri" w:hAnsi="Calibri" w:cs="Calibri"/>
              </w:rPr>
              <w:t>from</w:t>
            </w:r>
            <w:r w:rsidRPr="004D6679">
              <w:rPr>
                <w:rFonts w:ascii="Calibri" w:hAnsi="Calibri" w:cs="Calibri"/>
              </w:rPr>
              <w:t xml:space="preserve"> the hospital </w:t>
            </w:r>
            <w:r>
              <w:rPr>
                <w:rFonts w:ascii="Calibri" w:hAnsi="Calibri" w:cs="Calibri"/>
              </w:rPr>
              <w:t>to</w:t>
            </w:r>
            <w:r w:rsidRPr="004D6679">
              <w:rPr>
                <w:rFonts w:ascii="Calibri" w:hAnsi="Calibri" w:cs="Calibri"/>
              </w:rPr>
              <w:t xml:space="preserve"> care teams in residential care homes on discharge. They support safe</w:t>
            </w:r>
            <w:r>
              <w:rPr>
                <w:rFonts w:ascii="Calibri" w:hAnsi="Calibri" w:cs="Calibri"/>
              </w:rPr>
              <w:t xml:space="preserve">, </w:t>
            </w:r>
            <w:r w:rsidRPr="004D6679">
              <w:rPr>
                <w:rFonts w:ascii="Calibri" w:hAnsi="Calibri" w:cs="Calibri"/>
              </w:rPr>
              <w:t>patient-</w:t>
            </w:r>
            <w:proofErr w:type="spellStart"/>
            <w:r w:rsidRPr="004D6679">
              <w:rPr>
                <w:rFonts w:ascii="Calibri" w:hAnsi="Calibri" w:cs="Calibri"/>
              </w:rPr>
              <w:t>centred</w:t>
            </w:r>
            <w:proofErr w:type="spellEnd"/>
            <w:r w:rsidRPr="004D6679">
              <w:rPr>
                <w:rFonts w:ascii="Calibri" w:hAnsi="Calibri" w:cs="Calibri"/>
              </w:rPr>
              <w:t xml:space="preserve"> care communicating information about the patient’s admission and </w:t>
            </w:r>
            <w:r>
              <w:rPr>
                <w:rFonts w:ascii="Calibri" w:hAnsi="Calibri" w:cs="Calibri"/>
              </w:rPr>
              <w:t>post-discharge</w:t>
            </w:r>
            <w:r w:rsidRPr="004D6679">
              <w:rPr>
                <w:rFonts w:ascii="Calibri" w:hAnsi="Calibri" w:cs="Calibri"/>
              </w:rPr>
              <w:t xml:space="preserve"> care </w:t>
            </w:r>
            <w:r>
              <w:rPr>
                <w:rFonts w:ascii="Calibri" w:hAnsi="Calibri" w:cs="Calibri"/>
              </w:rPr>
              <w:t>including</w:t>
            </w:r>
            <w:r w:rsidRPr="004D6679">
              <w:rPr>
                <w:rFonts w:ascii="Calibri" w:hAnsi="Calibri" w:cs="Calibri"/>
              </w:rPr>
              <w:t xml:space="preserve"> medications. However, MDS are not fulfilling </w:t>
            </w:r>
            <w:r>
              <w:rPr>
                <w:rFonts w:ascii="Calibri" w:hAnsi="Calibri" w:cs="Calibri"/>
              </w:rPr>
              <w:t>their</w:t>
            </w:r>
            <w:r w:rsidRPr="004D6679">
              <w:rPr>
                <w:rFonts w:ascii="Calibri" w:hAnsi="Calibri" w:cs="Calibri"/>
              </w:rPr>
              <w:t xml:space="preserve"> role, they are often </w:t>
            </w:r>
            <w:r>
              <w:rPr>
                <w:rFonts w:ascii="Calibri" w:hAnsi="Calibri" w:cs="Calibri"/>
              </w:rPr>
              <w:t>aimed at</w:t>
            </w:r>
            <w:r w:rsidRPr="004D6679">
              <w:rPr>
                <w:rFonts w:ascii="Calibri" w:hAnsi="Calibri" w:cs="Calibri"/>
              </w:rPr>
              <w:t xml:space="preserve"> other medical staff such as GPs, </w:t>
            </w:r>
            <w:r w:rsidRPr="004D6679">
              <w:rPr>
                <w:rFonts w:ascii="Calibri" w:hAnsi="Calibri" w:cs="Calibri"/>
                <w:bCs/>
                <w:lang w:val="en-GB"/>
              </w:rPr>
              <w:t>and so are poorly suited to the needs of adult social care professionals (</w:t>
            </w:r>
            <w:r>
              <w:rPr>
                <w:rFonts w:ascii="Calibri" w:hAnsi="Calibri" w:cs="Calibri"/>
                <w:bCs/>
                <w:lang w:val="en-GB"/>
              </w:rPr>
              <w:t>referred to as carer in this document</w:t>
            </w:r>
            <w:r w:rsidRPr="004D6679">
              <w:rPr>
                <w:rFonts w:ascii="Calibri" w:hAnsi="Calibri" w:cs="Calibri"/>
                <w:bCs/>
                <w:lang w:val="en-GB"/>
              </w:rPr>
              <w:t>) who are likely to have different expertise and lower health literacy.</w:t>
            </w:r>
            <w:r w:rsidRPr="004D6679">
              <w:rPr>
                <w:rFonts w:ascii="Calibri" w:hAnsi="Calibri" w:cs="Calibri"/>
              </w:rPr>
              <w:t xml:space="preserve"> </w:t>
            </w:r>
            <w:r w:rsidRPr="004D6679">
              <w:rPr>
                <w:rFonts w:ascii="Calibri" w:hAnsi="Calibri" w:cs="Calibri"/>
                <w:b/>
              </w:rPr>
              <w:t xml:space="preserve">“The discharge summary is not so clear… there is a lot of medical terminology… the responsibility is on you to call the hospital and clarify” - </w:t>
            </w:r>
            <w:r>
              <w:rPr>
                <w:rFonts w:ascii="Calibri" w:hAnsi="Calibri" w:cs="Calibri"/>
                <w:b/>
              </w:rPr>
              <w:t>carer</w:t>
            </w:r>
            <w:commentRangeStart w:id="66"/>
            <w:commentRangeStart w:id="67"/>
            <w:commentRangeStart w:id="68"/>
            <w:r w:rsidRPr="004D6679">
              <w:rPr>
                <w:rFonts w:ascii="Calibri" w:hAnsi="Calibri" w:cs="Calibri"/>
                <w:b/>
              </w:rPr>
              <w:t>.</w:t>
            </w:r>
            <w:commentRangeEnd w:id="66"/>
            <w:r>
              <w:rPr>
                <w:rStyle w:val="CommentReference"/>
              </w:rPr>
              <w:commentReference w:id="66"/>
            </w:r>
            <w:commentRangeEnd w:id="67"/>
            <w:r>
              <w:rPr>
                <w:rStyle w:val="CommentReference"/>
              </w:rPr>
              <w:commentReference w:id="67"/>
            </w:r>
            <w:commentRangeEnd w:id="68"/>
            <w:r>
              <w:rPr>
                <w:rStyle w:val="CommentReference"/>
              </w:rPr>
              <w:commentReference w:id="68"/>
            </w:r>
          </w:p>
          <w:p w14:paraId="6766B001" w14:textId="77777777" w:rsidR="00403266" w:rsidRPr="004D6679" w:rsidRDefault="00403266" w:rsidP="00403266">
            <w:pPr>
              <w:pStyle w:val="BodyText"/>
              <w:spacing w:before="8"/>
              <w:rPr>
                <w:rFonts w:ascii="Calibri" w:hAnsi="Calibri" w:cs="Calibri"/>
                <w:b/>
                <w:sz w:val="22"/>
                <w:szCs w:val="22"/>
                <w:lang w:val="en-GB"/>
              </w:rPr>
            </w:pPr>
          </w:p>
          <w:p w14:paraId="697B0807" w14:textId="77777777" w:rsidR="00403266" w:rsidRPr="004D6679" w:rsidRDefault="00403266" w:rsidP="00403266">
            <w:pPr>
              <w:pStyle w:val="BodyText"/>
              <w:spacing w:before="8"/>
              <w:rPr>
                <w:rFonts w:ascii="Calibri" w:hAnsi="Calibri" w:cs="Calibri"/>
                <w:bCs/>
                <w:sz w:val="22"/>
                <w:szCs w:val="22"/>
                <w:lang w:val="en-GB"/>
              </w:rPr>
            </w:pPr>
            <w:r w:rsidRPr="004D6679">
              <w:rPr>
                <w:rFonts w:ascii="Calibri" w:hAnsi="Calibri" w:cs="Calibri"/>
                <w:b/>
                <w:sz w:val="22"/>
                <w:szCs w:val="22"/>
                <w:lang w:val="en-GB"/>
              </w:rPr>
              <w:t>Aim:</w:t>
            </w:r>
            <w:r w:rsidRPr="004D6679">
              <w:rPr>
                <w:rFonts w:ascii="Calibri" w:hAnsi="Calibri" w:cs="Calibri"/>
                <w:bCs/>
                <w:sz w:val="22"/>
                <w:szCs w:val="22"/>
                <w:lang w:val="en-GB"/>
              </w:rPr>
              <w:t xml:space="preserve"> </w:t>
            </w:r>
            <w:r w:rsidRPr="00D44F8A">
              <w:rPr>
                <w:rFonts w:ascii="Calibri" w:hAnsi="Calibri" w:cs="Calibri"/>
              </w:rPr>
              <w:t xml:space="preserve">To support improved care for residents discharged to care homes from hospital by </w:t>
            </w:r>
            <w:proofErr w:type="spellStart"/>
            <w:r w:rsidRPr="00D44F8A">
              <w:rPr>
                <w:rFonts w:ascii="Calibri" w:hAnsi="Calibri" w:cs="Calibri"/>
              </w:rPr>
              <w:t>optimising</w:t>
            </w:r>
            <w:proofErr w:type="spellEnd"/>
            <w:r w:rsidRPr="00D44F8A">
              <w:rPr>
                <w:rFonts w:ascii="Calibri" w:hAnsi="Calibri" w:cs="Calibri"/>
              </w:rPr>
              <w:t xml:space="preserve"> the content and format of MDS so they are accessible to </w:t>
            </w:r>
            <w:r>
              <w:rPr>
                <w:rFonts w:ascii="Calibri" w:hAnsi="Calibri" w:cs="Calibri"/>
              </w:rPr>
              <w:t>carers</w:t>
            </w:r>
            <w:r w:rsidRPr="00D44F8A">
              <w:rPr>
                <w:rFonts w:ascii="Calibri" w:hAnsi="Calibri" w:cs="Calibri"/>
              </w:rPr>
              <w:t xml:space="preserve"> without a medical or nursing background  </w:t>
            </w:r>
            <w:commentRangeStart w:id="69"/>
            <w:commentRangeEnd w:id="69"/>
            <w:r w:rsidRPr="00D44F8A">
              <w:rPr>
                <w:rFonts w:ascii="Calibri" w:hAnsi="Calibri" w:cs="Calibri"/>
              </w:rPr>
              <w:commentReference w:id="69"/>
            </w:r>
          </w:p>
          <w:p w14:paraId="2FEFE370" w14:textId="77777777" w:rsidR="00403266" w:rsidRPr="004D6679" w:rsidRDefault="00403266" w:rsidP="00403266">
            <w:pPr>
              <w:rPr>
                <w:rFonts w:ascii="Calibri" w:hAnsi="Calibri" w:cs="Calibri"/>
              </w:rPr>
            </w:pPr>
          </w:p>
          <w:p w14:paraId="20F512EF" w14:textId="77777777" w:rsidR="00403266" w:rsidRPr="00D44F8A" w:rsidRDefault="00403266" w:rsidP="00403266">
            <w:pPr>
              <w:rPr>
                <w:rFonts w:ascii="Calibri" w:hAnsi="Calibri" w:cs="Calibri"/>
                <w:b/>
                <w:bCs/>
              </w:rPr>
            </w:pPr>
            <w:commentRangeStart w:id="70"/>
            <w:r w:rsidRPr="00D44F8A">
              <w:rPr>
                <w:rFonts w:ascii="Calibri" w:hAnsi="Calibri" w:cs="Calibri"/>
                <w:b/>
                <w:bCs/>
              </w:rPr>
              <w:t xml:space="preserve">Approach </w:t>
            </w:r>
            <w:commentRangeEnd w:id="70"/>
            <w:r w:rsidR="0085372E">
              <w:rPr>
                <w:rStyle w:val="CommentReference"/>
              </w:rPr>
              <w:commentReference w:id="70"/>
            </w:r>
          </w:p>
          <w:p w14:paraId="74E42D18" w14:textId="77777777" w:rsidR="00403266" w:rsidRPr="004D6679" w:rsidRDefault="00403266" w:rsidP="00403266">
            <w:pPr>
              <w:rPr>
                <w:rFonts w:ascii="Calibri" w:hAnsi="Calibri" w:cs="Calibri"/>
                <w:b/>
              </w:rPr>
            </w:pPr>
            <w:r w:rsidRPr="00594004">
              <w:rPr>
                <w:rFonts w:ascii="Calibri" w:hAnsi="Calibri" w:cs="Calibri"/>
                <w:b/>
                <w:bCs/>
              </w:rPr>
              <w:t>WP1:</w:t>
            </w:r>
            <w:r w:rsidRPr="004D6679">
              <w:rPr>
                <w:rFonts w:ascii="Calibri" w:hAnsi="Calibri" w:cs="Calibri"/>
              </w:rPr>
              <w:t xml:space="preserve"> </w:t>
            </w:r>
            <w:r w:rsidRPr="004D6679">
              <w:rPr>
                <w:rFonts w:ascii="Calibri" w:hAnsi="Calibri" w:cs="Calibri"/>
                <w:b/>
              </w:rPr>
              <w:t xml:space="preserve">Investigating levels of health literacy and numeracy (HLN) of </w:t>
            </w:r>
            <w:r>
              <w:rPr>
                <w:rFonts w:ascii="Calibri" w:hAnsi="Calibri" w:cs="Calibri"/>
                <w:b/>
              </w:rPr>
              <w:t>carers</w:t>
            </w:r>
            <w:r w:rsidRPr="004D6679">
              <w:rPr>
                <w:rFonts w:ascii="Calibri" w:hAnsi="Calibri" w:cs="Calibri"/>
                <w:b/>
              </w:rPr>
              <w:t xml:space="preserve"> </w:t>
            </w:r>
          </w:p>
          <w:p w14:paraId="70A2DC7D" w14:textId="77777777" w:rsidR="00403266" w:rsidRPr="004D6679" w:rsidRDefault="00403266" w:rsidP="00403266">
            <w:pPr>
              <w:rPr>
                <w:rFonts w:ascii="Calibri" w:hAnsi="Calibri" w:cs="Calibri"/>
              </w:rPr>
            </w:pPr>
            <w:r w:rsidRPr="004D6679">
              <w:rPr>
                <w:rFonts w:ascii="Calibri" w:hAnsi="Calibri" w:cs="Calibri"/>
              </w:rPr>
              <w:t xml:space="preserve">1A: A rapid systematic review of studies </w:t>
            </w:r>
            <w:r>
              <w:rPr>
                <w:rFonts w:ascii="Calibri" w:hAnsi="Calibri" w:cs="Calibri"/>
              </w:rPr>
              <w:t xml:space="preserve">comparing </w:t>
            </w:r>
            <w:r w:rsidRPr="004D6679">
              <w:rPr>
                <w:rFonts w:ascii="Calibri" w:hAnsi="Calibri" w:cs="Calibri"/>
              </w:rPr>
              <w:t xml:space="preserve">the HLN of </w:t>
            </w:r>
            <w:r>
              <w:rPr>
                <w:rFonts w:ascii="Calibri" w:hAnsi="Calibri" w:cs="Calibri"/>
              </w:rPr>
              <w:t xml:space="preserve">carers and nurses. </w:t>
            </w:r>
          </w:p>
          <w:p w14:paraId="32F1A178" w14:textId="77777777" w:rsidR="00403266" w:rsidRPr="004D6679" w:rsidRDefault="00403266" w:rsidP="00403266">
            <w:pPr>
              <w:rPr>
                <w:rFonts w:ascii="Calibri" w:hAnsi="Calibri" w:cs="Calibri"/>
              </w:rPr>
            </w:pPr>
          </w:p>
          <w:p w14:paraId="7ACC4E62" w14:textId="77777777" w:rsidR="00403266" w:rsidRPr="004D6679" w:rsidRDefault="00403266" w:rsidP="00403266">
            <w:pPr>
              <w:rPr>
                <w:rFonts w:ascii="Calibri" w:hAnsi="Calibri" w:cs="Calibri"/>
              </w:rPr>
            </w:pPr>
            <w:r w:rsidRPr="004D6679">
              <w:rPr>
                <w:rFonts w:ascii="Calibri" w:hAnsi="Calibri" w:cs="Calibri"/>
              </w:rPr>
              <w:t xml:space="preserve">1B: A national online cross-sectional survey of </w:t>
            </w:r>
            <w:r>
              <w:rPr>
                <w:rFonts w:ascii="Calibri" w:hAnsi="Calibri" w:cs="Calibri"/>
              </w:rPr>
              <w:t>carers</w:t>
            </w:r>
            <w:r w:rsidRPr="004D6679">
              <w:rPr>
                <w:rFonts w:ascii="Calibri" w:hAnsi="Calibri" w:cs="Calibri"/>
              </w:rPr>
              <w:t xml:space="preserve"> working in residential care </w:t>
            </w:r>
            <w:r>
              <w:rPr>
                <w:rFonts w:ascii="Calibri" w:hAnsi="Calibri" w:cs="Calibri"/>
              </w:rPr>
              <w:t>to</w:t>
            </w:r>
            <w:r w:rsidRPr="004D6679">
              <w:rPr>
                <w:rFonts w:ascii="Calibri" w:hAnsi="Calibri" w:cs="Calibri"/>
              </w:rPr>
              <w:t xml:space="preserve"> measure their health literacy, health numeracy and </w:t>
            </w:r>
            <w:proofErr w:type="spellStart"/>
            <w:r w:rsidRPr="004D6679">
              <w:rPr>
                <w:rFonts w:ascii="Calibri" w:hAnsi="Calibri" w:cs="Calibri"/>
              </w:rPr>
              <w:t>ehealth</w:t>
            </w:r>
            <w:proofErr w:type="spellEnd"/>
            <w:r w:rsidRPr="004D6679">
              <w:rPr>
                <w:rFonts w:ascii="Calibri" w:hAnsi="Calibri" w:cs="Calibri"/>
              </w:rPr>
              <w:t xml:space="preserve"> literacy using a suite of validated measures. </w:t>
            </w:r>
          </w:p>
          <w:p w14:paraId="0AE804FC" w14:textId="77777777" w:rsidR="00403266" w:rsidRPr="004D6679" w:rsidRDefault="00403266" w:rsidP="00403266">
            <w:pPr>
              <w:rPr>
                <w:rFonts w:ascii="Calibri" w:hAnsi="Calibri" w:cs="Calibri"/>
              </w:rPr>
            </w:pPr>
          </w:p>
          <w:p w14:paraId="0213E2EF" w14:textId="77777777" w:rsidR="00403266" w:rsidRPr="004D6679" w:rsidRDefault="00403266" w:rsidP="00403266">
            <w:pPr>
              <w:rPr>
                <w:rFonts w:ascii="Calibri" w:hAnsi="Calibri" w:cs="Calibri"/>
              </w:rPr>
            </w:pPr>
            <w:r w:rsidRPr="0069502C">
              <w:rPr>
                <w:rFonts w:ascii="Calibri" w:hAnsi="Calibri" w:cs="Calibri"/>
                <w:b/>
                <w:bCs/>
              </w:rPr>
              <w:t>WP2:</w:t>
            </w:r>
            <w:r w:rsidRPr="004D6679">
              <w:rPr>
                <w:rFonts w:ascii="Calibri" w:hAnsi="Calibri" w:cs="Calibri"/>
              </w:rPr>
              <w:t xml:space="preserve"> </w:t>
            </w:r>
            <w:r w:rsidRPr="004D6679">
              <w:rPr>
                <w:rFonts w:ascii="Calibri" w:hAnsi="Calibri" w:cs="Calibri"/>
                <w:b/>
              </w:rPr>
              <w:t xml:space="preserve">A mixed methods study to explore the purpose, form, content and style of </w:t>
            </w:r>
            <w:proofErr w:type="gramStart"/>
            <w:r w:rsidRPr="004D6679">
              <w:rPr>
                <w:rFonts w:ascii="Calibri" w:hAnsi="Calibri" w:cs="Calibri"/>
                <w:b/>
              </w:rPr>
              <w:t>MDS</w:t>
            </w:r>
            <w:proofErr w:type="gramEnd"/>
          </w:p>
          <w:p w14:paraId="4FF5A4D1" w14:textId="77777777" w:rsidR="00403266" w:rsidRPr="004D6679" w:rsidRDefault="00403266" w:rsidP="00403266">
            <w:pPr>
              <w:rPr>
                <w:rFonts w:ascii="Calibri" w:hAnsi="Calibri" w:cs="Calibri"/>
              </w:rPr>
            </w:pPr>
            <w:r w:rsidRPr="004D6679">
              <w:rPr>
                <w:rFonts w:ascii="Calibri" w:hAnsi="Calibri" w:cs="Calibri"/>
              </w:rPr>
              <w:t xml:space="preserve">2A: MDS from three trusts will be </w:t>
            </w:r>
            <w:proofErr w:type="spellStart"/>
            <w:r w:rsidRPr="004D6679">
              <w:rPr>
                <w:rFonts w:ascii="Calibri" w:hAnsi="Calibri" w:cs="Calibri"/>
              </w:rPr>
              <w:t>analysed</w:t>
            </w:r>
            <w:proofErr w:type="spellEnd"/>
            <w:r w:rsidRPr="004D6679">
              <w:rPr>
                <w:rFonts w:ascii="Calibri" w:hAnsi="Calibri" w:cs="Calibri"/>
              </w:rPr>
              <w:t xml:space="preserve"> looking at how easy they are to read and understand, </w:t>
            </w:r>
            <w:r>
              <w:rPr>
                <w:rFonts w:ascii="Calibri" w:hAnsi="Calibri" w:cs="Calibri"/>
              </w:rPr>
              <w:t>a</w:t>
            </w:r>
            <w:r w:rsidRPr="00D44F8A">
              <w:rPr>
                <w:rFonts w:ascii="Calibri" w:hAnsi="Calibri" w:cs="Calibri"/>
              </w:rPr>
              <w:t xml:space="preserve">nd </w:t>
            </w:r>
            <w:r w:rsidRPr="004D6679">
              <w:rPr>
                <w:rFonts w:ascii="Calibri" w:hAnsi="Calibri" w:cs="Calibri"/>
              </w:rPr>
              <w:t xml:space="preserve">the </w:t>
            </w:r>
            <w:r>
              <w:rPr>
                <w:rFonts w:ascii="Calibri" w:hAnsi="Calibri" w:cs="Calibri"/>
              </w:rPr>
              <w:t>mathematical proficiency and online skills</w:t>
            </w:r>
            <w:r w:rsidRPr="004D6679">
              <w:rPr>
                <w:rFonts w:ascii="Calibri" w:hAnsi="Calibri" w:cs="Calibri"/>
              </w:rPr>
              <w:t xml:space="preserve"> needed to use them. The </w:t>
            </w:r>
            <w:r>
              <w:rPr>
                <w:rFonts w:ascii="Calibri" w:hAnsi="Calibri" w:cs="Calibri"/>
              </w:rPr>
              <w:t>l</w:t>
            </w:r>
            <w:r w:rsidRPr="00D44F8A">
              <w:rPr>
                <w:rFonts w:ascii="Calibri" w:hAnsi="Calibri" w:cs="Calibri"/>
              </w:rPr>
              <w:t xml:space="preserve">evel of ability required </w:t>
            </w:r>
            <w:r w:rsidRPr="004D6679">
              <w:rPr>
                <w:rFonts w:ascii="Calibri" w:hAnsi="Calibri" w:cs="Calibri"/>
              </w:rPr>
              <w:t xml:space="preserve">will be compared to the skills level demonstrated in </w:t>
            </w:r>
            <w:proofErr w:type="gramStart"/>
            <w:r w:rsidRPr="004D6679">
              <w:rPr>
                <w:rFonts w:ascii="Calibri" w:hAnsi="Calibri" w:cs="Calibri"/>
              </w:rPr>
              <w:t>the survey in</w:t>
            </w:r>
            <w:proofErr w:type="gramEnd"/>
            <w:r w:rsidRPr="004D6679">
              <w:rPr>
                <w:rFonts w:ascii="Calibri" w:hAnsi="Calibri" w:cs="Calibri"/>
              </w:rPr>
              <w:t xml:space="preserve"> 1B. </w:t>
            </w:r>
          </w:p>
          <w:p w14:paraId="1DC0D666" w14:textId="77777777" w:rsidR="00403266" w:rsidRPr="004D6679" w:rsidRDefault="00403266" w:rsidP="00403266">
            <w:pPr>
              <w:rPr>
                <w:rFonts w:ascii="Calibri" w:hAnsi="Calibri" w:cs="Calibri"/>
              </w:rPr>
            </w:pPr>
          </w:p>
          <w:p w14:paraId="09EDC3D3" w14:textId="77777777" w:rsidR="00403266" w:rsidRPr="004D6679" w:rsidRDefault="00403266" w:rsidP="00403266">
            <w:pPr>
              <w:rPr>
                <w:rFonts w:ascii="Calibri" w:hAnsi="Calibri" w:cs="Calibri"/>
              </w:rPr>
            </w:pPr>
            <w:r w:rsidRPr="004D6679">
              <w:rPr>
                <w:rFonts w:ascii="Calibri" w:hAnsi="Calibri" w:cs="Calibri"/>
              </w:rPr>
              <w:t xml:space="preserve">2B: </w:t>
            </w:r>
            <w:r>
              <w:rPr>
                <w:rFonts w:ascii="Calibri" w:hAnsi="Calibri" w:cs="Calibri"/>
              </w:rPr>
              <w:t>I</w:t>
            </w:r>
            <w:r w:rsidRPr="00D44F8A">
              <w:rPr>
                <w:rFonts w:ascii="Calibri" w:hAnsi="Calibri" w:cs="Calibri"/>
              </w:rPr>
              <w:t xml:space="preserve"> will conduct s</w:t>
            </w:r>
            <w:r>
              <w:rPr>
                <w:rFonts w:ascii="Calibri" w:hAnsi="Calibri" w:cs="Calibri"/>
              </w:rPr>
              <w:t xml:space="preserve">eparate </w:t>
            </w:r>
            <w:commentRangeStart w:id="71"/>
            <w:r>
              <w:rPr>
                <w:rFonts w:ascii="Calibri" w:hAnsi="Calibri" w:cs="Calibri"/>
              </w:rPr>
              <w:t>f</w:t>
            </w:r>
            <w:r w:rsidRPr="004D6679">
              <w:rPr>
                <w:rFonts w:ascii="Calibri" w:hAnsi="Calibri" w:cs="Calibri"/>
              </w:rPr>
              <w:t xml:space="preserve">ocus groups </w:t>
            </w:r>
            <w:commentRangeEnd w:id="71"/>
            <w:r w:rsidR="0085372E">
              <w:rPr>
                <w:rStyle w:val="CommentReference"/>
              </w:rPr>
              <w:commentReference w:id="71"/>
            </w:r>
            <w:r>
              <w:rPr>
                <w:rFonts w:ascii="Calibri" w:hAnsi="Calibri" w:cs="Calibri"/>
              </w:rPr>
              <w:t xml:space="preserve">with </w:t>
            </w:r>
            <w:r w:rsidRPr="004D6679">
              <w:rPr>
                <w:rFonts w:ascii="Calibri" w:hAnsi="Calibri" w:cs="Calibri"/>
              </w:rPr>
              <w:t>the medical team</w:t>
            </w:r>
            <w:r>
              <w:rPr>
                <w:rFonts w:ascii="Calibri" w:hAnsi="Calibri" w:cs="Calibri"/>
              </w:rPr>
              <w:t xml:space="preserve"> and carers</w:t>
            </w:r>
            <w:r w:rsidRPr="004D6679">
              <w:rPr>
                <w:rFonts w:ascii="Calibri" w:hAnsi="Calibri" w:cs="Calibri"/>
              </w:rPr>
              <w:t xml:space="preserve"> to explore their views on MDS</w:t>
            </w:r>
            <w:r>
              <w:rPr>
                <w:rFonts w:ascii="Calibri" w:hAnsi="Calibri" w:cs="Calibri"/>
              </w:rPr>
              <w:t xml:space="preserve"> and opportunities for improvement.  I will also undertake a documentary analysis</w:t>
            </w:r>
            <w:r w:rsidRPr="004D6679">
              <w:rPr>
                <w:rFonts w:ascii="Calibri" w:hAnsi="Calibri" w:cs="Calibri"/>
              </w:rPr>
              <w:t xml:space="preserve"> </w:t>
            </w:r>
            <w:r>
              <w:rPr>
                <w:rFonts w:ascii="Calibri" w:hAnsi="Calibri" w:cs="Calibri"/>
              </w:rPr>
              <w:t>of</w:t>
            </w:r>
            <w:r w:rsidRPr="004D6679">
              <w:rPr>
                <w:rFonts w:ascii="Calibri" w:hAnsi="Calibri" w:cs="Calibri"/>
              </w:rPr>
              <w:t xml:space="preserve"> key documents</w:t>
            </w:r>
            <w:r>
              <w:rPr>
                <w:rFonts w:ascii="Calibri" w:hAnsi="Calibri" w:cs="Calibri"/>
              </w:rPr>
              <w:t xml:space="preserve"> (e.g. </w:t>
            </w:r>
            <w:r w:rsidRPr="004D6679">
              <w:rPr>
                <w:rFonts w:ascii="Calibri" w:hAnsi="Calibri" w:cs="Calibri"/>
              </w:rPr>
              <w:t xml:space="preserve"> medical school curriculums</w:t>
            </w:r>
            <w:r>
              <w:rPr>
                <w:rFonts w:ascii="Calibri" w:hAnsi="Calibri" w:cs="Calibri"/>
              </w:rPr>
              <w:t>)</w:t>
            </w:r>
            <w:r w:rsidRPr="004D6679">
              <w:rPr>
                <w:rFonts w:ascii="Calibri" w:hAnsi="Calibri" w:cs="Calibri"/>
              </w:rPr>
              <w:t xml:space="preserve">. </w:t>
            </w:r>
          </w:p>
          <w:p w14:paraId="017E350C" w14:textId="77777777" w:rsidR="00403266" w:rsidRPr="004D6679" w:rsidRDefault="00403266" w:rsidP="00403266">
            <w:pPr>
              <w:rPr>
                <w:rFonts w:ascii="Calibri" w:hAnsi="Calibri" w:cs="Calibri"/>
              </w:rPr>
            </w:pPr>
          </w:p>
          <w:p w14:paraId="61C5B418" w14:textId="77777777" w:rsidR="00403266" w:rsidRPr="0069502C" w:rsidRDefault="00403266" w:rsidP="00403266">
            <w:pPr>
              <w:pStyle w:val="BodyText"/>
              <w:spacing w:before="8"/>
              <w:rPr>
                <w:rFonts w:ascii="Calibri" w:hAnsi="Calibri" w:cs="Calibri"/>
                <w:b/>
                <w:bCs/>
                <w:sz w:val="22"/>
                <w:szCs w:val="22"/>
                <w:lang w:val="en-GB"/>
              </w:rPr>
            </w:pPr>
            <w:r w:rsidRPr="0069502C">
              <w:rPr>
                <w:rFonts w:ascii="Calibri" w:hAnsi="Calibri" w:cs="Calibri"/>
                <w:b/>
                <w:bCs/>
                <w:sz w:val="22"/>
                <w:szCs w:val="22"/>
              </w:rPr>
              <w:t>WP3: Co-production of principles for</w:t>
            </w:r>
            <w:r w:rsidRPr="0069502C">
              <w:rPr>
                <w:rFonts w:ascii="Calibri" w:hAnsi="Calibri" w:cs="Calibri"/>
                <w:b/>
                <w:bCs/>
                <w:sz w:val="22"/>
                <w:szCs w:val="22"/>
                <w:lang w:val="en-GB"/>
              </w:rPr>
              <w:t xml:space="preserve"> writing MDS to meet the needs of </w:t>
            </w:r>
            <w:commentRangeStart w:id="72"/>
            <w:r w:rsidRPr="0069502C">
              <w:rPr>
                <w:rFonts w:ascii="Calibri" w:hAnsi="Calibri" w:cs="Calibri"/>
                <w:b/>
                <w:bCs/>
                <w:sz w:val="22"/>
                <w:szCs w:val="22"/>
                <w:lang w:val="en-GB"/>
              </w:rPr>
              <w:t>ASCPs</w:t>
            </w:r>
            <w:commentRangeEnd w:id="72"/>
            <w:r w:rsidR="0085372E">
              <w:rPr>
                <w:rStyle w:val="CommentReference"/>
              </w:rPr>
              <w:commentReference w:id="72"/>
            </w:r>
          </w:p>
          <w:p w14:paraId="789AF966" w14:textId="77777777" w:rsidR="00403266" w:rsidRPr="004D6679" w:rsidRDefault="00403266" w:rsidP="00403266">
            <w:pPr>
              <w:pStyle w:val="BodyText"/>
              <w:spacing w:before="8"/>
              <w:rPr>
                <w:rFonts w:ascii="Calibri" w:hAnsi="Calibri" w:cs="Calibri"/>
                <w:bCs/>
                <w:sz w:val="22"/>
                <w:szCs w:val="22"/>
                <w:lang w:val="en-GB"/>
              </w:rPr>
            </w:pPr>
            <w:r w:rsidRPr="004D6679">
              <w:rPr>
                <w:rFonts w:ascii="Calibri" w:hAnsi="Calibri" w:cs="Calibri"/>
                <w:bCs/>
                <w:sz w:val="22"/>
                <w:szCs w:val="22"/>
                <w:lang w:val="en-GB"/>
              </w:rPr>
              <w:t xml:space="preserve">A range of experts and experts by experience including </w:t>
            </w:r>
            <w:r>
              <w:rPr>
                <w:rFonts w:ascii="Calibri" w:hAnsi="Calibri" w:cs="Calibri"/>
                <w:bCs/>
                <w:sz w:val="22"/>
                <w:szCs w:val="22"/>
                <w:lang w:val="en-GB"/>
              </w:rPr>
              <w:t>carers</w:t>
            </w:r>
            <w:r w:rsidRPr="004D6679">
              <w:rPr>
                <w:rFonts w:ascii="Calibri" w:hAnsi="Calibri" w:cs="Calibri"/>
                <w:bCs/>
                <w:sz w:val="22"/>
                <w:szCs w:val="22"/>
                <w:lang w:val="en-GB"/>
              </w:rPr>
              <w:t>, resident</w:t>
            </w:r>
            <w:r>
              <w:rPr>
                <w:rFonts w:ascii="Calibri" w:hAnsi="Calibri" w:cs="Calibri"/>
                <w:bCs/>
                <w:sz w:val="22"/>
                <w:szCs w:val="22"/>
                <w:lang w:val="en-GB"/>
              </w:rPr>
              <w:t>s/families</w:t>
            </w:r>
            <w:r w:rsidRPr="004D6679">
              <w:rPr>
                <w:rFonts w:ascii="Calibri" w:hAnsi="Calibri" w:cs="Calibri"/>
                <w:bCs/>
                <w:sz w:val="22"/>
                <w:szCs w:val="22"/>
                <w:lang w:val="en-GB"/>
              </w:rPr>
              <w:t xml:space="preserve">, junior </w:t>
            </w:r>
            <w:proofErr w:type="gramStart"/>
            <w:r w:rsidRPr="004D6679">
              <w:rPr>
                <w:rFonts w:ascii="Calibri" w:hAnsi="Calibri" w:cs="Calibri"/>
                <w:bCs/>
                <w:sz w:val="22"/>
                <w:szCs w:val="22"/>
                <w:lang w:val="en-GB"/>
              </w:rPr>
              <w:t>doctors</w:t>
            </w:r>
            <w:proofErr w:type="gramEnd"/>
            <w:r w:rsidRPr="004D6679">
              <w:rPr>
                <w:rFonts w:ascii="Calibri" w:hAnsi="Calibri" w:cs="Calibri"/>
                <w:bCs/>
                <w:sz w:val="22"/>
                <w:szCs w:val="22"/>
                <w:lang w:val="en-GB"/>
              </w:rPr>
              <w:t xml:space="preserve"> and medical educators will be recruited to co-produce principles for writing MDS using a modified Delphi method. </w:t>
            </w:r>
          </w:p>
          <w:p w14:paraId="6C5EACF2" w14:textId="77777777" w:rsidR="00403266" w:rsidRPr="004D6679" w:rsidRDefault="00403266" w:rsidP="00403266">
            <w:pPr>
              <w:rPr>
                <w:rFonts w:ascii="Calibri" w:hAnsi="Calibri" w:cs="Calibri"/>
              </w:rPr>
            </w:pPr>
          </w:p>
          <w:p w14:paraId="071DB987" w14:textId="77777777" w:rsidR="00403266" w:rsidRPr="0069502C" w:rsidRDefault="00403266" w:rsidP="00403266">
            <w:pPr>
              <w:rPr>
                <w:rFonts w:ascii="Calibri" w:hAnsi="Calibri" w:cs="Calibri"/>
                <w:b/>
                <w:bCs/>
              </w:rPr>
            </w:pPr>
            <w:r w:rsidRPr="0069502C">
              <w:rPr>
                <w:rFonts w:ascii="Calibri" w:hAnsi="Calibri" w:cs="Calibri"/>
                <w:b/>
                <w:bCs/>
              </w:rPr>
              <w:t xml:space="preserve">WP4: Testing the feasibility of generating lay summaries using </w:t>
            </w:r>
            <w:r w:rsidRPr="0069502C">
              <w:rPr>
                <w:rFonts w:ascii="Calibri" w:hAnsi="Calibri" w:cs="Calibri"/>
                <w:b/>
                <w:bCs/>
                <w:lang w:val="en-GB"/>
              </w:rPr>
              <w:t xml:space="preserve">natural language processing (NLP) </w:t>
            </w:r>
            <w:proofErr w:type="gramStart"/>
            <w:r w:rsidRPr="0069502C">
              <w:rPr>
                <w:rFonts w:ascii="Calibri" w:hAnsi="Calibri" w:cs="Calibri"/>
                <w:b/>
                <w:bCs/>
                <w:lang w:val="en-GB"/>
              </w:rPr>
              <w:t>algorithms</w:t>
            </w:r>
            <w:proofErr w:type="gramEnd"/>
          </w:p>
          <w:p w14:paraId="1A631C07" w14:textId="77777777" w:rsidR="00403266" w:rsidRDefault="00403266" w:rsidP="00403266">
            <w:pPr>
              <w:rPr>
                <w:rFonts w:ascii="Calibri" w:hAnsi="Calibri" w:cs="Calibri"/>
              </w:rPr>
            </w:pPr>
            <w:r w:rsidRPr="004D6679">
              <w:rPr>
                <w:rFonts w:ascii="Calibri" w:hAnsi="Calibri" w:cs="Calibri"/>
              </w:rPr>
              <w:t>I</w:t>
            </w:r>
            <w:r>
              <w:rPr>
                <w:rFonts w:ascii="Calibri" w:hAnsi="Calibri" w:cs="Calibri"/>
              </w:rPr>
              <w:t>n collaboration with machine learners at UCL, I</w:t>
            </w:r>
            <w:r w:rsidRPr="004D6679">
              <w:rPr>
                <w:rFonts w:ascii="Calibri" w:hAnsi="Calibri" w:cs="Calibri"/>
              </w:rPr>
              <w:t xml:space="preserve"> will train a</w:t>
            </w:r>
            <w:r>
              <w:rPr>
                <w:rFonts w:ascii="Calibri" w:hAnsi="Calibri" w:cs="Calibri"/>
              </w:rPr>
              <w:t>n</w:t>
            </w:r>
            <w:r w:rsidRPr="004D6679">
              <w:rPr>
                <w:rFonts w:ascii="Calibri" w:hAnsi="Calibri" w:cs="Calibri"/>
              </w:rPr>
              <w:t xml:space="preserve"> </w:t>
            </w:r>
            <w:r w:rsidRPr="004D6679">
              <w:rPr>
                <w:rFonts w:ascii="Calibri" w:hAnsi="Calibri" w:cs="Calibri"/>
                <w:bCs/>
                <w:lang w:val="en-GB"/>
              </w:rPr>
              <w:t>NLP algorithm,</w:t>
            </w:r>
            <w:r w:rsidRPr="004D6679">
              <w:rPr>
                <w:rFonts w:ascii="Calibri" w:hAnsi="Calibri" w:cs="Calibri"/>
              </w:rPr>
              <w:t xml:space="preserve"> </w:t>
            </w:r>
            <w:r>
              <w:rPr>
                <w:rFonts w:ascii="Calibri" w:hAnsi="Calibri" w:cs="Calibri"/>
              </w:rPr>
              <w:t>using the</w:t>
            </w:r>
            <w:r w:rsidRPr="004D6679">
              <w:rPr>
                <w:rFonts w:ascii="Calibri" w:hAnsi="Calibri" w:cs="Calibri"/>
              </w:rPr>
              <w:t xml:space="preserve"> principles </w:t>
            </w:r>
            <w:r>
              <w:rPr>
                <w:rFonts w:ascii="Calibri" w:hAnsi="Calibri" w:cs="Calibri"/>
              </w:rPr>
              <w:t>from</w:t>
            </w:r>
            <w:r w:rsidRPr="004D6679">
              <w:rPr>
                <w:rFonts w:ascii="Calibri" w:hAnsi="Calibri" w:cs="Calibri"/>
              </w:rPr>
              <w:t xml:space="preserve"> WP3 and then test the AI models’ ability to generate </w:t>
            </w:r>
            <w:r>
              <w:rPr>
                <w:rFonts w:ascii="Calibri" w:hAnsi="Calibri" w:cs="Calibri"/>
              </w:rPr>
              <w:t xml:space="preserve">accessible </w:t>
            </w:r>
            <w:r w:rsidRPr="004D6679">
              <w:rPr>
                <w:rFonts w:ascii="Calibri" w:hAnsi="Calibri" w:cs="Calibri"/>
              </w:rPr>
              <w:t>lay summaries</w:t>
            </w:r>
            <w:r>
              <w:rPr>
                <w:rFonts w:ascii="Calibri" w:hAnsi="Calibri" w:cs="Calibri"/>
              </w:rPr>
              <w:t xml:space="preserve"> for carers</w:t>
            </w:r>
            <w:r w:rsidRPr="004D6679">
              <w:rPr>
                <w:rFonts w:ascii="Calibri" w:hAnsi="Calibri" w:cs="Calibri"/>
              </w:rPr>
              <w:t xml:space="preserve"> from existing MDS.  </w:t>
            </w:r>
          </w:p>
          <w:p w14:paraId="673703EB" w14:textId="77777777" w:rsidR="00403266" w:rsidRDefault="00403266" w:rsidP="00403266">
            <w:pPr>
              <w:rPr>
                <w:rFonts w:ascii="Calibri" w:hAnsi="Calibri" w:cs="Calibri"/>
              </w:rPr>
            </w:pPr>
          </w:p>
          <w:p w14:paraId="449E443C" w14:textId="77777777" w:rsidR="00403266" w:rsidRPr="0069502C" w:rsidRDefault="00403266" w:rsidP="00403266">
            <w:pPr>
              <w:rPr>
                <w:rFonts w:ascii="Calibri" w:hAnsi="Calibri" w:cs="Calibri"/>
                <w:b/>
                <w:bCs/>
              </w:rPr>
            </w:pPr>
            <w:r w:rsidRPr="0069502C">
              <w:rPr>
                <w:rFonts w:ascii="Calibri" w:hAnsi="Calibri" w:cs="Calibri"/>
                <w:b/>
                <w:bCs/>
              </w:rPr>
              <w:t>Patient and Public Involvement</w:t>
            </w:r>
          </w:p>
          <w:p w14:paraId="06AC80ED" w14:textId="77777777" w:rsidR="00403266" w:rsidRPr="004D6679" w:rsidRDefault="00403266" w:rsidP="00403266">
            <w:pPr>
              <w:rPr>
                <w:rFonts w:ascii="Calibri" w:hAnsi="Calibri" w:cs="Calibri"/>
              </w:rPr>
            </w:pPr>
            <w:r>
              <w:rPr>
                <w:rFonts w:ascii="Calibri" w:hAnsi="Calibri" w:cs="Calibri"/>
              </w:rPr>
              <w:t xml:space="preserve">This project was co-produced with residents and </w:t>
            </w:r>
            <w:r w:rsidRPr="0085372E">
              <w:rPr>
                <w:rFonts w:ascii="Calibri" w:hAnsi="Calibri" w:cs="Calibri"/>
                <w:highlight w:val="yellow"/>
                <w:rPrChange w:id="73" w:author="Carol Ann Fawkes" w:date="2024-05-15T10:44:00Z" w16du:dateUtc="2024-05-15T09:44:00Z">
                  <w:rPr>
                    <w:rFonts w:ascii="Calibri" w:hAnsi="Calibri" w:cs="Calibri"/>
                  </w:rPr>
                </w:rPrChange>
              </w:rPr>
              <w:t>care</w:t>
            </w:r>
            <w:r w:rsidRPr="0085372E">
              <w:rPr>
                <w:rFonts w:ascii="Calibri" w:hAnsi="Calibri" w:cs="Calibri"/>
                <w:highlight w:val="yellow"/>
                <w:rPrChange w:id="74" w:author="Carol Ann Fawkes" w:date="2024-05-15T10:45:00Z" w16du:dateUtc="2024-05-15T09:45:00Z">
                  <w:rPr>
                    <w:rFonts w:ascii="Calibri" w:hAnsi="Calibri" w:cs="Calibri"/>
                  </w:rPr>
                </w:rPrChange>
              </w:rPr>
              <w:t>rs</w:t>
            </w:r>
            <w:r>
              <w:rPr>
                <w:rFonts w:ascii="Calibri" w:hAnsi="Calibri" w:cs="Calibri"/>
              </w:rPr>
              <w:t xml:space="preserve"> and the methodology reviewed by the public considering its aims and how to improve the methodology to ensure </w:t>
            </w:r>
            <w:proofErr w:type="spellStart"/>
            <w:r>
              <w:rPr>
                <w:rFonts w:ascii="Calibri" w:hAnsi="Calibri" w:cs="Calibri"/>
              </w:rPr>
              <w:t>it’s</w:t>
            </w:r>
            <w:proofErr w:type="spellEnd"/>
            <w:r>
              <w:rPr>
                <w:rFonts w:ascii="Calibri" w:hAnsi="Calibri" w:cs="Calibri"/>
              </w:rPr>
              <w:t xml:space="preserve"> accessible and inclusive for a range of participants.  The study will be supported by a steering committee including </w:t>
            </w:r>
            <w:commentRangeStart w:id="75"/>
            <w:r>
              <w:rPr>
                <w:rFonts w:ascii="Calibri" w:hAnsi="Calibri" w:cs="Calibri"/>
              </w:rPr>
              <w:t>adult social care professionals</w:t>
            </w:r>
            <w:commentRangeEnd w:id="75"/>
            <w:r w:rsidR="0085372E">
              <w:rPr>
                <w:rStyle w:val="CommentReference"/>
              </w:rPr>
              <w:commentReference w:id="75"/>
            </w:r>
            <w:r>
              <w:rPr>
                <w:rFonts w:ascii="Calibri" w:hAnsi="Calibri" w:cs="Calibri"/>
              </w:rPr>
              <w:t xml:space="preserve">, residents and their families. </w:t>
            </w:r>
          </w:p>
          <w:p w14:paraId="22DAB062" w14:textId="77777777" w:rsidR="00403266" w:rsidRPr="004D6679" w:rsidRDefault="00403266" w:rsidP="00403266">
            <w:pPr>
              <w:rPr>
                <w:rFonts w:ascii="Calibri" w:hAnsi="Calibri" w:cs="Calibri"/>
              </w:rPr>
            </w:pPr>
          </w:p>
          <w:p w14:paraId="3AAD607D" w14:textId="77777777" w:rsidR="00403266" w:rsidRPr="004D6679" w:rsidRDefault="00403266" w:rsidP="00403266">
            <w:pPr>
              <w:rPr>
                <w:rFonts w:ascii="Calibri" w:hAnsi="Calibri" w:cs="Calibri"/>
              </w:rPr>
            </w:pPr>
            <w:r w:rsidRPr="0069502C">
              <w:rPr>
                <w:rFonts w:ascii="Calibri" w:hAnsi="Calibri" w:cs="Calibri"/>
                <w:b/>
                <w:bCs/>
              </w:rPr>
              <w:t>Impact</w:t>
            </w:r>
          </w:p>
          <w:p w14:paraId="285B80CA" w14:textId="77777777" w:rsidR="00403266" w:rsidRDefault="00403266" w:rsidP="00403266">
            <w:pPr>
              <w:rPr>
                <w:rFonts w:ascii="Calibri" w:hAnsi="Calibri" w:cs="Calibri"/>
              </w:rPr>
            </w:pPr>
            <w:r>
              <w:rPr>
                <w:rFonts w:ascii="Calibri" w:hAnsi="Calibri" w:cs="Calibri"/>
              </w:rPr>
              <w:t xml:space="preserve">The co-produced principles will support more effective communication through MDS, facilitating safe, </w:t>
            </w:r>
            <w:proofErr w:type="gramStart"/>
            <w:r>
              <w:rPr>
                <w:rFonts w:ascii="Calibri" w:hAnsi="Calibri" w:cs="Calibri"/>
              </w:rPr>
              <w:t>effective</w:t>
            </w:r>
            <w:proofErr w:type="gramEnd"/>
            <w:r>
              <w:rPr>
                <w:rFonts w:ascii="Calibri" w:hAnsi="Calibri" w:cs="Calibri"/>
              </w:rPr>
              <w:t xml:space="preserve"> and personalized care for residents on discharge to care homes. This will support reducing workloads for carers and improve health and wellbeing outcomes for resident and wider workload </w:t>
            </w:r>
            <w:commentRangeStart w:id="76"/>
            <w:r>
              <w:rPr>
                <w:rFonts w:ascii="Calibri" w:hAnsi="Calibri" w:cs="Calibri"/>
              </w:rPr>
              <w:t>and so costing saving benefits for the NHS</w:t>
            </w:r>
            <w:commentRangeEnd w:id="76"/>
            <w:r w:rsidR="0085372E">
              <w:rPr>
                <w:rStyle w:val="CommentReference"/>
              </w:rPr>
              <w:commentReference w:id="76"/>
            </w:r>
            <w:r>
              <w:rPr>
                <w:rFonts w:ascii="Calibri" w:hAnsi="Calibri" w:cs="Calibri"/>
              </w:rPr>
              <w:t xml:space="preserve">. </w:t>
            </w:r>
          </w:p>
          <w:p w14:paraId="59689601" w14:textId="77777777" w:rsidR="00403266" w:rsidRDefault="00403266" w:rsidP="00403266"/>
          <w:p w14:paraId="15D4D3B2" w14:textId="1C294C8C" w:rsidR="009E14B0" w:rsidRPr="006B7390" w:rsidRDefault="009E14B0" w:rsidP="0069502C">
            <w:pPr>
              <w:rPr>
                <w:rFonts w:asciiTheme="minorHAnsi" w:hAnsiTheme="minorHAnsi" w:cstheme="minorHAnsi"/>
              </w:rPr>
            </w:pPr>
          </w:p>
        </w:tc>
      </w:tr>
    </w:tbl>
    <w:p w14:paraId="17D64742" w14:textId="77777777" w:rsidR="008E0A60" w:rsidRDefault="008E0A60">
      <w:pPr>
        <w:rPr>
          <w:sz w:val="15"/>
        </w:rPr>
        <w:sectPr w:rsidR="008E0A60" w:rsidSect="00C27A3A">
          <w:pgSz w:w="11910" w:h="16840"/>
          <w:pgMar w:top="1080" w:right="620" w:bottom="680" w:left="660" w:header="716" w:footer="483" w:gutter="0"/>
          <w:cols w:space="720"/>
        </w:sectPr>
      </w:pPr>
    </w:p>
    <w:p w14:paraId="1278776F" w14:textId="77777777" w:rsidR="003E6880" w:rsidRDefault="003E6880">
      <w:pPr>
        <w:pStyle w:val="BodyText"/>
        <w:spacing w:before="93"/>
        <w:rPr>
          <w:b/>
        </w:rPr>
      </w:pPr>
      <w:r>
        <w:rPr>
          <w:noProof/>
        </w:rPr>
        <w:lastRenderedPageBreak/>
        <mc:AlternateContent>
          <mc:Choice Requires="wps">
            <w:drawing>
              <wp:anchor distT="0" distB="0" distL="0" distR="0" simplePos="0" relativeHeight="251658245" behindDoc="1" locked="0" layoutInCell="1" allowOverlap="1" wp14:anchorId="5B2FEA3F" wp14:editId="583A527E">
                <wp:simplePos x="0" y="0"/>
                <wp:positionH relativeFrom="page">
                  <wp:posOffset>362197</wp:posOffset>
                </wp:positionH>
                <wp:positionV relativeFrom="page">
                  <wp:posOffset>4904509</wp:posOffset>
                </wp:positionV>
                <wp:extent cx="6859905" cy="914400"/>
                <wp:effectExtent l="0" t="0" r="0" b="0"/>
                <wp:wrapNone/>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200000">
                          <a:off x="0" y="0"/>
                          <a:ext cx="6859905" cy="914400"/>
                        </a:xfrm>
                        <a:prstGeom prst="rect">
                          <a:avLst/>
                        </a:prstGeom>
                      </wps:spPr>
                      <wps:txbx>
                        <w:txbxContent>
                          <w:p w14:paraId="4022E04D" w14:textId="77777777" w:rsidR="003E6880" w:rsidRDefault="003E6880">
                            <w:pPr>
                              <w:spacing w:line="1440" w:lineRule="exact"/>
                              <w:rPr>
                                <w:b/>
                                <w:sz w:val="144"/>
                              </w:rPr>
                            </w:pPr>
                            <w:r>
                              <w:rPr>
                                <w:b/>
                                <w:color w:val="D3D3D3"/>
                                <w:sz w:val="144"/>
                              </w:rPr>
                              <w:t>Pre-</w:t>
                            </w:r>
                            <w:r>
                              <w:rPr>
                                <w:b/>
                                <w:color w:val="D3D3D3"/>
                                <w:spacing w:val="-2"/>
                                <w:sz w:val="144"/>
                              </w:rPr>
                              <w:t>submission</w:t>
                            </w:r>
                          </w:p>
                        </w:txbxContent>
                      </wps:txbx>
                      <wps:bodyPr wrap="square" lIns="0" tIns="0" rIns="0" bIns="0" rtlCol="0">
                        <a:noAutofit/>
                      </wps:bodyPr>
                    </wps:wsp>
                  </a:graphicData>
                </a:graphic>
              </wp:anchor>
            </w:drawing>
          </mc:Choice>
          <mc:Fallback>
            <w:pict>
              <v:shape w14:anchorId="5B2FEA3F" id="Text Box 62" o:spid="_x0000_s1065" type="#_x0000_t202" style="position:absolute;margin-left:28.5pt;margin-top:386.2pt;width:540.15pt;height:1in;rotation:-40;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" filled="f" stroked="f">
                <v:textbox inset="0,0,0,0">
                  <w:txbxContent>
                    <w:p w14:paraId="4022E04D" w14:textId="77777777" w:rsidR="003E6880" w:rsidRDefault="003E6880">
                      <w:pPr>
                        <w:spacing w:line="1440" w:lineRule="exact"/>
                        <w:rPr>
                          <w:b/>
                          <w:sz w:val="144"/>
                        </w:rPr>
                      </w:pPr>
                      <w:r>
                        <w:rPr>
                          <w:b/>
                          <w:color w:val="D3D3D3"/>
                          <w:sz w:val="144"/>
                        </w:rPr>
                        <w:t>Pre-</w:t>
                      </w:r>
                      <w:r>
                        <w:rPr>
                          <w:b/>
                          <w:color w:val="D3D3D3"/>
                          <w:spacing w:val="-2"/>
                          <w:sz w:val="144"/>
                        </w:rPr>
                        <w:t>submission</w:t>
                      </w:r>
                    </w:p>
                  </w:txbxContent>
                </v:textbox>
                <w10:wrap anchorx="page" anchory="page"/>
              </v:shape>
            </w:pict>
          </mc:Fallback>
        </mc:AlternateContent>
      </w:r>
    </w:p>
    <w:p w14:paraId="328AA99A" w14:textId="77777777" w:rsidR="003E6880" w:rsidRDefault="003E6880">
      <w:pPr>
        <w:pStyle w:val="BodyText"/>
        <w:ind w:left="100"/>
      </w:pPr>
      <w:r>
        <w:rPr>
          <w:noProof/>
        </w:rPr>
        <mc:AlternateContent>
          <mc:Choice Requires="wps">
            <w:drawing>
              <wp:inline distT="0" distB="0" distL="0" distR="0" wp14:anchorId="507BA349" wp14:editId="3233F67F">
                <wp:extent cx="6588759" cy="177800"/>
                <wp:effectExtent l="9525" t="0" r="2540" b="3175"/>
                <wp:docPr id="63"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8759" cy="177800"/>
                        </a:xfrm>
                        <a:prstGeom prst="rect">
                          <a:avLst/>
                        </a:prstGeom>
                        <a:solidFill>
                          <a:srgbClr val="009DDF"/>
                        </a:solidFill>
                        <a:ln w="6350">
                          <a:solidFill>
                            <a:srgbClr val="000000"/>
                          </a:solidFill>
                          <a:prstDash val="solid"/>
                        </a:ln>
                      </wps:spPr>
                      <wps:txbx>
                        <w:txbxContent>
                          <w:p w14:paraId="1503CB9B" w14:textId="77777777" w:rsidR="003E6880" w:rsidRDefault="003E6880">
                            <w:pPr>
                              <w:tabs>
                                <w:tab w:val="left" w:pos="751"/>
                              </w:tabs>
                              <w:spacing w:before="20"/>
                              <w:ind w:left="108"/>
                              <w:rPr>
                                <w:b/>
                                <w:color w:val="000000"/>
                                <w:sz w:val="20"/>
                              </w:rPr>
                            </w:pPr>
                            <w:bookmarkStart w:id="77" w:name="6._Detailed_Research_Plan"/>
                            <w:bookmarkStart w:id="78" w:name="_bookmark5"/>
                            <w:bookmarkEnd w:id="77"/>
                            <w:bookmarkEnd w:id="78"/>
                            <w:r>
                              <w:rPr>
                                <w:b/>
                                <w:color w:val="FFFFFF"/>
                                <w:spacing w:val="-5"/>
                                <w:sz w:val="20"/>
                              </w:rPr>
                              <w:t>6.</w:t>
                            </w:r>
                            <w:r>
                              <w:rPr>
                                <w:b/>
                                <w:color w:val="FFFFFF"/>
                                <w:sz w:val="20"/>
                              </w:rPr>
                              <w:tab/>
                              <w:t>Detailed</w:t>
                            </w:r>
                            <w:r>
                              <w:rPr>
                                <w:b/>
                                <w:color w:val="FFFFFF"/>
                                <w:spacing w:val="-6"/>
                                <w:sz w:val="20"/>
                              </w:rPr>
                              <w:t xml:space="preserve"> </w:t>
                            </w:r>
                            <w:r>
                              <w:rPr>
                                <w:b/>
                                <w:color w:val="FFFFFF"/>
                                <w:sz w:val="20"/>
                              </w:rPr>
                              <w:t>Research</w:t>
                            </w:r>
                            <w:r>
                              <w:rPr>
                                <w:b/>
                                <w:color w:val="FFFFFF"/>
                                <w:spacing w:val="-1"/>
                                <w:sz w:val="20"/>
                              </w:rPr>
                              <w:t xml:space="preserve"> </w:t>
                            </w:r>
                            <w:r>
                              <w:rPr>
                                <w:b/>
                                <w:color w:val="FFFFFF"/>
                                <w:spacing w:val="-4"/>
                                <w:sz w:val="20"/>
                              </w:rPr>
                              <w:t>Plan</w:t>
                            </w:r>
                          </w:p>
                        </w:txbxContent>
                      </wps:txbx>
                      <wps:bodyPr wrap="square" lIns="0" tIns="0" rIns="0" bIns="0" rtlCol="0">
                        <a:noAutofit/>
                      </wps:bodyPr>
                    </wps:wsp>
                  </a:graphicData>
                </a:graphic>
              </wp:inline>
            </w:drawing>
          </mc:Choice>
          <mc:Fallback>
            <w:pict>
              <v:shape w14:anchorId="507BA349" id="Text Box 63" o:spid="_x0000_s1066" type="#_x0000_t202" style="width:518.8pt;height: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" fillcolor="#009ddf" strokeweight=".5pt">
                <v:path arrowok="t"/>
                <v:textbox inset="0,0,0,0">
                  <w:txbxContent>
                    <w:p w14:paraId="1503CB9B" w14:textId="77777777" w:rsidR="003E6880" w:rsidRDefault="003E6880">
                      <w:pPr>
                        <w:tabs>
                          <w:tab w:val="left" w:pos="751"/>
                        </w:tabs>
                        <w:spacing w:before="20"/>
                        <w:ind w:left="108"/>
                        <w:rPr>
                          <w:b/>
                          <w:color w:val="000000"/>
                          <w:sz w:val="20"/>
                        </w:rPr>
                      </w:pPr>
                      <w:bookmarkStart w:id="79" w:name="6._Detailed_Research_Plan"/>
                      <w:bookmarkStart w:id="80" w:name="_bookmark5"/>
                      <w:bookmarkEnd w:id="79"/>
                      <w:bookmarkEnd w:id="80"/>
                      <w:r>
                        <w:rPr>
                          <w:b/>
                          <w:color w:val="FFFFFF"/>
                          <w:spacing w:val="-5"/>
                          <w:sz w:val="20"/>
                        </w:rPr>
                        <w:t>6.</w:t>
                      </w:r>
                      <w:r>
                        <w:rPr>
                          <w:b/>
                          <w:color w:val="FFFFFF"/>
                          <w:sz w:val="20"/>
                        </w:rPr>
                        <w:tab/>
                        <w:t>Detailed</w:t>
                      </w:r>
                      <w:r>
                        <w:rPr>
                          <w:b/>
                          <w:color w:val="FFFFFF"/>
                          <w:spacing w:val="-6"/>
                          <w:sz w:val="20"/>
                        </w:rPr>
                        <w:t xml:space="preserve"> </w:t>
                      </w:r>
                      <w:r>
                        <w:rPr>
                          <w:b/>
                          <w:color w:val="FFFFFF"/>
                          <w:sz w:val="20"/>
                        </w:rPr>
                        <w:t>Research</w:t>
                      </w:r>
                      <w:r>
                        <w:rPr>
                          <w:b/>
                          <w:color w:val="FFFFFF"/>
                          <w:spacing w:val="-1"/>
                          <w:sz w:val="20"/>
                        </w:rPr>
                        <w:t xml:space="preserve"> </w:t>
                      </w:r>
                      <w:r>
                        <w:rPr>
                          <w:b/>
                          <w:color w:val="FFFFFF"/>
                          <w:spacing w:val="-4"/>
                          <w:sz w:val="20"/>
                        </w:rPr>
                        <w:t>Plan</w:t>
                      </w:r>
                    </w:p>
                  </w:txbxContent>
                </v:textbox>
                <w10:anchorlock/>
              </v:shape>
            </w:pict>
          </mc:Fallback>
        </mc:AlternateContent>
      </w:r>
    </w:p>
    <w:p w14:paraId="0C994F57" w14:textId="77777777" w:rsidR="003E6880" w:rsidRDefault="003E6880">
      <w:pPr>
        <w:pStyle w:val="BodyText"/>
        <w:spacing w:before="8"/>
        <w:rPr>
          <w:b/>
          <w:sz w:val="15"/>
        </w:rPr>
      </w:pPr>
    </w:p>
    <w:tbl>
      <w:tblPr>
        <w:tblStyle w:val="TableGrid"/>
        <w:tblW w:w="0" w:type="auto"/>
        <w:tblInd w:w="250" w:type="dxa"/>
        <w:tblLook w:val="04A0" w:firstRow="1" w:lastRow="0" w:firstColumn="1" w:lastColumn="0" w:noHBand="0" w:noVBand="1"/>
      </w:tblPr>
      <w:tblGrid>
        <w:gridCol w:w="10348"/>
      </w:tblGrid>
      <w:tr w:rsidR="003E6880" w14:paraId="6EA4A1F5" w14:textId="77777777" w:rsidTr="00250AB3">
        <w:tc>
          <w:tcPr>
            <w:tcW w:w="10348" w:type="dxa"/>
          </w:tcPr>
          <w:p w14:paraId="136E14F8" w14:textId="77777777" w:rsidR="0097487C" w:rsidRPr="005C652D" w:rsidRDefault="0097487C" w:rsidP="0097487C">
            <w:pPr>
              <w:pStyle w:val="BodyText"/>
              <w:spacing w:before="8"/>
              <w:rPr>
                <w:rFonts w:asciiTheme="minorHAnsi" w:hAnsiTheme="minorHAnsi" w:cstheme="minorHAnsi"/>
                <w:b/>
                <w:sz w:val="22"/>
                <w:szCs w:val="22"/>
              </w:rPr>
            </w:pPr>
            <w:r w:rsidRPr="00B628D4">
              <w:rPr>
                <w:rFonts w:asciiTheme="minorHAnsi" w:hAnsiTheme="minorHAnsi" w:cstheme="minorHAnsi"/>
                <w:b/>
                <w:sz w:val="22"/>
                <w:szCs w:val="22"/>
              </w:rPr>
              <w:t xml:space="preserve">1. </w:t>
            </w:r>
            <w:commentRangeStart w:id="81"/>
            <w:r w:rsidRPr="00B628D4">
              <w:rPr>
                <w:rFonts w:asciiTheme="minorHAnsi" w:hAnsiTheme="minorHAnsi" w:cstheme="minorHAnsi"/>
                <w:b/>
                <w:sz w:val="22"/>
                <w:szCs w:val="22"/>
              </w:rPr>
              <w:t>What is the problem being addressed?</w:t>
            </w:r>
            <w:commentRangeEnd w:id="81"/>
            <w:r w:rsidRPr="00B628D4">
              <w:rPr>
                <w:rStyle w:val="CommentReference"/>
                <w:rFonts w:asciiTheme="minorHAnsi" w:hAnsiTheme="minorHAnsi" w:cstheme="minorHAnsi"/>
                <w:sz w:val="22"/>
                <w:szCs w:val="22"/>
              </w:rPr>
              <w:commentReference w:id="81"/>
            </w:r>
          </w:p>
          <w:p w14:paraId="01273A4D" w14:textId="77777777" w:rsidR="0097487C" w:rsidRPr="00103B69" w:rsidRDefault="0097487C" w:rsidP="0097487C">
            <w:pPr>
              <w:pStyle w:val="BodyText"/>
              <w:spacing w:before="8"/>
              <w:rPr>
                <w:rFonts w:asciiTheme="minorHAnsi" w:hAnsiTheme="minorHAnsi" w:cstheme="minorHAnsi"/>
                <w:bCs/>
                <w:lang w:val="en-GB"/>
              </w:rPr>
            </w:pPr>
            <w:r>
              <w:rPr>
                <w:rFonts w:asciiTheme="minorHAnsi" w:hAnsiTheme="minorHAnsi" w:cstheme="minorHAnsi"/>
                <w:bCs/>
                <w:sz w:val="22"/>
                <w:szCs w:val="22"/>
                <w:lang w:val="en-GB"/>
              </w:rPr>
              <w:t>O</w:t>
            </w:r>
            <w:r w:rsidRPr="00103B69">
              <w:rPr>
                <w:rFonts w:asciiTheme="minorHAnsi" w:hAnsiTheme="minorHAnsi" w:cstheme="minorHAnsi"/>
                <w:bCs/>
                <w:sz w:val="22"/>
                <w:szCs w:val="22"/>
                <w:lang w:val="en-GB"/>
              </w:rPr>
              <w:t>pportunities to support</w:t>
            </w:r>
            <w:r>
              <w:rPr>
                <w:rFonts w:asciiTheme="minorHAnsi" w:hAnsiTheme="minorHAnsi" w:cstheme="minorHAnsi"/>
                <w:bCs/>
                <w:sz w:val="22"/>
                <w:szCs w:val="22"/>
                <w:lang w:val="en-GB"/>
              </w:rPr>
              <w:t xml:space="preserve"> effective</w:t>
            </w:r>
            <w:r w:rsidRPr="00103B69">
              <w:rPr>
                <w:rFonts w:asciiTheme="minorHAnsi" w:hAnsiTheme="minorHAnsi" w:cstheme="minorHAnsi"/>
                <w:bCs/>
                <w:sz w:val="22"/>
                <w:szCs w:val="22"/>
                <w:lang w:val="en-GB"/>
              </w:rPr>
              <w:t xml:space="preserve"> transition of care between</w:t>
            </w:r>
            <w:r>
              <w:rPr>
                <w:rFonts w:asciiTheme="minorHAnsi" w:hAnsiTheme="minorHAnsi" w:cstheme="minorHAnsi"/>
                <w:bCs/>
                <w:sz w:val="22"/>
                <w:szCs w:val="22"/>
                <w:lang w:val="en-GB"/>
              </w:rPr>
              <w:t xml:space="preserve"> leaving hospital</w:t>
            </w:r>
            <w:r w:rsidRPr="00103B69">
              <w:rPr>
                <w:rFonts w:asciiTheme="minorHAnsi" w:hAnsiTheme="minorHAnsi" w:cstheme="minorHAnsi"/>
                <w:bCs/>
                <w:sz w:val="22"/>
                <w:szCs w:val="22"/>
                <w:lang w:val="en-GB"/>
              </w:rPr>
              <w:t xml:space="preserve"> and </w:t>
            </w:r>
            <w:r>
              <w:rPr>
                <w:rFonts w:asciiTheme="minorHAnsi" w:hAnsiTheme="minorHAnsi" w:cstheme="minorHAnsi"/>
                <w:bCs/>
                <w:sz w:val="22"/>
                <w:szCs w:val="22"/>
                <w:lang w:val="en-GB"/>
              </w:rPr>
              <w:t xml:space="preserve">entry/return to </w:t>
            </w:r>
            <w:r w:rsidRPr="00103B69">
              <w:rPr>
                <w:rFonts w:asciiTheme="minorHAnsi" w:hAnsiTheme="minorHAnsi" w:cstheme="minorHAnsi"/>
                <w:bCs/>
                <w:sz w:val="22"/>
                <w:szCs w:val="22"/>
                <w:lang w:val="en-GB"/>
              </w:rPr>
              <w:t xml:space="preserve">care homes </w:t>
            </w:r>
            <w:r>
              <w:rPr>
                <w:rFonts w:asciiTheme="minorHAnsi" w:hAnsiTheme="minorHAnsi" w:cstheme="minorHAnsi"/>
                <w:bCs/>
                <w:sz w:val="22"/>
                <w:szCs w:val="22"/>
                <w:lang w:val="en-GB"/>
              </w:rPr>
              <w:t>are being missed due to poor</w:t>
            </w:r>
            <w:r w:rsidRPr="00103B69">
              <w:rPr>
                <w:rFonts w:asciiTheme="minorHAnsi" w:hAnsiTheme="minorHAnsi" w:cstheme="minorHAnsi"/>
                <w:bCs/>
                <w:sz w:val="22"/>
                <w:szCs w:val="22"/>
                <w:lang w:val="en-GB"/>
              </w:rPr>
              <w:t xml:space="preserve"> communication between</w:t>
            </w:r>
            <w:r>
              <w:rPr>
                <w:rFonts w:asciiTheme="minorHAnsi" w:hAnsiTheme="minorHAnsi" w:cstheme="minorHAnsi"/>
                <w:bCs/>
                <w:sz w:val="22"/>
                <w:szCs w:val="22"/>
                <w:lang w:val="en-GB"/>
              </w:rPr>
              <w:t xml:space="preserve"> health and social </w:t>
            </w:r>
            <w:commentRangeStart w:id="82"/>
            <w:r>
              <w:rPr>
                <w:rFonts w:asciiTheme="minorHAnsi" w:hAnsiTheme="minorHAnsi" w:cstheme="minorHAnsi"/>
                <w:bCs/>
                <w:sz w:val="22"/>
                <w:szCs w:val="22"/>
                <w:lang w:val="en-GB"/>
              </w:rPr>
              <w:t>care</w:t>
            </w:r>
            <w:r w:rsidRPr="00103B69">
              <w:rPr>
                <w:rFonts w:asciiTheme="minorHAnsi" w:hAnsiTheme="minorHAnsi" w:cstheme="minorHAnsi"/>
                <w:bCs/>
                <w:sz w:val="22"/>
                <w:szCs w:val="22"/>
                <w:lang w:val="en-GB"/>
              </w:rPr>
              <w:t>.</w:t>
            </w:r>
            <w:commentRangeEnd w:id="82"/>
            <w:r w:rsidR="00AE696A">
              <w:rPr>
                <w:rStyle w:val="CommentReference"/>
              </w:rPr>
              <w:commentReference w:id="82"/>
            </w:r>
            <w:r w:rsidRPr="00103B69">
              <w:rPr>
                <w:rFonts w:asciiTheme="minorHAnsi" w:hAnsiTheme="minorHAnsi" w:cstheme="minorHAnsi"/>
                <w:bCs/>
                <w:sz w:val="22"/>
                <w:szCs w:val="22"/>
                <w:lang w:val="en-GB"/>
              </w:rPr>
              <w:t xml:space="preserve"> Medical discharge summaries</w:t>
            </w:r>
            <w:r>
              <w:rPr>
                <w:rFonts w:asciiTheme="minorHAnsi" w:hAnsiTheme="minorHAnsi" w:cstheme="minorHAnsi"/>
                <w:bCs/>
                <w:sz w:val="22"/>
                <w:szCs w:val="22"/>
                <w:lang w:val="en-GB"/>
              </w:rPr>
              <w:t xml:space="preserve"> (MDS)</w:t>
            </w:r>
            <w:r w:rsidRPr="00103B69">
              <w:rPr>
                <w:rFonts w:asciiTheme="minorHAnsi" w:hAnsiTheme="minorHAnsi" w:cstheme="minorHAnsi"/>
                <w:bCs/>
                <w:sz w:val="22"/>
                <w:szCs w:val="22"/>
                <w:lang w:val="en-GB"/>
              </w:rPr>
              <w:t xml:space="preserve"> are </w:t>
            </w:r>
            <w:r>
              <w:rPr>
                <w:rFonts w:asciiTheme="minorHAnsi" w:hAnsiTheme="minorHAnsi" w:cstheme="minorHAnsi"/>
                <w:bCs/>
                <w:sz w:val="22"/>
                <w:szCs w:val="22"/>
                <w:lang w:val="en-GB"/>
              </w:rPr>
              <w:t>the</w:t>
            </w:r>
            <w:r w:rsidRPr="00103B69">
              <w:rPr>
                <w:rFonts w:asciiTheme="minorHAnsi" w:hAnsiTheme="minorHAnsi" w:cstheme="minorHAnsi"/>
                <w:bCs/>
                <w:sz w:val="22"/>
                <w:szCs w:val="22"/>
                <w:lang w:val="en-GB"/>
              </w:rPr>
              <w:t xml:space="preserve"> key document in the handover process from hospital to</w:t>
            </w:r>
            <w:r>
              <w:rPr>
                <w:rFonts w:asciiTheme="minorHAnsi" w:hAnsiTheme="minorHAnsi" w:cstheme="minorHAnsi"/>
                <w:bCs/>
                <w:sz w:val="22"/>
                <w:szCs w:val="22"/>
                <w:lang w:val="en-GB"/>
              </w:rPr>
              <w:t xml:space="preserve"> other settings including</w:t>
            </w:r>
            <w:r w:rsidRPr="00103B69">
              <w:rPr>
                <w:rFonts w:asciiTheme="minorHAnsi" w:hAnsiTheme="minorHAnsi" w:cstheme="minorHAnsi"/>
                <w:bCs/>
                <w:sz w:val="22"/>
                <w:szCs w:val="22"/>
                <w:lang w:val="en-GB"/>
              </w:rPr>
              <w:t xml:space="preserve"> social care. </w:t>
            </w:r>
            <w:r>
              <w:rPr>
                <w:rFonts w:asciiTheme="minorHAnsi" w:hAnsiTheme="minorHAnsi" w:cstheme="minorHAnsi"/>
                <w:bCs/>
                <w:sz w:val="22"/>
                <w:szCs w:val="22"/>
                <w:lang w:val="en-GB"/>
              </w:rPr>
              <w:t xml:space="preserve">Their purpose is to </w:t>
            </w:r>
            <w:commentRangeStart w:id="83"/>
            <w:commentRangeEnd w:id="83"/>
            <w:r>
              <w:rPr>
                <w:rStyle w:val="CommentReference"/>
              </w:rPr>
              <w:commentReference w:id="83"/>
            </w:r>
            <w:r w:rsidRPr="00103B69">
              <w:rPr>
                <w:rFonts w:asciiTheme="minorHAnsi" w:hAnsiTheme="minorHAnsi" w:cstheme="minorHAnsi"/>
                <w:bCs/>
                <w:sz w:val="22"/>
                <w:szCs w:val="22"/>
                <w:lang w:val="en-GB"/>
              </w:rPr>
              <w:t>summarise the hospital admission and communicate</w:t>
            </w:r>
            <w:r>
              <w:rPr>
                <w:rFonts w:asciiTheme="minorHAnsi" w:hAnsiTheme="minorHAnsi" w:cstheme="minorHAnsi"/>
                <w:bCs/>
                <w:sz w:val="22"/>
                <w:szCs w:val="22"/>
                <w:lang w:val="en-GB"/>
              </w:rPr>
              <w:t xml:space="preserve"> recommendations for future care (including medications)</w:t>
            </w:r>
            <w:r w:rsidRPr="00103B69">
              <w:rPr>
                <w:rFonts w:asciiTheme="minorHAnsi" w:hAnsiTheme="minorHAnsi" w:cstheme="minorHAnsi"/>
                <w:bCs/>
                <w:sz w:val="22"/>
                <w:szCs w:val="22"/>
                <w:lang w:val="en-GB"/>
              </w:rPr>
              <w:t xml:space="preserve"> </w:t>
            </w:r>
            <w:r>
              <w:rPr>
                <w:rFonts w:asciiTheme="minorHAnsi" w:hAnsiTheme="minorHAnsi" w:cstheme="minorHAnsi"/>
                <w:bCs/>
                <w:sz w:val="22"/>
                <w:szCs w:val="22"/>
                <w:lang w:val="en-GB"/>
              </w:rPr>
              <w:t xml:space="preserve">to support ongoing care.  However, MDS </w:t>
            </w:r>
            <w:r w:rsidRPr="00103B69">
              <w:rPr>
                <w:rFonts w:asciiTheme="minorHAnsi" w:hAnsiTheme="minorHAnsi" w:cstheme="minorHAnsi"/>
                <w:bCs/>
                <w:sz w:val="22"/>
                <w:szCs w:val="22"/>
                <w:lang w:val="en-GB"/>
              </w:rPr>
              <w:t>are</w:t>
            </w:r>
            <w:r>
              <w:rPr>
                <w:rFonts w:asciiTheme="minorHAnsi" w:hAnsiTheme="minorHAnsi" w:cstheme="minorHAnsi"/>
                <w:bCs/>
                <w:sz w:val="22"/>
                <w:szCs w:val="22"/>
                <w:lang w:val="en-GB"/>
              </w:rPr>
              <w:t xml:space="preserve"> usually written by junior doctors who may have limited training and are primarily designed to communicate information to other medical staff such as GPs. They are often poorly suited to the needs of professionals in adult social care </w:t>
            </w:r>
            <w:r w:rsidRPr="00DF036F">
              <w:rPr>
                <w:rFonts w:asciiTheme="minorHAnsi" w:hAnsiTheme="minorHAnsi" w:cstheme="minorHAnsi"/>
                <w:bCs/>
                <w:sz w:val="22"/>
                <w:szCs w:val="22"/>
                <w:lang w:val="en-GB"/>
              </w:rPr>
              <w:t>(referred to as carer</w:t>
            </w:r>
            <w:r>
              <w:rPr>
                <w:rFonts w:asciiTheme="minorHAnsi" w:hAnsiTheme="minorHAnsi" w:cstheme="minorHAnsi"/>
                <w:bCs/>
                <w:sz w:val="22"/>
                <w:szCs w:val="22"/>
                <w:lang w:val="en-GB"/>
              </w:rPr>
              <w:t>s or care workers</w:t>
            </w:r>
            <w:r w:rsidRPr="00DF036F">
              <w:rPr>
                <w:rFonts w:asciiTheme="minorHAnsi" w:hAnsiTheme="minorHAnsi" w:cstheme="minorHAnsi"/>
                <w:bCs/>
                <w:sz w:val="22"/>
                <w:szCs w:val="22"/>
                <w:lang w:val="en-GB"/>
              </w:rPr>
              <w:t xml:space="preserve"> in this document) </w:t>
            </w:r>
            <w:r w:rsidRPr="00282FB6">
              <w:rPr>
                <w:rFonts w:asciiTheme="minorHAnsi" w:hAnsiTheme="minorHAnsi" w:cstheme="minorHAnsi"/>
                <w:bCs/>
                <w:sz w:val="22"/>
                <w:szCs w:val="22"/>
                <w:lang w:val="en-GB"/>
              </w:rPr>
              <w:t xml:space="preserve">who are likely to have </w:t>
            </w:r>
            <w:r>
              <w:rPr>
                <w:rFonts w:asciiTheme="minorHAnsi" w:hAnsiTheme="minorHAnsi" w:cstheme="minorHAnsi"/>
                <w:bCs/>
                <w:sz w:val="22"/>
                <w:szCs w:val="22"/>
                <w:lang w:val="en-GB"/>
              </w:rPr>
              <w:t xml:space="preserve">different expertise and </w:t>
            </w:r>
            <w:commentRangeStart w:id="84"/>
            <w:r w:rsidRPr="00282FB6">
              <w:rPr>
                <w:rFonts w:asciiTheme="minorHAnsi" w:hAnsiTheme="minorHAnsi" w:cstheme="minorHAnsi"/>
                <w:bCs/>
                <w:sz w:val="22"/>
                <w:szCs w:val="22"/>
                <w:lang w:val="en-GB"/>
              </w:rPr>
              <w:t>lower</w:t>
            </w:r>
            <w:commentRangeEnd w:id="84"/>
            <w:r w:rsidR="00AE696A">
              <w:rPr>
                <w:rStyle w:val="CommentReference"/>
              </w:rPr>
              <w:commentReference w:id="84"/>
            </w:r>
            <w:r w:rsidRPr="00282FB6">
              <w:rPr>
                <w:rFonts w:asciiTheme="minorHAnsi" w:hAnsiTheme="minorHAnsi" w:cstheme="minorHAnsi"/>
                <w:bCs/>
                <w:sz w:val="22"/>
                <w:szCs w:val="22"/>
                <w:lang w:val="en-GB"/>
              </w:rPr>
              <w:t xml:space="preserve"> health literacy</w:t>
            </w:r>
            <w:r>
              <w:rPr>
                <w:rFonts w:asciiTheme="minorHAnsi" w:hAnsiTheme="minorHAnsi" w:cstheme="minorHAnsi"/>
                <w:bCs/>
                <w:sz w:val="22"/>
                <w:szCs w:val="22"/>
                <w:lang w:val="en-GB"/>
              </w:rPr>
              <w:t>.</w:t>
            </w:r>
          </w:p>
          <w:p w14:paraId="58F44508" w14:textId="77777777" w:rsidR="0097487C" w:rsidRDefault="0097487C" w:rsidP="0097487C">
            <w:pPr>
              <w:pStyle w:val="BodyText"/>
              <w:spacing w:before="8"/>
              <w:rPr>
                <w:rFonts w:asciiTheme="minorHAnsi" w:hAnsiTheme="minorHAnsi" w:cstheme="minorHAnsi"/>
                <w:bCs/>
                <w:sz w:val="22"/>
                <w:szCs w:val="22"/>
                <w:lang w:val="en-GB"/>
              </w:rPr>
            </w:pPr>
          </w:p>
          <w:p w14:paraId="2E09326E" w14:textId="77777777" w:rsidR="0097487C" w:rsidRDefault="0097487C" w:rsidP="0097487C">
            <w:pPr>
              <w:pStyle w:val="BodyText"/>
              <w:spacing w:before="8"/>
              <w:rPr>
                <w:rFonts w:asciiTheme="minorHAnsi" w:hAnsiTheme="minorHAnsi" w:cstheme="minorHAnsi"/>
                <w:b/>
                <w:bCs/>
                <w:sz w:val="22"/>
                <w:szCs w:val="22"/>
              </w:rPr>
            </w:pPr>
            <w:r>
              <w:rPr>
                <w:rFonts w:asciiTheme="minorHAnsi" w:hAnsiTheme="minorHAnsi" w:cstheme="minorHAnsi"/>
                <w:bCs/>
                <w:sz w:val="22"/>
                <w:szCs w:val="22"/>
                <w:lang w:val="en-GB"/>
              </w:rPr>
              <w:t xml:space="preserve">This study will address how MDS can be reformulated to better support the handover of care and information between hospitals and care homes to inform the delivery of safe, person-centred care.  </w:t>
            </w:r>
            <w:r w:rsidRPr="00B628D4">
              <w:rPr>
                <w:rFonts w:asciiTheme="minorHAnsi" w:hAnsiTheme="minorHAnsi" w:cstheme="minorHAnsi"/>
                <w:b/>
                <w:bCs/>
                <w:sz w:val="22"/>
                <w:szCs w:val="22"/>
              </w:rPr>
              <w:t xml:space="preserve">“If you have a good discharge note that will give you good continual care” – Senior </w:t>
            </w:r>
            <w:r w:rsidRPr="00AE696A">
              <w:rPr>
                <w:rFonts w:asciiTheme="minorHAnsi" w:hAnsiTheme="minorHAnsi" w:cstheme="minorHAnsi"/>
                <w:b/>
                <w:bCs/>
                <w:sz w:val="22"/>
                <w:szCs w:val="22"/>
                <w:highlight w:val="yellow"/>
                <w:rPrChange w:id="85" w:author="Carol Ann Fawkes" w:date="2024-05-15T10:51:00Z" w16du:dateUtc="2024-05-15T09:51:00Z">
                  <w:rPr>
                    <w:rFonts w:asciiTheme="minorHAnsi" w:hAnsiTheme="minorHAnsi" w:cstheme="minorHAnsi"/>
                    <w:b/>
                    <w:bCs/>
                    <w:sz w:val="22"/>
                    <w:szCs w:val="22"/>
                  </w:rPr>
                </w:rPrChange>
              </w:rPr>
              <w:t>HCA</w:t>
            </w:r>
          </w:p>
          <w:p w14:paraId="31E061D4" w14:textId="77777777" w:rsidR="0097487C" w:rsidRDefault="0097487C" w:rsidP="0097487C">
            <w:pPr>
              <w:pStyle w:val="BodyText"/>
              <w:spacing w:before="8"/>
              <w:rPr>
                <w:rFonts w:asciiTheme="minorHAnsi" w:hAnsiTheme="minorHAnsi" w:cstheme="minorHAnsi"/>
                <w:b/>
                <w:bCs/>
                <w:sz w:val="22"/>
                <w:szCs w:val="22"/>
              </w:rPr>
            </w:pPr>
          </w:p>
          <w:p w14:paraId="0815E0E1" w14:textId="77777777" w:rsidR="0097487C" w:rsidRDefault="0097487C" w:rsidP="0097487C">
            <w:pPr>
              <w:pStyle w:val="BodyText"/>
              <w:spacing w:before="8"/>
              <w:rPr>
                <w:rFonts w:asciiTheme="minorHAnsi" w:hAnsiTheme="minorHAnsi" w:cstheme="minorHAnsi"/>
                <w:b/>
                <w:sz w:val="22"/>
                <w:szCs w:val="22"/>
              </w:rPr>
            </w:pPr>
            <w:r>
              <w:rPr>
                <w:rFonts w:asciiTheme="minorHAnsi" w:hAnsiTheme="minorHAnsi" w:cstheme="minorHAnsi"/>
                <w:b/>
                <w:sz w:val="22"/>
                <w:szCs w:val="22"/>
              </w:rPr>
              <w:t>2</w:t>
            </w:r>
            <w:r w:rsidRPr="00B628D4">
              <w:rPr>
                <w:rFonts w:asciiTheme="minorHAnsi" w:hAnsiTheme="minorHAnsi" w:cstheme="minorHAnsi"/>
                <w:b/>
                <w:sz w:val="22"/>
                <w:szCs w:val="22"/>
              </w:rPr>
              <w:t xml:space="preserve">. Why is this research important in terms of improving the health and/or wellbeing of the public and/or to patients/service users, carers and health and care services? </w:t>
            </w:r>
          </w:p>
          <w:p w14:paraId="4A60C991" w14:textId="77777777" w:rsidR="0097487C" w:rsidRDefault="0097487C" w:rsidP="0097487C">
            <w:pPr>
              <w:pStyle w:val="BodyText"/>
              <w:spacing w:before="8"/>
              <w:rPr>
                <w:rFonts w:asciiTheme="minorHAnsi" w:hAnsiTheme="minorHAnsi" w:cstheme="minorHAnsi"/>
                <w:b/>
                <w:sz w:val="22"/>
                <w:szCs w:val="22"/>
              </w:rPr>
            </w:pPr>
          </w:p>
          <w:p w14:paraId="7E21917E" w14:textId="77777777" w:rsidR="0097487C" w:rsidRPr="00DC4C50" w:rsidRDefault="0097487C" w:rsidP="0097487C">
            <w:pPr>
              <w:pStyle w:val="BodyText"/>
              <w:spacing w:before="8"/>
              <w:rPr>
                <w:rFonts w:asciiTheme="minorHAnsi" w:hAnsiTheme="minorHAnsi" w:cstheme="minorHAnsi"/>
                <w:bCs/>
                <w:sz w:val="22"/>
                <w:szCs w:val="22"/>
              </w:rPr>
            </w:pPr>
            <w:commentRangeStart w:id="86"/>
            <w:r w:rsidRPr="00DC4C50">
              <w:rPr>
                <w:rFonts w:asciiTheme="minorHAnsi" w:hAnsiTheme="minorHAnsi" w:cstheme="minorHAnsi"/>
                <w:bCs/>
                <w:sz w:val="22"/>
                <w:szCs w:val="22"/>
              </w:rPr>
              <w:t xml:space="preserve">This research is important because the number of older people with complex health conditions living in care homes is increasing. </w:t>
            </w:r>
            <w:commentRangeEnd w:id="86"/>
            <w:r w:rsidR="00AE696A">
              <w:rPr>
                <w:rStyle w:val="CommentReference"/>
              </w:rPr>
              <w:commentReference w:id="86"/>
            </w:r>
            <w:r w:rsidRPr="00DC4C50">
              <w:rPr>
                <w:rFonts w:asciiTheme="minorHAnsi" w:hAnsiTheme="minorHAnsi" w:cstheme="minorHAnsi"/>
                <w:bCs/>
                <w:sz w:val="22"/>
                <w:szCs w:val="22"/>
              </w:rPr>
              <w:t>MDS are an important part of ensuring a safe and patient-</w:t>
            </w:r>
            <w:proofErr w:type="spellStart"/>
            <w:r w:rsidRPr="00DC4C50">
              <w:rPr>
                <w:rFonts w:asciiTheme="minorHAnsi" w:hAnsiTheme="minorHAnsi" w:cstheme="minorHAnsi"/>
                <w:bCs/>
                <w:sz w:val="22"/>
                <w:szCs w:val="22"/>
              </w:rPr>
              <w:t>centred</w:t>
            </w:r>
            <w:proofErr w:type="spellEnd"/>
            <w:r w:rsidRPr="00DC4C50">
              <w:rPr>
                <w:rFonts w:asciiTheme="minorHAnsi" w:hAnsiTheme="minorHAnsi" w:cstheme="minorHAnsi"/>
                <w:bCs/>
                <w:sz w:val="22"/>
                <w:szCs w:val="22"/>
              </w:rPr>
              <w:t xml:space="preserve"> transition of care</w:t>
            </w:r>
            <w:r>
              <w:rPr>
                <w:rFonts w:asciiTheme="minorHAnsi" w:hAnsiTheme="minorHAnsi" w:cstheme="minorHAnsi"/>
                <w:bCs/>
                <w:sz w:val="22"/>
                <w:szCs w:val="22"/>
              </w:rPr>
              <w:t xml:space="preserve"> on discharge </w:t>
            </w:r>
            <w:r w:rsidRPr="00DC4C50">
              <w:rPr>
                <w:rFonts w:asciiTheme="minorHAnsi" w:hAnsiTheme="minorHAnsi" w:cstheme="minorHAnsi"/>
                <w:bCs/>
                <w:sz w:val="22"/>
                <w:szCs w:val="22"/>
              </w:rPr>
              <w:t xml:space="preserve">which will have positive outcomes for individual health as well as the health and social care system. This research also addresses </w:t>
            </w:r>
            <w:r>
              <w:rPr>
                <w:rFonts w:asciiTheme="minorHAnsi" w:hAnsiTheme="minorHAnsi" w:cstheme="minorHAnsi"/>
                <w:bCs/>
                <w:sz w:val="22"/>
                <w:szCs w:val="22"/>
              </w:rPr>
              <w:t>health inequalities</w:t>
            </w:r>
            <w:r w:rsidRPr="00DC4C50">
              <w:rPr>
                <w:rFonts w:asciiTheme="minorHAnsi" w:hAnsiTheme="minorHAnsi" w:cstheme="minorHAnsi"/>
                <w:bCs/>
                <w:sz w:val="22"/>
                <w:szCs w:val="22"/>
              </w:rPr>
              <w:t xml:space="preserve"> by focusing on older people and the social care sector. </w:t>
            </w:r>
          </w:p>
          <w:p w14:paraId="68D79C76" w14:textId="77777777" w:rsidR="0097487C" w:rsidRDefault="0097487C" w:rsidP="0097487C">
            <w:pPr>
              <w:pStyle w:val="BodyText"/>
              <w:spacing w:before="8"/>
              <w:rPr>
                <w:rFonts w:asciiTheme="minorHAnsi" w:hAnsiTheme="minorHAnsi" w:cstheme="minorHAnsi"/>
                <w:b/>
                <w:sz w:val="22"/>
                <w:szCs w:val="22"/>
              </w:rPr>
            </w:pPr>
          </w:p>
          <w:p w14:paraId="329A474A" w14:textId="77777777" w:rsidR="0097487C" w:rsidRDefault="0097487C" w:rsidP="0097487C">
            <w:pPr>
              <w:pStyle w:val="BodyText"/>
              <w:spacing w:before="8"/>
              <w:rPr>
                <w:rFonts w:asciiTheme="minorHAnsi" w:hAnsiTheme="minorHAnsi" w:cstheme="minorHAnsi"/>
                <w:bCs/>
                <w:sz w:val="22"/>
                <w:szCs w:val="22"/>
                <w:lang w:val="en-GB"/>
              </w:rPr>
            </w:pPr>
            <w:r>
              <w:rPr>
                <w:rFonts w:asciiTheme="minorHAnsi" w:hAnsiTheme="minorHAnsi" w:cstheme="minorHAnsi"/>
                <w:bCs/>
                <w:sz w:val="22"/>
                <w:szCs w:val="22"/>
                <w:lang w:val="en-GB"/>
              </w:rPr>
              <w:t>Our population is ageing, in</w:t>
            </w:r>
            <w:r w:rsidRPr="00B628D4">
              <w:rPr>
                <w:rFonts w:asciiTheme="minorHAnsi" w:hAnsiTheme="minorHAnsi" w:cstheme="minorHAnsi"/>
                <w:bCs/>
                <w:sz w:val="22"/>
                <w:szCs w:val="22"/>
              </w:rPr>
              <w:t xml:space="preserve"> 2021, there were 278, 946 older people (&gt;65) living in care homes across England and Wales, </w:t>
            </w:r>
            <w:r w:rsidRPr="00B628D4">
              <w:rPr>
                <w:rFonts w:asciiTheme="minorHAnsi" w:hAnsiTheme="minorHAnsi" w:cstheme="minorHAnsi"/>
                <w:bCs/>
                <w:sz w:val="22"/>
                <w:szCs w:val="22"/>
                <w:lang w:val="en-GB"/>
              </w:rPr>
              <w:t>with an expected increase in care homes residents of 127% over the next 20 years</w:t>
            </w:r>
            <w:r w:rsidRPr="00B628D4">
              <w:rPr>
                <w:rFonts w:asciiTheme="minorHAnsi" w:hAnsiTheme="minorHAnsi" w:cstheme="minorHAnsi"/>
                <w:bCs/>
                <w:sz w:val="22"/>
                <w:szCs w:val="22"/>
              </w:rPr>
              <w:t>.</w:t>
            </w:r>
            <w:sdt>
              <w:sdtPr>
                <w:rPr>
                  <w:rFonts w:asciiTheme="minorHAnsi" w:hAnsiTheme="minorHAnsi" w:cstheme="minorHAnsi"/>
                  <w:bCs/>
                  <w:color w:val="000000"/>
                  <w:sz w:val="22"/>
                  <w:szCs w:val="22"/>
                </w:rPr>
                <w:tag w:val="MENDELEY_CITATION_v3_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"/>
                <w:id w:val="562527617"/>
                <w:placeholder>
                  <w:docPart w:val="27194E8D9ADE4E779AACA735584CA41F"/>
                </w:placeholder>
              </w:sdtPr>
              <w:sdtEndPr>
                <w:rPr>
                  <w:bCs w:val="0"/>
                </w:rPr>
              </w:sdtEndPr>
              <w:sdtContent>
                <w:r w:rsidRPr="00BE3A96">
                  <w:rPr>
                    <w:rFonts w:asciiTheme="minorHAnsi" w:hAnsiTheme="minorHAnsi" w:cstheme="minorHAnsi"/>
                    <w:color w:val="000000"/>
                    <w:sz w:val="22"/>
                    <w:szCs w:val="22"/>
                  </w:rPr>
                  <w:t>(1,2)</w:t>
                </w:r>
              </w:sdtContent>
            </w:sdt>
            <w:r w:rsidRPr="00B628D4">
              <w:rPr>
                <w:rFonts w:asciiTheme="minorHAnsi" w:hAnsiTheme="minorHAnsi" w:cstheme="minorHAnsi"/>
                <w:bCs/>
                <w:sz w:val="22"/>
                <w:szCs w:val="22"/>
              </w:rPr>
              <w:t xml:space="preserve">  </w:t>
            </w:r>
            <w:r>
              <w:rPr>
                <w:rFonts w:asciiTheme="minorHAnsi" w:hAnsiTheme="minorHAnsi" w:cstheme="minorHAnsi"/>
                <w:bCs/>
                <w:sz w:val="22"/>
                <w:szCs w:val="22"/>
              </w:rPr>
              <w:t>The</w:t>
            </w:r>
            <w:r w:rsidRPr="00B628D4">
              <w:rPr>
                <w:rFonts w:asciiTheme="minorHAnsi" w:hAnsiTheme="minorHAnsi" w:cstheme="minorHAnsi"/>
                <w:bCs/>
                <w:sz w:val="22"/>
                <w:szCs w:val="22"/>
                <w:lang w:val="en-GB"/>
              </w:rPr>
              <w:t xml:space="preserve"> population is increasingly co-morbid with complex health needs, stretching the health knowledge and skills that care </w:t>
            </w:r>
            <w:r>
              <w:rPr>
                <w:rFonts w:asciiTheme="minorHAnsi" w:hAnsiTheme="minorHAnsi" w:cstheme="minorHAnsi"/>
                <w:bCs/>
                <w:sz w:val="22"/>
                <w:szCs w:val="22"/>
                <w:lang w:val="en-GB"/>
              </w:rPr>
              <w:t xml:space="preserve">home </w:t>
            </w:r>
            <w:r w:rsidRPr="00B628D4">
              <w:rPr>
                <w:rFonts w:asciiTheme="minorHAnsi" w:hAnsiTheme="minorHAnsi" w:cstheme="minorHAnsi"/>
                <w:bCs/>
                <w:sz w:val="22"/>
                <w:szCs w:val="22"/>
                <w:lang w:val="en-GB"/>
              </w:rPr>
              <w:t>workers need</w:t>
            </w:r>
            <w:r w:rsidRPr="00C022FA">
              <w:rPr>
                <w:rFonts w:asciiTheme="minorHAnsi" w:hAnsiTheme="minorHAnsi" w:cstheme="minorHAnsi"/>
                <w:bCs/>
                <w:sz w:val="22"/>
                <w:szCs w:val="22"/>
                <w:lang w:val="en-GB"/>
              </w:rPr>
              <w:t>.</w:t>
            </w:r>
            <w:sdt>
              <w:sdtPr>
                <w:rPr>
                  <w:rFonts w:asciiTheme="minorHAnsi" w:hAnsiTheme="minorHAnsi" w:cstheme="minorHAnsi"/>
                  <w:bCs/>
                  <w:iCs/>
                  <w:color w:val="000000"/>
                  <w:sz w:val="22"/>
                  <w:szCs w:val="22"/>
                  <w:lang w:val="en-GB"/>
                </w:rPr>
                <w:tag w:val="MENDELEY_CITATION_v3_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"/>
                <w:id w:val="-853036867"/>
                <w:placeholder>
                  <w:docPart w:val="B196B951CF8A41E798A6000C92D13E65"/>
                </w:placeholder>
              </w:sdtPr>
              <w:sdtEndPr>
                <w:rPr>
                  <w:rFonts w:ascii="Arial" w:hAnsi="Arial" w:cs="Arial"/>
                  <w:bCs w:val="0"/>
                  <w:iCs w:val="0"/>
                  <w:sz w:val="20"/>
                  <w:szCs w:val="20"/>
                  <w:lang w:val="en-US"/>
                </w:rPr>
              </w:sdtEndPr>
              <w:sdtContent>
                <w:r w:rsidRPr="00BE3A96">
                  <w:rPr>
                    <w:color w:val="000000"/>
                  </w:rPr>
                  <w:t>(3,4)</w:t>
                </w:r>
              </w:sdtContent>
            </w:sdt>
            <w:r w:rsidRPr="00B628D4">
              <w:rPr>
                <w:rFonts w:asciiTheme="minorHAnsi" w:hAnsiTheme="minorHAnsi" w:cstheme="minorHAnsi"/>
                <w:bCs/>
                <w:sz w:val="22"/>
                <w:szCs w:val="22"/>
                <w:lang w:val="en-GB"/>
              </w:rPr>
              <w:t xml:space="preserve"> </w:t>
            </w:r>
            <w:r w:rsidRPr="00B628D4">
              <w:rPr>
                <w:rFonts w:asciiTheme="minorHAnsi" w:hAnsiTheme="minorHAnsi" w:cstheme="minorHAnsi"/>
                <w:bCs/>
                <w:sz w:val="22"/>
                <w:szCs w:val="22"/>
              </w:rPr>
              <w:t xml:space="preserve"> </w:t>
            </w:r>
            <w:r w:rsidRPr="00B628D4">
              <w:rPr>
                <w:rFonts w:asciiTheme="minorHAnsi" w:hAnsiTheme="minorHAnsi" w:cstheme="minorHAnsi"/>
                <w:bCs/>
                <w:sz w:val="22"/>
                <w:szCs w:val="22"/>
                <w:lang w:val="en-GB"/>
              </w:rPr>
              <w:t xml:space="preserve"> </w:t>
            </w:r>
            <w:r>
              <w:rPr>
                <w:rFonts w:asciiTheme="minorHAnsi" w:hAnsiTheme="minorHAnsi" w:cstheme="minorHAnsi"/>
                <w:bCs/>
                <w:sz w:val="22"/>
                <w:szCs w:val="22"/>
                <w:lang w:val="en-GB"/>
              </w:rPr>
              <w:t xml:space="preserve">In the final quarter of 2018/19, in England, there were 88, 487 discharges to care homes; it is therefore vital to optimise the transition of care between hospitals and care homes. </w:t>
            </w:r>
            <w:sdt>
              <w:sdtPr>
                <w:rPr>
                  <w:rFonts w:asciiTheme="minorHAnsi" w:hAnsiTheme="minorHAnsi" w:cstheme="minorHAnsi"/>
                  <w:bCs/>
                  <w:color w:val="000000"/>
                  <w:sz w:val="22"/>
                  <w:szCs w:val="22"/>
                  <w:lang w:val="en-GB"/>
                </w:rPr>
                <w:tag w:val="MENDELEY_CITATION_v3_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"/>
                <w:id w:val="395401228"/>
                <w:placeholder>
                  <w:docPart w:val="B196B951CF8A41E798A6000C92D13E65"/>
                </w:placeholder>
              </w:sdtPr>
              <w:sdtContent>
                <w:r w:rsidRPr="00BE3A96">
                  <w:rPr>
                    <w:rFonts w:asciiTheme="minorHAnsi" w:hAnsiTheme="minorHAnsi" w:cstheme="minorHAnsi"/>
                    <w:bCs/>
                    <w:color w:val="000000"/>
                    <w:sz w:val="22"/>
                    <w:szCs w:val="22"/>
                    <w:lang w:val="en-GB"/>
                  </w:rPr>
                  <w:t>(5)</w:t>
                </w:r>
              </w:sdtContent>
            </w:sdt>
          </w:p>
          <w:p w14:paraId="63ADB55A" w14:textId="77777777" w:rsidR="0097487C" w:rsidRDefault="0097487C" w:rsidP="0097487C">
            <w:pPr>
              <w:pStyle w:val="BodyText"/>
              <w:spacing w:before="8"/>
              <w:rPr>
                <w:rFonts w:asciiTheme="minorHAnsi" w:hAnsiTheme="minorHAnsi" w:cstheme="minorHAnsi"/>
                <w:bCs/>
                <w:sz w:val="22"/>
                <w:szCs w:val="22"/>
                <w:lang w:val="en-GB"/>
              </w:rPr>
            </w:pPr>
          </w:p>
          <w:p w14:paraId="1A1324E0" w14:textId="77777777" w:rsidR="0097487C" w:rsidRPr="000E0B47" w:rsidRDefault="0097487C" w:rsidP="0097487C">
            <w:pPr>
              <w:rPr>
                <w:rFonts w:asciiTheme="minorHAnsi" w:hAnsiTheme="minorHAnsi" w:cstheme="minorHAnsi"/>
                <w:b/>
              </w:rPr>
            </w:pPr>
            <w:commentRangeStart w:id="87"/>
            <w:commentRangeStart w:id="88"/>
            <w:r w:rsidRPr="000E0B47">
              <w:rPr>
                <w:rFonts w:asciiTheme="minorHAnsi" w:hAnsiTheme="minorHAnsi" w:cstheme="minorHAnsi"/>
              </w:rPr>
              <w:t xml:space="preserve">We know that </w:t>
            </w:r>
            <w:commentRangeStart w:id="89"/>
            <w:commentRangeStart w:id="90"/>
            <w:r w:rsidRPr="000E0B47">
              <w:rPr>
                <w:rFonts w:asciiTheme="minorHAnsi" w:hAnsiTheme="minorHAnsi" w:cstheme="minorHAnsi"/>
              </w:rPr>
              <w:t xml:space="preserve">good </w:t>
            </w:r>
            <w:r w:rsidRPr="000E0B47">
              <w:rPr>
                <w:rFonts w:asciiTheme="minorHAnsi" w:hAnsiTheme="minorHAnsi" w:cstheme="minorHAnsi"/>
                <w:bCs/>
              </w:rPr>
              <w:t xml:space="preserve">handovers </w:t>
            </w:r>
            <w:commentRangeEnd w:id="89"/>
            <w:r w:rsidRPr="000E0B47">
              <w:rPr>
                <w:rStyle w:val="CommentReference"/>
                <w:rFonts w:asciiTheme="minorHAnsi" w:hAnsiTheme="minorHAnsi" w:cstheme="minorHAnsi"/>
              </w:rPr>
              <w:commentReference w:id="89"/>
            </w:r>
            <w:commentRangeEnd w:id="90"/>
            <w:r w:rsidRPr="000E0B47">
              <w:rPr>
                <w:rStyle w:val="CommentReference"/>
                <w:rFonts w:asciiTheme="minorHAnsi" w:hAnsiTheme="minorHAnsi" w:cstheme="minorHAnsi"/>
              </w:rPr>
              <w:commentReference w:id="90"/>
            </w:r>
            <w:r w:rsidRPr="000E0B47">
              <w:rPr>
                <w:rFonts w:asciiTheme="minorHAnsi" w:hAnsiTheme="minorHAnsi" w:cstheme="minorHAnsi"/>
                <w:bCs/>
              </w:rPr>
              <w:t xml:space="preserve">can improve patient safety, prevent adverse events, ensure continuity of </w:t>
            </w:r>
            <w:proofErr w:type="gramStart"/>
            <w:r w:rsidRPr="000E0B47">
              <w:rPr>
                <w:rFonts w:asciiTheme="minorHAnsi" w:hAnsiTheme="minorHAnsi" w:cstheme="minorHAnsi"/>
                <w:bCs/>
              </w:rPr>
              <w:t>care</w:t>
            </w:r>
            <w:proofErr w:type="gramEnd"/>
            <w:r w:rsidRPr="000E0B47">
              <w:rPr>
                <w:rFonts w:asciiTheme="minorHAnsi" w:hAnsiTheme="minorHAnsi" w:cstheme="minorHAnsi"/>
                <w:bCs/>
              </w:rPr>
              <w:t xml:space="preserve"> and reduce </w:t>
            </w:r>
            <w:r>
              <w:rPr>
                <w:rFonts w:asciiTheme="minorHAnsi" w:hAnsiTheme="minorHAnsi" w:cstheme="minorHAnsi"/>
                <w:bCs/>
              </w:rPr>
              <w:t xml:space="preserve">hospital </w:t>
            </w:r>
            <w:r w:rsidRPr="000E0B47">
              <w:rPr>
                <w:rFonts w:asciiTheme="minorHAnsi" w:hAnsiTheme="minorHAnsi" w:cstheme="minorHAnsi"/>
                <w:bCs/>
              </w:rPr>
              <w:t>readmissio</w:t>
            </w:r>
            <w:r>
              <w:rPr>
                <w:rFonts w:asciiTheme="minorHAnsi" w:hAnsiTheme="minorHAnsi" w:cstheme="minorHAnsi"/>
                <w:bCs/>
              </w:rPr>
              <w:t>ns</w:t>
            </w:r>
            <w:r w:rsidRPr="000E0B47">
              <w:rPr>
                <w:rFonts w:asciiTheme="minorHAnsi" w:hAnsiTheme="minorHAnsi" w:cstheme="minorHAnsi"/>
                <w:bCs/>
              </w:rPr>
              <w:t xml:space="preserve">. </w:t>
            </w:r>
            <w:sdt>
              <w:sdtPr>
                <w:rPr>
                  <w:rFonts w:asciiTheme="minorHAnsi" w:hAnsiTheme="minorHAnsi" w:cstheme="minorHAnsi"/>
                  <w:bCs/>
                  <w:color w:val="000000"/>
                </w:rPr>
                <w:tag w:val="MENDELEY_CITATION_v3_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"/>
                <w:id w:val="817314724"/>
                <w:placeholder>
                  <w:docPart w:val="B196B951CF8A41E798A6000C92D13E65"/>
                </w:placeholder>
              </w:sdtPr>
              <w:sdtEndPr>
                <w:rPr>
                  <w:bCs w:val="0"/>
                </w:rPr>
              </w:sdtEndPr>
              <w:sdtContent>
                <w:r w:rsidRPr="00BE3A96">
                  <w:rPr>
                    <w:rFonts w:asciiTheme="minorHAnsi" w:hAnsiTheme="minorHAnsi" w:cstheme="minorHAnsi"/>
                    <w:color w:val="000000"/>
                  </w:rPr>
                  <w:t>(6,7)</w:t>
                </w:r>
              </w:sdtContent>
            </w:sdt>
            <w:r w:rsidRPr="000E0B47">
              <w:rPr>
                <w:rFonts w:asciiTheme="minorHAnsi" w:hAnsiTheme="minorHAnsi" w:cstheme="minorHAnsi"/>
                <w:bCs/>
              </w:rPr>
              <w:t xml:space="preserve"> </w:t>
            </w:r>
            <w:r>
              <w:rPr>
                <w:rFonts w:asciiTheme="minorHAnsi" w:hAnsiTheme="minorHAnsi" w:cstheme="minorHAnsi"/>
                <w:bCs/>
              </w:rPr>
              <w:t>MDS</w:t>
            </w:r>
            <w:r w:rsidRPr="000E0B47">
              <w:rPr>
                <w:rFonts w:asciiTheme="minorHAnsi" w:hAnsiTheme="minorHAnsi" w:cstheme="minorHAnsi"/>
                <w:bCs/>
              </w:rPr>
              <w:t xml:space="preserve"> </w:t>
            </w:r>
            <w:r>
              <w:rPr>
                <w:rFonts w:asciiTheme="minorHAnsi" w:hAnsiTheme="minorHAnsi" w:cstheme="minorHAnsi"/>
                <w:bCs/>
              </w:rPr>
              <w:t>can</w:t>
            </w:r>
            <w:r w:rsidRPr="000E0B47">
              <w:rPr>
                <w:rFonts w:asciiTheme="minorHAnsi" w:hAnsiTheme="minorHAnsi" w:cstheme="minorHAnsi"/>
                <w:bCs/>
              </w:rPr>
              <w:t xml:space="preserve"> support good handovers however the current way in which many </w:t>
            </w:r>
            <w:r>
              <w:rPr>
                <w:rFonts w:asciiTheme="minorHAnsi" w:hAnsiTheme="minorHAnsi" w:cstheme="minorHAnsi"/>
                <w:bCs/>
              </w:rPr>
              <w:t>MDS</w:t>
            </w:r>
            <w:r w:rsidRPr="000E0B47">
              <w:rPr>
                <w:rFonts w:asciiTheme="minorHAnsi" w:hAnsiTheme="minorHAnsi" w:cstheme="minorHAnsi"/>
                <w:bCs/>
              </w:rPr>
              <w:t xml:space="preserve"> are written, mainly aimed at other doctors, are a barrier to understanding and increase workload for care workers. </w:t>
            </w:r>
            <w:r w:rsidRPr="000E0B47">
              <w:rPr>
                <w:rFonts w:asciiTheme="minorHAnsi" w:hAnsiTheme="minorHAnsi" w:cstheme="minorHAnsi"/>
                <w:b/>
              </w:rPr>
              <w:t xml:space="preserve">“The discharge summary is not so clear… there is a lot of medical terminology… the responsibility is on you to call the hospital and clarify… it is not clear if medications have stopped or if there are changes” - </w:t>
            </w:r>
            <w:r w:rsidRPr="00DA47E3">
              <w:rPr>
                <w:rFonts w:asciiTheme="minorHAnsi" w:hAnsiTheme="minorHAnsi" w:cstheme="minorHAnsi"/>
                <w:b/>
                <w:highlight w:val="yellow"/>
                <w:rPrChange w:id="91" w:author="Carol Ann Fawkes" w:date="2024-05-15T10:53:00Z" w16du:dateUtc="2024-05-15T09:53:00Z">
                  <w:rPr>
                    <w:rFonts w:asciiTheme="minorHAnsi" w:hAnsiTheme="minorHAnsi" w:cstheme="minorHAnsi"/>
                    <w:b/>
                  </w:rPr>
                </w:rPrChange>
              </w:rPr>
              <w:t>HCA</w:t>
            </w:r>
            <w:r w:rsidRPr="000E0B47">
              <w:rPr>
                <w:rFonts w:asciiTheme="minorHAnsi" w:hAnsiTheme="minorHAnsi" w:cstheme="minorHAnsi"/>
                <w:b/>
              </w:rPr>
              <w:t>.</w:t>
            </w:r>
            <w:commentRangeEnd w:id="87"/>
            <w:r w:rsidRPr="000E0B47">
              <w:rPr>
                <w:rStyle w:val="CommentReference"/>
                <w:rFonts w:asciiTheme="minorHAnsi" w:hAnsiTheme="minorHAnsi" w:cstheme="minorHAnsi"/>
              </w:rPr>
              <w:commentReference w:id="87"/>
            </w:r>
            <w:commentRangeEnd w:id="88"/>
            <w:r w:rsidRPr="000E0B47">
              <w:rPr>
                <w:rStyle w:val="CommentReference"/>
                <w:rFonts w:asciiTheme="minorHAnsi" w:hAnsiTheme="minorHAnsi" w:cstheme="minorHAnsi"/>
              </w:rPr>
              <w:commentReference w:id="88"/>
            </w:r>
          </w:p>
          <w:p w14:paraId="6B7A5D6B" w14:textId="77777777" w:rsidR="0097487C" w:rsidRPr="00DF036F" w:rsidRDefault="0097487C" w:rsidP="0097487C">
            <w:pPr>
              <w:rPr>
                <w:rFonts w:asciiTheme="minorHAnsi" w:hAnsiTheme="minorHAnsi" w:cstheme="minorHAnsi"/>
                <w:b/>
                <w:lang w:val="en-GB"/>
              </w:rPr>
            </w:pPr>
          </w:p>
          <w:p w14:paraId="505ECCFA" w14:textId="77777777" w:rsidR="0097487C" w:rsidRPr="00A05F4D" w:rsidRDefault="0097487C" w:rsidP="0097487C">
            <w:pPr>
              <w:rPr>
                <w:rFonts w:asciiTheme="minorHAnsi" w:hAnsiTheme="minorHAnsi" w:cstheme="minorHAnsi"/>
                <w:bCs/>
              </w:rPr>
            </w:pPr>
            <w:r w:rsidRPr="00A05F4D">
              <w:rPr>
                <w:rFonts w:asciiTheme="minorHAnsi" w:hAnsiTheme="minorHAnsi" w:cstheme="minorHAnsi"/>
                <w:bCs/>
              </w:rPr>
              <w:t xml:space="preserve">This study will improve the handover processes by understanding the health literacy and numeracy of </w:t>
            </w:r>
            <w:r>
              <w:rPr>
                <w:rFonts w:asciiTheme="minorHAnsi" w:hAnsiTheme="minorHAnsi" w:cstheme="minorHAnsi"/>
                <w:bCs/>
              </w:rPr>
              <w:t>carers</w:t>
            </w:r>
            <w:r w:rsidRPr="00A05F4D">
              <w:rPr>
                <w:rFonts w:asciiTheme="minorHAnsi" w:hAnsiTheme="minorHAnsi" w:cstheme="minorHAnsi"/>
                <w:bCs/>
              </w:rPr>
              <w:t xml:space="preserve">, </w:t>
            </w:r>
            <w:proofErr w:type="spellStart"/>
            <w:r w:rsidRPr="00A05F4D">
              <w:rPr>
                <w:rFonts w:asciiTheme="minorHAnsi" w:hAnsiTheme="minorHAnsi" w:cstheme="minorHAnsi"/>
                <w:bCs/>
              </w:rPr>
              <w:t>analysing</w:t>
            </w:r>
            <w:proofErr w:type="spellEnd"/>
            <w:r w:rsidRPr="00A05F4D">
              <w:rPr>
                <w:rFonts w:asciiTheme="minorHAnsi" w:hAnsiTheme="minorHAnsi" w:cstheme="minorHAnsi"/>
                <w:bCs/>
              </w:rPr>
              <w:t xml:space="preserve"> the content and purpose of MDS from the perspective </w:t>
            </w:r>
            <w:r>
              <w:rPr>
                <w:rFonts w:asciiTheme="minorHAnsi" w:hAnsiTheme="minorHAnsi" w:cstheme="minorHAnsi"/>
                <w:bCs/>
              </w:rPr>
              <w:t>of carers</w:t>
            </w:r>
            <w:r w:rsidRPr="00A05F4D">
              <w:rPr>
                <w:rFonts w:asciiTheme="minorHAnsi" w:hAnsiTheme="minorHAnsi" w:cstheme="minorHAnsi"/>
                <w:bCs/>
              </w:rPr>
              <w:t xml:space="preserve">, and providing guidance for how to re-formulate MDS to make them </w:t>
            </w:r>
            <w:commentRangeStart w:id="92"/>
            <w:r w:rsidRPr="00A05F4D">
              <w:rPr>
                <w:rFonts w:asciiTheme="minorHAnsi" w:hAnsiTheme="minorHAnsi" w:cstheme="minorHAnsi"/>
                <w:bCs/>
              </w:rPr>
              <w:t xml:space="preserve">accessible to </w:t>
            </w:r>
            <w:r>
              <w:rPr>
                <w:rFonts w:asciiTheme="minorHAnsi" w:hAnsiTheme="minorHAnsi" w:cstheme="minorHAnsi"/>
                <w:bCs/>
              </w:rPr>
              <w:t>carers</w:t>
            </w:r>
            <w:commentRangeEnd w:id="92"/>
            <w:r w:rsidR="00DA47E3">
              <w:rPr>
                <w:rStyle w:val="CommentReference"/>
              </w:rPr>
              <w:commentReference w:id="92"/>
            </w:r>
            <w:r w:rsidRPr="00A05F4D">
              <w:rPr>
                <w:rFonts w:asciiTheme="minorHAnsi" w:hAnsiTheme="minorHAnsi" w:cstheme="minorHAnsi"/>
                <w:bCs/>
              </w:rPr>
              <w:t xml:space="preserve">.  </w:t>
            </w:r>
          </w:p>
          <w:p w14:paraId="5FEA7D71" w14:textId="77777777" w:rsidR="0097487C" w:rsidRPr="009C06C6" w:rsidRDefault="0097487C" w:rsidP="0097487C">
            <w:pPr>
              <w:pStyle w:val="BodyText"/>
              <w:spacing w:before="8"/>
              <w:rPr>
                <w:rFonts w:asciiTheme="minorHAnsi" w:hAnsiTheme="minorHAnsi" w:cstheme="minorHAnsi"/>
                <w:bCs/>
                <w:sz w:val="22"/>
                <w:szCs w:val="22"/>
                <w:lang w:val="en-GB"/>
              </w:rPr>
            </w:pPr>
          </w:p>
          <w:p w14:paraId="41DB4419" w14:textId="77777777" w:rsidR="0097487C" w:rsidRPr="00BE1E71" w:rsidRDefault="0097487C" w:rsidP="0097487C">
            <w:pPr>
              <w:rPr>
                <w:lang w:val="en-GB"/>
              </w:rPr>
            </w:pPr>
            <w:r w:rsidRPr="000E0B47">
              <w:rPr>
                <w:rFonts w:asciiTheme="minorHAnsi" w:hAnsiTheme="minorHAnsi" w:cstheme="minorHAnsi"/>
                <w:lang w:val="en-GB"/>
              </w:rPr>
              <w:t>This research will also support ongoing efforts to address the need for more research in social care</w:t>
            </w:r>
            <w:r>
              <w:rPr>
                <w:rFonts w:asciiTheme="minorHAnsi" w:hAnsiTheme="minorHAnsi" w:cstheme="minorHAnsi"/>
                <w:lang w:val="en-GB"/>
              </w:rPr>
              <w:t xml:space="preserve"> and reduce health inequalities.</w:t>
            </w:r>
            <w:r w:rsidRPr="000E0B47">
              <w:rPr>
                <w:rFonts w:asciiTheme="minorHAnsi" w:hAnsiTheme="minorHAnsi" w:cstheme="minorHAnsi"/>
                <w:lang w:val="en-GB"/>
              </w:rPr>
              <w:t xml:space="preserve"> The collaborative approach built into the study’s methodologies will ensure that research is done with and not to care</w:t>
            </w:r>
            <w:r>
              <w:rPr>
                <w:rFonts w:asciiTheme="minorHAnsi" w:hAnsiTheme="minorHAnsi" w:cstheme="minorHAnsi"/>
                <w:lang w:val="en-GB"/>
              </w:rPr>
              <w:t xml:space="preserve">rs </w:t>
            </w:r>
            <w:r w:rsidRPr="000E0B47">
              <w:rPr>
                <w:rFonts w:asciiTheme="minorHAnsi" w:hAnsiTheme="minorHAnsi" w:cstheme="minorHAnsi"/>
                <w:lang w:val="en-GB"/>
              </w:rPr>
              <w:t>and care home residents</w:t>
            </w:r>
            <w:r>
              <w:rPr>
                <w:rFonts w:asciiTheme="minorHAnsi" w:hAnsiTheme="minorHAnsi" w:cstheme="minorHAnsi"/>
                <w:lang w:val="en-GB"/>
              </w:rPr>
              <w:t>,</w:t>
            </w:r>
            <w:r w:rsidRPr="000E0B47">
              <w:rPr>
                <w:rFonts w:asciiTheme="minorHAnsi" w:hAnsiTheme="minorHAnsi" w:cstheme="minorHAnsi"/>
                <w:lang w:val="en-GB"/>
              </w:rPr>
              <w:t xml:space="preserve"> empowering them to actively shape outputs and recommendations.</w:t>
            </w:r>
            <w:r>
              <w:rPr>
                <w:lang w:val="en-GB"/>
              </w:rPr>
              <w:t xml:space="preserve">  </w:t>
            </w:r>
          </w:p>
          <w:p w14:paraId="13D04A14" w14:textId="77777777" w:rsidR="0097487C" w:rsidRDefault="0097487C" w:rsidP="0097487C">
            <w:pPr>
              <w:pStyle w:val="BodyText"/>
              <w:spacing w:before="8"/>
              <w:rPr>
                <w:rFonts w:asciiTheme="minorHAnsi" w:hAnsiTheme="minorHAnsi" w:cstheme="minorHAnsi"/>
                <w:bCs/>
                <w:sz w:val="22"/>
                <w:szCs w:val="22"/>
                <w:lang w:val="en-GB"/>
              </w:rPr>
            </w:pPr>
          </w:p>
          <w:p w14:paraId="38B69052" w14:textId="77777777" w:rsidR="0097487C" w:rsidRDefault="0097487C" w:rsidP="0097487C">
            <w:pPr>
              <w:pStyle w:val="BodyText"/>
              <w:spacing w:before="8"/>
              <w:rPr>
                <w:rFonts w:asciiTheme="minorHAnsi" w:hAnsiTheme="minorHAnsi" w:cstheme="minorHAnsi"/>
                <w:b/>
                <w:sz w:val="22"/>
                <w:szCs w:val="22"/>
              </w:rPr>
            </w:pPr>
          </w:p>
          <w:p w14:paraId="4ECB7653" w14:textId="77777777" w:rsidR="0097487C" w:rsidRPr="009C06C6" w:rsidRDefault="0097487C" w:rsidP="0097487C">
            <w:pPr>
              <w:pStyle w:val="BodyText"/>
              <w:spacing w:before="8"/>
              <w:rPr>
                <w:rFonts w:asciiTheme="minorHAnsi" w:hAnsiTheme="minorHAnsi" w:cstheme="minorHAnsi"/>
                <w:b/>
                <w:sz w:val="22"/>
                <w:szCs w:val="22"/>
              </w:rPr>
            </w:pPr>
            <w:r>
              <w:rPr>
                <w:rFonts w:asciiTheme="minorHAnsi" w:hAnsiTheme="minorHAnsi" w:cstheme="minorHAnsi"/>
                <w:b/>
                <w:sz w:val="22"/>
                <w:szCs w:val="22"/>
              </w:rPr>
              <w:t>3</w:t>
            </w:r>
            <w:r w:rsidRPr="00B628D4">
              <w:rPr>
                <w:rFonts w:asciiTheme="minorHAnsi" w:hAnsiTheme="minorHAnsi" w:cstheme="minorHAnsi"/>
                <w:b/>
                <w:sz w:val="22"/>
                <w:szCs w:val="22"/>
              </w:rPr>
              <w:t xml:space="preserve">. Review of </w:t>
            </w:r>
            <w:commentRangeStart w:id="93"/>
            <w:commentRangeStart w:id="94"/>
            <w:r w:rsidRPr="00B628D4">
              <w:rPr>
                <w:rFonts w:asciiTheme="minorHAnsi" w:hAnsiTheme="minorHAnsi" w:cstheme="minorHAnsi"/>
                <w:b/>
                <w:sz w:val="22"/>
                <w:szCs w:val="22"/>
              </w:rPr>
              <w:t>existing</w:t>
            </w:r>
            <w:commentRangeEnd w:id="93"/>
            <w:r w:rsidRPr="00B628D4">
              <w:rPr>
                <w:rStyle w:val="CommentReference"/>
                <w:rFonts w:asciiTheme="minorHAnsi" w:hAnsiTheme="minorHAnsi" w:cstheme="minorHAnsi"/>
                <w:sz w:val="22"/>
                <w:szCs w:val="22"/>
              </w:rPr>
              <w:commentReference w:id="93"/>
            </w:r>
            <w:commentRangeEnd w:id="94"/>
            <w:r w:rsidRPr="00B628D4">
              <w:rPr>
                <w:rStyle w:val="CommentReference"/>
                <w:rFonts w:asciiTheme="minorHAnsi" w:hAnsiTheme="minorHAnsi" w:cstheme="minorHAnsi"/>
                <w:sz w:val="22"/>
                <w:szCs w:val="22"/>
              </w:rPr>
              <w:commentReference w:id="94"/>
            </w:r>
            <w:r w:rsidRPr="00B628D4">
              <w:rPr>
                <w:rFonts w:asciiTheme="minorHAnsi" w:hAnsiTheme="minorHAnsi" w:cstheme="minorHAnsi"/>
                <w:b/>
                <w:sz w:val="22"/>
                <w:szCs w:val="22"/>
              </w:rPr>
              <w:t xml:space="preserve"> </w:t>
            </w:r>
            <w:commentRangeStart w:id="95"/>
            <w:r w:rsidRPr="00B628D4">
              <w:rPr>
                <w:rFonts w:asciiTheme="minorHAnsi" w:hAnsiTheme="minorHAnsi" w:cstheme="minorHAnsi"/>
                <w:b/>
                <w:sz w:val="22"/>
                <w:szCs w:val="22"/>
              </w:rPr>
              <w:t>evidence</w:t>
            </w:r>
            <w:commentRangeEnd w:id="95"/>
            <w:r w:rsidRPr="00B628D4">
              <w:rPr>
                <w:rStyle w:val="CommentReference"/>
                <w:rFonts w:asciiTheme="minorHAnsi" w:hAnsiTheme="minorHAnsi" w:cstheme="minorHAnsi"/>
                <w:sz w:val="22"/>
                <w:szCs w:val="22"/>
              </w:rPr>
              <w:commentReference w:id="95"/>
            </w:r>
            <w:r w:rsidRPr="00B628D4">
              <w:rPr>
                <w:rFonts w:asciiTheme="minorHAnsi" w:hAnsiTheme="minorHAnsi" w:cstheme="minorHAnsi"/>
                <w:b/>
                <w:sz w:val="22"/>
                <w:szCs w:val="22"/>
              </w:rPr>
              <w:t xml:space="preserve"> - How does the </w:t>
            </w:r>
            <w:commentRangeStart w:id="96"/>
            <w:commentRangeStart w:id="97"/>
            <w:r w:rsidRPr="00B628D4">
              <w:rPr>
                <w:rFonts w:asciiTheme="minorHAnsi" w:hAnsiTheme="minorHAnsi" w:cstheme="minorHAnsi"/>
                <w:b/>
                <w:sz w:val="22"/>
                <w:szCs w:val="22"/>
              </w:rPr>
              <w:t>existing</w:t>
            </w:r>
            <w:commentRangeEnd w:id="96"/>
            <w:r w:rsidRPr="00B628D4">
              <w:rPr>
                <w:rStyle w:val="CommentReference"/>
                <w:rFonts w:asciiTheme="minorHAnsi" w:hAnsiTheme="minorHAnsi" w:cstheme="minorHAnsi"/>
                <w:sz w:val="22"/>
                <w:szCs w:val="22"/>
              </w:rPr>
              <w:commentReference w:id="96"/>
            </w:r>
            <w:commentRangeEnd w:id="97"/>
            <w:r w:rsidRPr="00B628D4">
              <w:rPr>
                <w:rStyle w:val="CommentReference"/>
                <w:rFonts w:asciiTheme="minorHAnsi" w:hAnsiTheme="minorHAnsi" w:cstheme="minorHAnsi"/>
                <w:sz w:val="22"/>
                <w:szCs w:val="22"/>
              </w:rPr>
              <w:commentReference w:id="97"/>
            </w:r>
            <w:r w:rsidRPr="00B628D4">
              <w:rPr>
                <w:rFonts w:asciiTheme="minorHAnsi" w:hAnsiTheme="minorHAnsi" w:cstheme="minorHAnsi"/>
                <w:b/>
                <w:sz w:val="22"/>
                <w:szCs w:val="22"/>
              </w:rPr>
              <w:t xml:space="preserve"> literature support </w:t>
            </w:r>
            <w:commentRangeStart w:id="98"/>
            <w:commentRangeStart w:id="99"/>
            <w:r w:rsidRPr="00B628D4">
              <w:rPr>
                <w:rFonts w:asciiTheme="minorHAnsi" w:hAnsiTheme="minorHAnsi" w:cstheme="minorHAnsi"/>
                <w:b/>
                <w:sz w:val="22"/>
                <w:szCs w:val="22"/>
              </w:rPr>
              <w:t>this</w:t>
            </w:r>
            <w:commentRangeEnd w:id="98"/>
            <w:r w:rsidRPr="00B628D4">
              <w:rPr>
                <w:rStyle w:val="CommentReference"/>
                <w:rFonts w:asciiTheme="minorHAnsi" w:hAnsiTheme="minorHAnsi" w:cstheme="minorHAnsi"/>
                <w:sz w:val="22"/>
                <w:szCs w:val="22"/>
              </w:rPr>
              <w:commentReference w:id="98"/>
            </w:r>
            <w:commentRangeEnd w:id="99"/>
            <w:r w:rsidRPr="00B628D4">
              <w:rPr>
                <w:rStyle w:val="CommentReference"/>
                <w:rFonts w:asciiTheme="minorHAnsi" w:hAnsiTheme="minorHAnsi" w:cstheme="minorHAnsi"/>
                <w:sz w:val="22"/>
                <w:szCs w:val="22"/>
              </w:rPr>
              <w:commentReference w:id="99"/>
            </w:r>
            <w:r w:rsidRPr="00B628D4">
              <w:rPr>
                <w:rFonts w:asciiTheme="minorHAnsi" w:hAnsiTheme="minorHAnsi" w:cstheme="minorHAnsi"/>
                <w:b/>
                <w:sz w:val="22"/>
                <w:szCs w:val="22"/>
              </w:rPr>
              <w:t xml:space="preserve"> </w:t>
            </w:r>
            <w:commentRangeStart w:id="100"/>
            <w:commentRangeStart w:id="101"/>
            <w:commentRangeStart w:id="102"/>
            <w:r w:rsidRPr="00B628D4">
              <w:rPr>
                <w:rFonts w:asciiTheme="minorHAnsi" w:hAnsiTheme="minorHAnsi" w:cstheme="minorHAnsi"/>
                <w:b/>
                <w:sz w:val="22"/>
                <w:szCs w:val="22"/>
              </w:rPr>
              <w:t>proposal</w:t>
            </w:r>
            <w:commentRangeEnd w:id="100"/>
            <w:r w:rsidRPr="00B628D4">
              <w:rPr>
                <w:rStyle w:val="CommentReference"/>
                <w:rFonts w:asciiTheme="minorHAnsi" w:hAnsiTheme="minorHAnsi" w:cstheme="minorHAnsi"/>
                <w:sz w:val="22"/>
                <w:szCs w:val="22"/>
              </w:rPr>
              <w:commentReference w:id="100"/>
            </w:r>
            <w:commentRangeEnd w:id="101"/>
            <w:r>
              <w:rPr>
                <w:rStyle w:val="CommentReference"/>
              </w:rPr>
              <w:commentReference w:id="101"/>
            </w:r>
            <w:commentRangeEnd w:id="102"/>
            <w:r>
              <w:rPr>
                <w:rStyle w:val="CommentReference"/>
              </w:rPr>
              <w:commentReference w:id="102"/>
            </w:r>
            <w:r w:rsidRPr="00B628D4">
              <w:rPr>
                <w:rFonts w:asciiTheme="minorHAnsi" w:hAnsiTheme="minorHAnsi" w:cstheme="minorHAnsi"/>
                <w:b/>
                <w:sz w:val="22"/>
                <w:szCs w:val="22"/>
              </w:rPr>
              <w:t xml:space="preserve">? </w:t>
            </w:r>
          </w:p>
          <w:p w14:paraId="6E873480" w14:textId="77777777" w:rsidR="0097487C" w:rsidRPr="003F193C" w:rsidRDefault="0097487C" w:rsidP="0097487C">
            <w:pPr>
              <w:pStyle w:val="BodyText"/>
              <w:spacing w:before="8"/>
              <w:rPr>
                <w:rStyle w:val="CommentReference"/>
                <w:rFonts w:asciiTheme="minorHAnsi" w:hAnsiTheme="minorHAnsi" w:cstheme="minorHAnsi"/>
                <w:sz w:val="22"/>
                <w:szCs w:val="22"/>
              </w:rPr>
            </w:pPr>
            <w:r w:rsidRPr="003F193C">
              <w:rPr>
                <w:rFonts w:asciiTheme="minorHAnsi" w:hAnsiTheme="minorHAnsi" w:cstheme="minorHAnsi"/>
                <w:bCs/>
                <w:sz w:val="22"/>
                <w:szCs w:val="22"/>
              </w:rPr>
              <w:t>T</w:t>
            </w:r>
            <w:commentRangeStart w:id="103"/>
            <w:r w:rsidRPr="003F193C">
              <w:rPr>
                <w:rFonts w:asciiTheme="minorHAnsi" w:hAnsiTheme="minorHAnsi" w:cstheme="minorHAnsi"/>
                <w:bCs/>
                <w:sz w:val="22"/>
                <w:szCs w:val="22"/>
              </w:rPr>
              <w:t>here is limited literature on the HLN skills of care</w:t>
            </w:r>
            <w:r>
              <w:rPr>
                <w:rFonts w:asciiTheme="minorHAnsi" w:hAnsiTheme="minorHAnsi" w:cstheme="minorHAnsi"/>
                <w:bCs/>
                <w:sz w:val="22"/>
                <w:szCs w:val="22"/>
              </w:rPr>
              <w:t xml:space="preserve"> workers </w:t>
            </w:r>
            <w:r w:rsidRPr="003F193C">
              <w:rPr>
                <w:rFonts w:asciiTheme="minorHAnsi" w:hAnsiTheme="minorHAnsi" w:cstheme="minorHAnsi"/>
                <w:bCs/>
                <w:sz w:val="22"/>
                <w:szCs w:val="22"/>
              </w:rPr>
              <w:t xml:space="preserve">and how that relates to the demands of their role. </w:t>
            </w:r>
            <w:commentRangeEnd w:id="103"/>
            <w:r w:rsidRPr="003F193C">
              <w:rPr>
                <w:rStyle w:val="CommentReference"/>
                <w:rFonts w:asciiTheme="minorHAnsi" w:hAnsiTheme="minorHAnsi" w:cstheme="minorHAnsi"/>
                <w:sz w:val="22"/>
                <w:szCs w:val="22"/>
              </w:rPr>
              <w:commentReference w:id="103"/>
            </w:r>
            <w:r w:rsidRPr="003F193C">
              <w:rPr>
                <w:rFonts w:asciiTheme="minorHAnsi" w:hAnsiTheme="minorHAnsi" w:cstheme="minorHAnsi"/>
                <w:bCs/>
                <w:sz w:val="22"/>
                <w:szCs w:val="22"/>
                <w:lang w:val="en-GB"/>
              </w:rPr>
              <w:t xml:space="preserve">Evidence internationally is sparse but demonstrate that over a third of </w:t>
            </w:r>
            <w:commentRangeStart w:id="104"/>
            <w:r w:rsidRPr="003F193C">
              <w:rPr>
                <w:rFonts w:asciiTheme="minorHAnsi" w:hAnsiTheme="minorHAnsi" w:cstheme="minorHAnsi"/>
                <w:bCs/>
                <w:sz w:val="22"/>
                <w:szCs w:val="22"/>
                <w:lang w:val="en-GB"/>
              </w:rPr>
              <w:t xml:space="preserve">care workers </w:t>
            </w:r>
            <w:commentRangeEnd w:id="104"/>
            <w:r w:rsidR="00DA47E3">
              <w:rPr>
                <w:rStyle w:val="CommentReference"/>
              </w:rPr>
              <w:commentReference w:id="104"/>
            </w:r>
            <w:r w:rsidRPr="003F193C">
              <w:rPr>
                <w:rFonts w:asciiTheme="minorHAnsi" w:hAnsiTheme="minorHAnsi" w:cstheme="minorHAnsi"/>
                <w:bCs/>
                <w:sz w:val="22"/>
                <w:szCs w:val="22"/>
                <w:lang w:val="en-GB"/>
              </w:rPr>
              <w:t xml:space="preserve">may have </w:t>
            </w:r>
            <w:commentRangeStart w:id="105"/>
            <w:r w:rsidRPr="003F193C">
              <w:rPr>
                <w:rFonts w:asciiTheme="minorHAnsi" w:hAnsiTheme="minorHAnsi" w:cstheme="minorHAnsi"/>
                <w:bCs/>
                <w:sz w:val="22"/>
                <w:szCs w:val="22"/>
                <w:lang w:val="en-GB"/>
              </w:rPr>
              <w:t xml:space="preserve">inadequate health </w:t>
            </w:r>
            <w:commentRangeEnd w:id="105"/>
            <w:r w:rsidR="00DA47E3">
              <w:rPr>
                <w:rStyle w:val="CommentReference"/>
              </w:rPr>
              <w:commentReference w:id="105"/>
            </w:r>
            <w:r w:rsidRPr="003F193C">
              <w:rPr>
                <w:rFonts w:asciiTheme="minorHAnsi" w:hAnsiTheme="minorHAnsi" w:cstheme="minorHAnsi"/>
                <w:bCs/>
                <w:sz w:val="22"/>
                <w:szCs w:val="22"/>
                <w:lang w:val="en-GB"/>
              </w:rPr>
              <w:t xml:space="preserve">literacy. </w:t>
            </w:r>
            <w:sdt>
              <w:sdtPr>
                <w:rPr>
                  <w:rFonts w:asciiTheme="minorHAnsi" w:hAnsiTheme="minorHAnsi" w:cstheme="minorHAnsi"/>
                  <w:bCs/>
                  <w:color w:val="000000"/>
                  <w:sz w:val="22"/>
                  <w:szCs w:val="22"/>
                  <w:lang w:val="en-GB"/>
                </w:rPr>
                <w:tag w:val="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"/>
                <w:id w:val="927548583"/>
                <w:placeholder>
                  <w:docPart w:val="977C6FDED1E74F7CB09C334BE05FACA2"/>
                </w:placeholder>
              </w:sdtPr>
              <w:sdtEndPr>
                <w:rPr>
                  <w:bCs w:val="0"/>
                  <w:lang w:val="en-US"/>
                </w:rPr>
              </w:sdtEndPr>
              <w:sdtContent>
                <w:r w:rsidRPr="00BE3A96">
                  <w:rPr>
                    <w:rFonts w:asciiTheme="minorHAnsi" w:hAnsiTheme="minorHAnsi" w:cstheme="minorHAnsi"/>
                    <w:color w:val="000000"/>
                    <w:sz w:val="22"/>
                    <w:szCs w:val="22"/>
                    <w:lang w:val="en-GB"/>
                  </w:rPr>
                  <w:t>(8–10)</w:t>
                </w:r>
              </w:sdtContent>
            </w:sdt>
            <w:r w:rsidRPr="003F193C">
              <w:rPr>
                <w:rFonts w:asciiTheme="minorHAnsi" w:hAnsiTheme="minorHAnsi" w:cstheme="minorHAnsi"/>
                <w:bCs/>
                <w:sz w:val="22"/>
                <w:szCs w:val="22"/>
                <w:lang w:val="en-GB"/>
              </w:rPr>
              <w:t xml:space="preserve"> </w:t>
            </w:r>
            <w:r w:rsidRPr="003F193C">
              <w:rPr>
                <w:rStyle w:val="CommentReference"/>
                <w:rFonts w:asciiTheme="minorHAnsi" w:hAnsiTheme="minorHAnsi" w:cstheme="minorHAnsi"/>
                <w:sz w:val="22"/>
                <w:szCs w:val="22"/>
              </w:rPr>
              <w:t xml:space="preserve">The evidence demonstrates that in the general population HLN skills are low and a falling number of care workers have specialist qualifications in their field. </w:t>
            </w:r>
            <w:r w:rsidRPr="003F193C">
              <w:rPr>
                <w:rFonts w:asciiTheme="minorHAnsi" w:hAnsiTheme="minorHAnsi" w:cstheme="minorHAnsi"/>
                <w:bCs/>
                <w:sz w:val="22"/>
                <w:szCs w:val="22"/>
                <w:lang w:val="en-GB"/>
              </w:rPr>
              <w:t xml:space="preserve">In </w:t>
            </w:r>
            <w:r>
              <w:rPr>
                <w:rFonts w:asciiTheme="minorHAnsi" w:hAnsiTheme="minorHAnsi" w:cstheme="minorHAnsi"/>
                <w:bCs/>
                <w:sz w:val="22"/>
                <w:szCs w:val="22"/>
                <w:lang w:val="en-GB"/>
              </w:rPr>
              <w:t xml:space="preserve">the </w:t>
            </w:r>
            <w:r w:rsidRPr="003F193C">
              <w:rPr>
                <w:rFonts w:asciiTheme="minorHAnsi" w:hAnsiTheme="minorHAnsi" w:cstheme="minorHAnsi"/>
                <w:bCs/>
                <w:sz w:val="22"/>
                <w:szCs w:val="22"/>
                <w:lang w:val="en-GB"/>
              </w:rPr>
              <w:t>UK</w:t>
            </w:r>
            <w:r>
              <w:rPr>
                <w:rFonts w:asciiTheme="minorHAnsi" w:hAnsiTheme="minorHAnsi" w:cstheme="minorHAnsi"/>
                <w:bCs/>
                <w:sz w:val="22"/>
                <w:szCs w:val="22"/>
                <w:lang w:val="en-GB"/>
              </w:rPr>
              <w:t xml:space="preserve">, </w:t>
            </w:r>
            <w:r w:rsidRPr="003F193C">
              <w:rPr>
                <w:rFonts w:asciiTheme="minorHAnsi" w:hAnsiTheme="minorHAnsi" w:cstheme="minorHAnsi"/>
                <w:bCs/>
                <w:sz w:val="22"/>
                <w:szCs w:val="22"/>
                <w:lang w:val="en-GB"/>
              </w:rPr>
              <w:t xml:space="preserve">71.4% the working age </w:t>
            </w:r>
            <w:r>
              <w:rPr>
                <w:rFonts w:asciiTheme="minorHAnsi" w:hAnsiTheme="minorHAnsi" w:cstheme="minorHAnsi"/>
                <w:bCs/>
                <w:sz w:val="22"/>
                <w:szCs w:val="22"/>
                <w:lang w:val="en-GB"/>
              </w:rPr>
              <w:t>population</w:t>
            </w:r>
            <w:r w:rsidRPr="003F193C">
              <w:rPr>
                <w:rFonts w:asciiTheme="minorHAnsi" w:hAnsiTheme="minorHAnsi" w:cstheme="minorHAnsi"/>
                <w:bCs/>
                <w:sz w:val="22"/>
                <w:szCs w:val="22"/>
                <w:lang w:val="en-GB"/>
              </w:rPr>
              <w:t xml:space="preserve"> has a level 2 qualification or greater (equivalent to GCSE or higher) but</w:t>
            </w:r>
            <w:r w:rsidRPr="003F193C">
              <w:rPr>
                <w:rFonts w:asciiTheme="minorHAnsi" w:hAnsiTheme="minorHAnsi" w:cstheme="minorHAnsi"/>
                <w:bCs/>
                <w:sz w:val="22"/>
                <w:szCs w:val="22"/>
              </w:rPr>
              <w:t xml:space="preserve"> only 57% have the health literacy skills to understand and use of everyday health information falling to 39% for health numeracy skills.</w:t>
            </w:r>
            <w:sdt>
              <w:sdtPr>
                <w:rPr>
                  <w:rFonts w:asciiTheme="minorHAnsi" w:hAnsiTheme="minorHAnsi" w:cstheme="minorHAnsi"/>
                  <w:bCs/>
                  <w:color w:val="000000"/>
                  <w:sz w:val="22"/>
                  <w:szCs w:val="22"/>
                </w:rPr>
                <w:tag w:val="MENDELEY_CITATION_v3_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"/>
                <w:id w:val="-670722357"/>
                <w:placeholder>
                  <w:docPart w:val="8066382CFAB44CDAB3ED40594411CF80"/>
                </w:placeholder>
              </w:sdtPr>
              <w:sdtEndPr>
                <w:rPr>
                  <w:bCs w:val="0"/>
                </w:rPr>
              </w:sdtEndPr>
              <w:sdtContent>
                <w:r w:rsidRPr="00BE3A96">
                  <w:rPr>
                    <w:rFonts w:asciiTheme="minorHAnsi" w:hAnsiTheme="minorHAnsi" w:cstheme="minorHAnsi"/>
                    <w:color w:val="000000"/>
                    <w:sz w:val="22"/>
                    <w:szCs w:val="22"/>
                  </w:rPr>
                  <w:t>(11)</w:t>
                </w:r>
              </w:sdtContent>
            </w:sdt>
            <w:r w:rsidRPr="003F193C">
              <w:rPr>
                <w:rFonts w:asciiTheme="minorHAnsi" w:hAnsiTheme="minorHAnsi" w:cstheme="minorHAnsi"/>
                <w:bCs/>
                <w:sz w:val="22"/>
                <w:szCs w:val="22"/>
              </w:rPr>
              <w:t xml:space="preserve">  </w:t>
            </w:r>
            <w:r w:rsidRPr="003F193C">
              <w:rPr>
                <w:rFonts w:asciiTheme="minorHAnsi" w:hAnsiTheme="minorHAnsi" w:cstheme="minorHAnsi"/>
                <w:bCs/>
                <w:sz w:val="22"/>
                <w:szCs w:val="22"/>
                <w:lang w:val="en-GB"/>
              </w:rPr>
              <w:t xml:space="preserve">Only 42% of </w:t>
            </w:r>
            <w:r w:rsidRPr="003F193C">
              <w:rPr>
                <w:rFonts w:asciiTheme="minorHAnsi" w:hAnsiTheme="minorHAnsi" w:cstheme="minorHAnsi"/>
                <w:bCs/>
                <w:sz w:val="22"/>
                <w:szCs w:val="22"/>
                <w:lang w:val="en-GB"/>
              </w:rPr>
              <w:lastRenderedPageBreak/>
              <w:t xml:space="preserve">care workers have a level 2 qualification or above in social care and this has fallen by 7% since 2017/18. </w:t>
            </w:r>
            <w:sdt>
              <w:sdtPr>
                <w:rPr>
                  <w:rFonts w:asciiTheme="minorHAnsi" w:hAnsiTheme="minorHAnsi" w:cstheme="minorHAnsi"/>
                  <w:bCs/>
                  <w:color w:val="000000"/>
                  <w:sz w:val="22"/>
                  <w:szCs w:val="22"/>
                  <w:lang w:val="en-GB"/>
                </w:rPr>
                <w:tag w:val="MENDELEY_CITATION_v3_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"/>
                <w:id w:val="-1685119215"/>
                <w:placeholder>
                  <w:docPart w:val="9875AB239204492DB6D81950D8802505"/>
                </w:placeholder>
              </w:sdtPr>
              <w:sdtEndPr>
                <w:rPr>
                  <w:bCs w:val="0"/>
                  <w:lang w:val="en-US"/>
                </w:rPr>
              </w:sdtEndPr>
              <w:sdtContent>
                <w:r w:rsidRPr="00BE3A96">
                  <w:rPr>
                    <w:rFonts w:asciiTheme="minorHAnsi" w:hAnsiTheme="minorHAnsi" w:cstheme="minorHAnsi"/>
                    <w:color w:val="000000"/>
                    <w:sz w:val="22"/>
                    <w:szCs w:val="22"/>
                  </w:rPr>
                  <w:t>(12)</w:t>
                </w:r>
              </w:sdtContent>
            </w:sdt>
            <w:r w:rsidRPr="003F193C">
              <w:rPr>
                <w:rStyle w:val="CommentReference"/>
                <w:rFonts w:asciiTheme="minorHAnsi" w:hAnsiTheme="minorHAnsi" w:cstheme="minorHAnsi"/>
                <w:sz w:val="22"/>
                <w:szCs w:val="22"/>
              </w:rPr>
              <w:t xml:space="preserve"> Therefore</w:t>
            </w:r>
            <w:r>
              <w:rPr>
                <w:rStyle w:val="CommentReference"/>
                <w:rFonts w:asciiTheme="minorHAnsi" w:hAnsiTheme="minorHAnsi" w:cstheme="minorHAnsi"/>
                <w:sz w:val="22"/>
                <w:szCs w:val="22"/>
              </w:rPr>
              <w:t>,</w:t>
            </w:r>
            <w:r w:rsidRPr="003F193C">
              <w:rPr>
                <w:rStyle w:val="CommentReference"/>
                <w:rFonts w:asciiTheme="minorHAnsi" w:hAnsiTheme="minorHAnsi" w:cstheme="minorHAnsi"/>
                <w:sz w:val="22"/>
                <w:szCs w:val="22"/>
              </w:rPr>
              <w:t xml:space="preserve"> further evidence is needed to describe the HLN skills of care workers </w:t>
            </w:r>
            <w:proofErr w:type="gramStart"/>
            <w:r w:rsidRPr="003F193C">
              <w:rPr>
                <w:rStyle w:val="CommentReference"/>
                <w:rFonts w:asciiTheme="minorHAnsi" w:hAnsiTheme="minorHAnsi" w:cstheme="minorHAnsi"/>
                <w:sz w:val="22"/>
                <w:szCs w:val="22"/>
              </w:rPr>
              <w:t>in order to</w:t>
            </w:r>
            <w:proofErr w:type="gramEnd"/>
            <w:r w:rsidRPr="003F193C">
              <w:rPr>
                <w:rStyle w:val="CommentReference"/>
                <w:rFonts w:asciiTheme="minorHAnsi" w:hAnsiTheme="minorHAnsi" w:cstheme="minorHAnsi"/>
                <w:sz w:val="22"/>
                <w:szCs w:val="22"/>
              </w:rPr>
              <w:t xml:space="preserve"> understand how to best write MDS that meets their needs. In this study this will be achieved through work </w:t>
            </w:r>
            <w:proofErr w:type="spellStart"/>
            <w:r w:rsidRPr="003F193C">
              <w:rPr>
                <w:rStyle w:val="CommentReference"/>
                <w:rFonts w:asciiTheme="minorHAnsi" w:hAnsiTheme="minorHAnsi" w:cstheme="minorHAnsi"/>
                <w:sz w:val="22"/>
                <w:szCs w:val="22"/>
              </w:rPr>
              <w:t>programme</w:t>
            </w:r>
            <w:proofErr w:type="spellEnd"/>
            <w:r w:rsidRPr="003F193C">
              <w:rPr>
                <w:rStyle w:val="CommentReference"/>
                <w:rFonts w:asciiTheme="minorHAnsi" w:hAnsiTheme="minorHAnsi" w:cstheme="minorHAnsi"/>
                <w:sz w:val="22"/>
                <w:szCs w:val="22"/>
              </w:rPr>
              <w:t xml:space="preserve"> (WP) 1 </w:t>
            </w:r>
            <w:r>
              <w:rPr>
                <w:rStyle w:val="CommentReference"/>
                <w:rFonts w:asciiTheme="minorHAnsi" w:hAnsiTheme="minorHAnsi" w:cstheme="minorHAnsi"/>
                <w:sz w:val="22"/>
                <w:szCs w:val="22"/>
              </w:rPr>
              <w:t>through</w:t>
            </w:r>
            <w:r w:rsidRPr="003F193C">
              <w:rPr>
                <w:rStyle w:val="CommentReference"/>
                <w:rFonts w:asciiTheme="minorHAnsi" w:hAnsiTheme="minorHAnsi" w:cstheme="minorHAnsi"/>
                <w:sz w:val="22"/>
                <w:szCs w:val="22"/>
              </w:rPr>
              <w:t xml:space="preserve"> a systematic review looking at existing evidence of the HLN level of paid carers in social care settings internationally and a national cross-sectional survey of</w:t>
            </w:r>
            <w:r>
              <w:rPr>
                <w:rStyle w:val="CommentReference"/>
                <w:rFonts w:asciiTheme="minorHAnsi" w:hAnsiTheme="minorHAnsi" w:cstheme="minorHAnsi"/>
                <w:sz w:val="22"/>
                <w:szCs w:val="22"/>
              </w:rPr>
              <w:t xml:space="preserve"> care workers</w:t>
            </w:r>
            <w:r w:rsidRPr="003F193C">
              <w:rPr>
                <w:rStyle w:val="CommentReference"/>
                <w:rFonts w:asciiTheme="minorHAnsi" w:hAnsiTheme="minorHAnsi" w:cstheme="minorHAnsi"/>
                <w:sz w:val="22"/>
                <w:szCs w:val="22"/>
              </w:rPr>
              <w:t xml:space="preserve"> HLN skills in England.  </w:t>
            </w:r>
          </w:p>
          <w:p w14:paraId="53F61759" w14:textId="77777777" w:rsidR="0097487C" w:rsidRDefault="0097487C" w:rsidP="0097487C">
            <w:pPr>
              <w:pStyle w:val="BodyText"/>
              <w:spacing w:before="8"/>
              <w:rPr>
                <w:rStyle w:val="CommentReference"/>
                <w:sz w:val="22"/>
                <w:szCs w:val="22"/>
              </w:rPr>
            </w:pPr>
          </w:p>
          <w:p w14:paraId="22EA8D1F" w14:textId="77777777" w:rsidR="0097487C" w:rsidRPr="009D648F" w:rsidRDefault="0097487C" w:rsidP="0097487C">
            <w:pPr>
              <w:pStyle w:val="BodyText"/>
              <w:spacing w:before="8"/>
              <w:rPr>
                <w:rFonts w:ascii="Calibri" w:hAnsi="Calibri" w:cs="Calibri"/>
                <w:sz w:val="22"/>
                <w:szCs w:val="22"/>
              </w:rPr>
            </w:pPr>
            <w:proofErr w:type="gramStart"/>
            <w:r w:rsidRPr="009D648F">
              <w:rPr>
                <w:rFonts w:ascii="Calibri" w:hAnsi="Calibri" w:cs="Calibri"/>
                <w:bCs/>
                <w:sz w:val="22"/>
                <w:szCs w:val="22"/>
                <w:lang w:val="en-GB"/>
              </w:rPr>
              <w:t>In order to</w:t>
            </w:r>
            <w:proofErr w:type="gramEnd"/>
            <w:r w:rsidRPr="009D648F">
              <w:rPr>
                <w:rFonts w:ascii="Calibri" w:hAnsi="Calibri" w:cs="Calibri"/>
                <w:bCs/>
                <w:sz w:val="22"/>
                <w:szCs w:val="22"/>
                <w:lang w:val="en-GB"/>
              </w:rPr>
              <w:t xml:space="preserve"> support the transition of care between hospital and care homes MDS must be understandable and readable and contain the right information for the reader.</w:t>
            </w:r>
            <w:r w:rsidRPr="009D648F">
              <w:rPr>
                <w:rStyle w:val="CommentReference"/>
                <w:rFonts w:ascii="Calibri" w:hAnsi="Calibri" w:cs="Calibri"/>
                <w:sz w:val="22"/>
                <w:szCs w:val="22"/>
              </w:rPr>
              <w:t xml:space="preserve"> </w:t>
            </w:r>
            <w:proofErr w:type="gramStart"/>
            <w:r w:rsidRPr="009D648F">
              <w:rPr>
                <w:rFonts w:ascii="Calibri" w:hAnsi="Calibri" w:cs="Calibri"/>
                <w:bCs/>
                <w:sz w:val="22"/>
                <w:szCs w:val="22"/>
                <w:lang w:val="en-GB"/>
              </w:rPr>
              <w:t>A number of</w:t>
            </w:r>
            <w:proofErr w:type="gramEnd"/>
            <w:r w:rsidRPr="009D648F">
              <w:rPr>
                <w:rFonts w:ascii="Calibri" w:hAnsi="Calibri" w:cs="Calibri"/>
                <w:bCs/>
                <w:sz w:val="22"/>
                <w:szCs w:val="22"/>
                <w:lang w:val="en-GB"/>
              </w:rPr>
              <w:t xml:space="preserve"> research studies have highlighted the risks of miscommunication at the interface between hospitals and social care, with too little information or missing information in </w:t>
            </w:r>
            <w:r>
              <w:rPr>
                <w:rFonts w:ascii="Calibri" w:hAnsi="Calibri" w:cs="Calibri"/>
                <w:bCs/>
                <w:sz w:val="22"/>
                <w:szCs w:val="22"/>
                <w:lang w:val="en-GB"/>
              </w:rPr>
              <w:t>MDS</w:t>
            </w:r>
            <w:r w:rsidRPr="009D648F">
              <w:rPr>
                <w:rFonts w:ascii="Calibri" w:hAnsi="Calibri" w:cs="Calibri"/>
                <w:bCs/>
                <w:sz w:val="22"/>
                <w:szCs w:val="22"/>
                <w:lang w:val="en-GB"/>
              </w:rPr>
              <w:t xml:space="preserve">. </w:t>
            </w:r>
            <w:sdt>
              <w:sdtPr>
                <w:rPr>
                  <w:rFonts w:ascii="Calibri" w:hAnsi="Calibri" w:cs="Calibri"/>
                  <w:bCs/>
                  <w:color w:val="000000"/>
                  <w:sz w:val="22"/>
                  <w:szCs w:val="22"/>
                  <w:lang w:val="en-GB"/>
                </w:rPr>
                <w:tag w:val="MENDELEY_CITATION_v3_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"/>
                <w:id w:val="-2006585914"/>
                <w:placeholder>
                  <w:docPart w:val="C48A0FFBCEF8497DA766F1029D8DCD89"/>
                </w:placeholder>
              </w:sdtPr>
              <w:sdtContent>
                <w:r w:rsidRPr="009D648F">
                  <w:rPr>
                    <w:rFonts w:ascii="Calibri" w:hAnsi="Calibri" w:cs="Calibri"/>
                    <w:bCs/>
                    <w:color w:val="000000"/>
                    <w:sz w:val="22"/>
                    <w:szCs w:val="22"/>
                    <w:lang w:val="en-GB"/>
                  </w:rPr>
                  <w:t>(13)</w:t>
                </w:r>
              </w:sdtContent>
            </w:sdt>
            <w:r w:rsidRPr="009D648F">
              <w:rPr>
                <w:rFonts w:ascii="Calibri" w:hAnsi="Calibri" w:cs="Calibri"/>
                <w:bCs/>
                <w:sz w:val="22"/>
                <w:szCs w:val="22"/>
                <w:lang w:val="en-GB"/>
              </w:rPr>
              <w:t xml:space="preserve">  </w:t>
            </w:r>
            <w:r w:rsidRPr="009D648F">
              <w:rPr>
                <w:rFonts w:ascii="Calibri" w:hAnsi="Calibri" w:cs="Calibri"/>
                <w:bCs/>
                <w:sz w:val="22"/>
                <w:szCs w:val="22"/>
              </w:rPr>
              <w:t xml:space="preserve">MDS have scored poorly on tests that measure how difficult text is to read and understand with scores ranging from 7.6-17, consistently exceeding the recommended score of less than 6, </w:t>
            </w:r>
            <w:proofErr w:type="spellStart"/>
            <w:r w:rsidRPr="009D648F">
              <w:rPr>
                <w:rFonts w:ascii="Calibri" w:hAnsi="Calibri" w:cs="Calibri"/>
                <w:bCs/>
                <w:sz w:val="22"/>
                <w:szCs w:val="22"/>
              </w:rPr>
              <w:t>categorising</w:t>
            </w:r>
            <w:proofErr w:type="spellEnd"/>
            <w:r w:rsidRPr="009D648F">
              <w:rPr>
                <w:rFonts w:ascii="Calibri" w:hAnsi="Calibri" w:cs="Calibri"/>
                <w:bCs/>
                <w:sz w:val="22"/>
                <w:szCs w:val="22"/>
              </w:rPr>
              <w:t xml:space="preserve"> many MDS as difficult to read. </w:t>
            </w:r>
            <w:sdt>
              <w:sdtPr>
                <w:rPr>
                  <w:rFonts w:ascii="Calibri" w:hAnsi="Calibri" w:cs="Calibri"/>
                  <w:bCs/>
                  <w:color w:val="000000"/>
                  <w:sz w:val="22"/>
                  <w:szCs w:val="22"/>
                </w:rPr>
                <w:tag w:val="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"/>
                <w:id w:val="1399403213"/>
                <w:placeholder>
                  <w:docPart w:val="1B7BACA12633402083579EAC7DEB2F6D"/>
                </w:placeholder>
              </w:sdtPr>
              <w:sdtEndPr>
                <w:rPr>
                  <w:bCs w:val="0"/>
                  <w:lang w:val="en-GB"/>
                </w:rPr>
              </w:sdtEndPr>
              <w:sdtContent>
                <w:r w:rsidRPr="009D648F">
                  <w:rPr>
                    <w:rFonts w:ascii="Calibri" w:eastAsia="Times New Roman" w:hAnsi="Calibri" w:cs="Calibri"/>
                    <w:color w:val="000000"/>
                    <w:sz w:val="22"/>
                    <w:szCs w:val="22"/>
                  </w:rPr>
                  <w:t>(14–17)</w:t>
                </w:r>
              </w:sdtContent>
            </w:sdt>
            <w:r w:rsidRPr="009D648F">
              <w:rPr>
                <w:rFonts w:ascii="Calibri" w:hAnsi="Calibri" w:cs="Calibri"/>
                <w:bCs/>
                <w:sz w:val="22"/>
                <w:szCs w:val="22"/>
                <w:lang w:val="en-GB"/>
              </w:rPr>
              <w:t xml:space="preserve"> </w:t>
            </w:r>
            <w:r>
              <w:rPr>
                <w:rFonts w:ascii="Calibri" w:hAnsi="Calibri" w:cs="Calibri"/>
                <w:bCs/>
                <w:sz w:val="22"/>
                <w:szCs w:val="22"/>
                <w:lang w:val="en-GB"/>
              </w:rPr>
              <w:t xml:space="preserve">In my time at Nightingale Hammerson care home, </w:t>
            </w:r>
            <w:r w:rsidRPr="009D648F">
              <w:rPr>
                <w:rFonts w:ascii="Calibri" w:hAnsi="Calibri" w:cs="Calibri"/>
                <w:bCs/>
                <w:sz w:val="22"/>
                <w:szCs w:val="22"/>
                <w:lang w:val="en-GB"/>
              </w:rPr>
              <w:t>care workers echoed this to me “</w:t>
            </w:r>
            <w:r w:rsidRPr="009D648F">
              <w:rPr>
                <w:rFonts w:ascii="Calibri" w:hAnsi="Calibri" w:cs="Calibri"/>
                <w:b/>
                <w:sz w:val="22"/>
                <w:szCs w:val="22"/>
              </w:rPr>
              <w:t xml:space="preserve">The discharge summary is not so clear… there is a lot of medical terminology… “, </w:t>
            </w:r>
            <w:r w:rsidRPr="009D648F">
              <w:rPr>
                <w:rFonts w:ascii="Calibri" w:hAnsi="Calibri" w:cs="Calibri"/>
                <w:b/>
                <w:i/>
                <w:iCs/>
                <w:sz w:val="22"/>
                <w:szCs w:val="22"/>
                <w:lang w:val="en-GB"/>
              </w:rPr>
              <w:t>“</w:t>
            </w:r>
            <w:r w:rsidRPr="009D648F">
              <w:rPr>
                <w:rFonts w:ascii="Calibri" w:hAnsi="Calibri" w:cs="Calibri"/>
                <w:b/>
                <w:i/>
                <w:iCs/>
                <w:sz w:val="22"/>
                <w:szCs w:val="22"/>
              </w:rPr>
              <w:t>A bit more user friendly… so if it’s going out of the medical environment… what is CXR… they shouldn’t use acronyms at all…”</w:t>
            </w:r>
            <w:r w:rsidRPr="009D648F">
              <w:rPr>
                <w:rFonts w:ascii="Calibri" w:hAnsi="Calibri" w:cs="Calibri"/>
                <w:b/>
                <w:sz w:val="22"/>
                <w:szCs w:val="22"/>
              </w:rPr>
              <w:t>- HCA</w:t>
            </w:r>
            <w:r w:rsidRPr="009D648F">
              <w:rPr>
                <w:rFonts w:ascii="Calibri" w:hAnsi="Calibri" w:cs="Calibri"/>
                <w:bCs/>
                <w:sz w:val="22"/>
                <w:szCs w:val="22"/>
              </w:rPr>
              <w:t xml:space="preserve"> Evidence and testimonial demonstrate that further work is needed to understand and describe how discharge summaries can meet the health literacy and information needs of </w:t>
            </w:r>
            <w:r>
              <w:rPr>
                <w:rFonts w:ascii="Calibri" w:hAnsi="Calibri" w:cs="Calibri"/>
                <w:bCs/>
                <w:sz w:val="22"/>
                <w:szCs w:val="22"/>
              </w:rPr>
              <w:t>care workers</w:t>
            </w:r>
            <w:r w:rsidRPr="009D648F">
              <w:rPr>
                <w:rFonts w:ascii="Calibri" w:hAnsi="Calibri" w:cs="Calibri"/>
                <w:bCs/>
                <w:sz w:val="22"/>
                <w:szCs w:val="22"/>
              </w:rPr>
              <w:t xml:space="preserve">. This study through WP2 will </w:t>
            </w:r>
            <w:proofErr w:type="spellStart"/>
            <w:r w:rsidRPr="009D648F">
              <w:rPr>
                <w:rFonts w:ascii="Calibri" w:hAnsi="Calibri" w:cs="Calibri"/>
                <w:bCs/>
                <w:sz w:val="22"/>
                <w:szCs w:val="22"/>
              </w:rPr>
              <w:t>analyse</w:t>
            </w:r>
            <w:proofErr w:type="spellEnd"/>
            <w:r w:rsidRPr="009D648F">
              <w:rPr>
                <w:rFonts w:ascii="Calibri" w:hAnsi="Calibri" w:cs="Calibri"/>
                <w:bCs/>
                <w:sz w:val="22"/>
                <w:szCs w:val="22"/>
              </w:rPr>
              <w:t xml:space="preserve"> MDS across </w:t>
            </w:r>
            <w:commentRangeStart w:id="106"/>
            <w:r w:rsidRPr="009D648F">
              <w:rPr>
                <w:rFonts w:ascii="Calibri" w:hAnsi="Calibri" w:cs="Calibri"/>
                <w:bCs/>
                <w:sz w:val="22"/>
                <w:szCs w:val="22"/>
              </w:rPr>
              <w:t xml:space="preserve">3 trusts </w:t>
            </w:r>
            <w:commentRangeEnd w:id="106"/>
            <w:r w:rsidR="007A79EB">
              <w:rPr>
                <w:rStyle w:val="CommentReference"/>
              </w:rPr>
              <w:commentReference w:id="106"/>
            </w:r>
            <w:r w:rsidRPr="009D648F">
              <w:rPr>
                <w:rFonts w:ascii="Calibri" w:hAnsi="Calibri" w:cs="Calibri"/>
                <w:bCs/>
                <w:sz w:val="22"/>
                <w:szCs w:val="22"/>
              </w:rPr>
              <w:t xml:space="preserve">to gather UK-based data on the readability of MDS and conduct interviews with medical teams and </w:t>
            </w:r>
            <w:r>
              <w:rPr>
                <w:rFonts w:ascii="Calibri" w:hAnsi="Calibri" w:cs="Calibri"/>
                <w:bCs/>
                <w:sz w:val="22"/>
                <w:szCs w:val="22"/>
              </w:rPr>
              <w:t>care professionals</w:t>
            </w:r>
            <w:r w:rsidRPr="009D648F">
              <w:rPr>
                <w:rFonts w:ascii="Calibri" w:hAnsi="Calibri" w:cs="Calibri"/>
                <w:bCs/>
                <w:sz w:val="22"/>
                <w:szCs w:val="22"/>
              </w:rPr>
              <w:t xml:space="preserve"> to describe the content that needs to be included in MDS to meet the needs of adult social care. </w:t>
            </w:r>
          </w:p>
          <w:p w14:paraId="1B34A54C" w14:textId="77777777" w:rsidR="0097487C" w:rsidRDefault="0097487C" w:rsidP="0097487C">
            <w:pPr>
              <w:pStyle w:val="BodyText"/>
              <w:spacing w:before="8"/>
              <w:rPr>
                <w:rFonts w:asciiTheme="minorHAnsi" w:hAnsiTheme="minorHAnsi" w:cstheme="minorHAnsi"/>
                <w:bCs/>
                <w:sz w:val="22"/>
                <w:szCs w:val="22"/>
              </w:rPr>
            </w:pPr>
          </w:p>
          <w:p w14:paraId="4DB60F94" w14:textId="77777777" w:rsidR="0097487C" w:rsidRDefault="0097487C" w:rsidP="0097487C">
            <w:pPr>
              <w:pStyle w:val="BodyText"/>
              <w:spacing w:before="8"/>
              <w:rPr>
                <w:rFonts w:asciiTheme="minorHAnsi" w:hAnsiTheme="minorHAnsi" w:cstheme="minorHAnsi"/>
                <w:bCs/>
                <w:color w:val="000000"/>
                <w:sz w:val="22"/>
                <w:szCs w:val="22"/>
                <w:lang w:val="en-GB"/>
              </w:rPr>
            </w:pPr>
            <w:r>
              <w:rPr>
                <w:rFonts w:asciiTheme="minorHAnsi" w:hAnsiTheme="minorHAnsi" w:cstheme="minorHAnsi"/>
                <w:bCs/>
                <w:sz w:val="22"/>
                <w:szCs w:val="22"/>
              </w:rPr>
              <w:t xml:space="preserve">The majority of MDS are written by junior doctors who are </w:t>
            </w:r>
            <w:r>
              <w:rPr>
                <w:rFonts w:asciiTheme="minorHAnsi" w:hAnsiTheme="minorHAnsi" w:cstheme="minorHAnsi"/>
                <w:bCs/>
                <w:sz w:val="22"/>
                <w:szCs w:val="22"/>
                <w:lang w:val="en-GB"/>
              </w:rPr>
              <w:t xml:space="preserve">often </w:t>
            </w:r>
            <w:r w:rsidRPr="009B3D51">
              <w:rPr>
                <w:rFonts w:asciiTheme="minorHAnsi" w:hAnsiTheme="minorHAnsi" w:cstheme="minorHAnsi"/>
                <w:bCs/>
                <w:sz w:val="22"/>
                <w:szCs w:val="22"/>
                <w:lang w:val="en-GB"/>
              </w:rPr>
              <w:t xml:space="preserve">in their first two years of </w:t>
            </w:r>
            <w:proofErr w:type="gramStart"/>
            <w:r w:rsidRPr="009B3D51">
              <w:rPr>
                <w:rFonts w:asciiTheme="minorHAnsi" w:hAnsiTheme="minorHAnsi" w:cstheme="minorHAnsi"/>
                <w:bCs/>
                <w:sz w:val="22"/>
                <w:szCs w:val="22"/>
                <w:lang w:val="en-GB"/>
              </w:rPr>
              <w:t>training</w:t>
            </w:r>
            <w:proofErr w:type="gramEnd"/>
            <w:r w:rsidRPr="009B3D51">
              <w:rPr>
                <w:rFonts w:asciiTheme="minorHAnsi" w:hAnsiTheme="minorHAnsi" w:cstheme="minorHAnsi"/>
                <w:bCs/>
                <w:sz w:val="22"/>
                <w:szCs w:val="22"/>
                <w:lang w:val="en-GB"/>
              </w:rPr>
              <w:t xml:space="preserve"> </w:t>
            </w:r>
            <w:r>
              <w:rPr>
                <w:rFonts w:asciiTheme="minorHAnsi" w:hAnsiTheme="minorHAnsi" w:cstheme="minorHAnsi"/>
                <w:bCs/>
                <w:sz w:val="22"/>
                <w:szCs w:val="22"/>
              </w:rPr>
              <w:t>and it is felt that they may not have had adequate training on writing them.</w:t>
            </w:r>
            <w:sdt>
              <w:sdtPr>
                <w:rPr>
                  <w:rFonts w:asciiTheme="minorHAnsi" w:hAnsiTheme="minorHAnsi" w:cstheme="minorHAnsi"/>
                  <w:bCs/>
                  <w:color w:val="000000"/>
                  <w:sz w:val="22"/>
                  <w:szCs w:val="22"/>
                  <w:lang w:val="en-GB"/>
                </w:rPr>
                <w:tag w:val="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"/>
                <w:id w:val="477805236"/>
                <w:placeholder>
                  <w:docPart w:val="38626D43C3FF479DAB4F533E81C7A74A"/>
                </w:placeholder>
              </w:sdtPr>
              <w:sdtContent>
                <w:r w:rsidRPr="00BE3A96">
                  <w:rPr>
                    <w:rFonts w:asciiTheme="minorHAnsi" w:hAnsiTheme="minorHAnsi" w:cstheme="minorHAnsi"/>
                    <w:bCs/>
                    <w:color w:val="000000"/>
                    <w:sz w:val="22"/>
                    <w:szCs w:val="22"/>
                    <w:lang w:val="en-GB"/>
                  </w:rPr>
                  <w:t>(18,19)</w:t>
                </w:r>
              </w:sdtContent>
            </w:sdt>
            <w:r>
              <w:rPr>
                <w:rFonts w:asciiTheme="minorHAnsi" w:hAnsiTheme="minorHAnsi" w:cstheme="minorHAnsi"/>
                <w:bCs/>
                <w:color w:val="000000"/>
                <w:sz w:val="22"/>
                <w:szCs w:val="22"/>
                <w:lang w:val="en-GB"/>
              </w:rPr>
              <w:t xml:space="preserve"> WP3 will co-produce guidance and resources for the medical team that will improve their understanding of the needs of adult social care. </w:t>
            </w:r>
          </w:p>
          <w:p w14:paraId="5C8078BB" w14:textId="77777777" w:rsidR="0097487C" w:rsidRDefault="0097487C" w:rsidP="0097487C">
            <w:pPr>
              <w:pStyle w:val="BodyText"/>
              <w:spacing w:before="8"/>
              <w:rPr>
                <w:rFonts w:asciiTheme="minorHAnsi" w:hAnsiTheme="minorHAnsi" w:cstheme="minorHAnsi"/>
                <w:bCs/>
                <w:color w:val="000000"/>
                <w:sz w:val="22"/>
                <w:szCs w:val="22"/>
                <w:lang w:val="en-GB"/>
              </w:rPr>
            </w:pPr>
          </w:p>
          <w:p w14:paraId="47A48137" w14:textId="77777777" w:rsidR="0097487C" w:rsidRDefault="0097487C" w:rsidP="0097487C">
            <w:pPr>
              <w:pStyle w:val="BodyText"/>
              <w:spacing w:before="8"/>
              <w:rPr>
                <w:rFonts w:asciiTheme="minorHAnsi" w:hAnsiTheme="minorHAnsi" w:cstheme="minorHAnsi"/>
                <w:bCs/>
                <w:color w:val="000000"/>
                <w:sz w:val="22"/>
                <w:szCs w:val="22"/>
                <w:lang w:val="en-GB"/>
              </w:rPr>
            </w:pPr>
            <w:r>
              <w:rPr>
                <w:rFonts w:asciiTheme="minorHAnsi" w:hAnsiTheme="minorHAnsi" w:cstheme="minorHAnsi"/>
                <w:bCs/>
                <w:color w:val="000000"/>
                <w:sz w:val="22"/>
                <w:szCs w:val="22"/>
                <w:lang w:val="en-GB"/>
              </w:rPr>
              <w:t xml:space="preserve">Finally, it is important to consider how findings from this research can be implemented without adding additional burden to junior doctors by leveraging </w:t>
            </w:r>
            <w:commentRangeStart w:id="107"/>
            <w:r>
              <w:rPr>
                <w:rFonts w:asciiTheme="minorHAnsi" w:hAnsiTheme="minorHAnsi" w:cstheme="minorHAnsi"/>
                <w:bCs/>
                <w:color w:val="000000"/>
                <w:sz w:val="22"/>
                <w:szCs w:val="22"/>
                <w:lang w:val="en-GB"/>
              </w:rPr>
              <w:t xml:space="preserve">artificial intelligence </w:t>
            </w:r>
            <w:commentRangeEnd w:id="107"/>
            <w:r w:rsidR="00415A10">
              <w:rPr>
                <w:rStyle w:val="CommentReference"/>
              </w:rPr>
              <w:commentReference w:id="107"/>
            </w:r>
            <w:r>
              <w:rPr>
                <w:rFonts w:asciiTheme="minorHAnsi" w:hAnsiTheme="minorHAnsi" w:cstheme="minorHAnsi"/>
                <w:bCs/>
                <w:color w:val="000000"/>
                <w:sz w:val="22"/>
                <w:szCs w:val="22"/>
                <w:lang w:val="en-GB"/>
              </w:rPr>
              <w:t xml:space="preserve">(AI). </w:t>
            </w:r>
            <w:r w:rsidRPr="009B3D51">
              <w:rPr>
                <w:rFonts w:asciiTheme="minorHAnsi" w:hAnsiTheme="minorHAnsi" w:cstheme="minorHAnsi"/>
                <w:bCs/>
                <w:sz w:val="22"/>
                <w:szCs w:val="22"/>
                <w:lang w:val="en-GB"/>
              </w:rPr>
              <w:t xml:space="preserve">Previous studies have tried to write more accessible discharge summaries by training AI using hundreds of </w:t>
            </w:r>
            <w:proofErr w:type="gramStart"/>
            <w:r w:rsidRPr="009B3D51">
              <w:rPr>
                <w:rFonts w:asciiTheme="minorHAnsi" w:hAnsiTheme="minorHAnsi" w:cstheme="minorHAnsi"/>
                <w:bCs/>
                <w:sz w:val="22"/>
                <w:szCs w:val="22"/>
                <w:lang w:val="en-GB"/>
              </w:rPr>
              <w:t>example</w:t>
            </w:r>
            <w:proofErr w:type="gramEnd"/>
            <w:r w:rsidRPr="009B3D51">
              <w:rPr>
                <w:rFonts w:asciiTheme="minorHAnsi" w:hAnsiTheme="minorHAnsi" w:cstheme="minorHAnsi"/>
                <w:bCs/>
                <w:sz w:val="22"/>
                <w:szCs w:val="22"/>
                <w:lang w:val="en-GB"/>
              </w:rPr>
              <w:t xml:space="preserve"> </w:t>
            </w:r>
            <w:r>
              <w:rPr>
                <w:rFonts w:asciiTheme="minorHAnsi" w:hAnsiTheme="minorHAnsi" w:cstheme="minorHAnsi"/>
                <w:bCs/>
                <w:sz w:val="22"/>
                <w:szCs w:val="22"/>
                <w:lang w:val="en-GB"/>
              </w:rPr>
              <w:t>MDS</w:t>
            </w:r>
            <w:r w:rsidRPr="009B3D51">
              <w:rPr>
                <w:rFonts w:asciiTheme="minorHAnsi" w:hAnsiTheme="minorHAnsi" w:cstheme="minorHAnsi"/>
                <w:bCs/>
                <w:sz w:val="22"/>
                <w:szCs w:val="22"/>
                <w:lang w:val="en-GB"/>
              </w:rPr>
              <w:t xml:space="preserve">; this is time consuming and not reliable. (Tuan et al., 2023) </w:t>
            </w:r>
            <w:r>
              <w:rPr>
                <w:rFonts w:asciiTheme="minorHAnsi" w:hAnsiTheme="minorHAnsi" w:cstheme="minorHAnsi"/>
                <w:bCs/>
                <w:sz w:val="22"/>
                <w:szCs w:val="22"/>
                <w:lang w:val="en-GB"/>
              </w:rPr>
              <w:t>However, existing literature has now shown the ability of AI to create lay summaries of scientific literature without this type of time-consuming training of AI. In WP4 t</w:t>
            </w:r>
            <w:r w:rsidRPr="009B3D51">
              <w:rPr>
                <w:rFonts w:asciiTheme="minorHAnsi" w:hAnsiTheme="minorHAnsi" w:cstheme="minorHAnsi"/>
                <w:bCs/>
                <w:sz w:val="22"/>
                <w:szCs w:val="22"/>
                <w:lang w:val="en-GB"/>
              </w:rPr>
              <w:t xml:space="preserve">his study will trial a scalable solution where the AI can be taught through a method called prompting and will only need to be given one example, with the aim to write a lay language summary as an adjunct to existing </w:t>
            </w:r>
            <w:r>
              <w:rPr>
                <w:rFonts w:asciiTheme="minorHAnsi" w:hAnsiTheme="minorHAnsi" w:cstheme="minorHAnsi"/>
                <w:bCs/>
                <w:sz w:val="22"/>
                <w:szCs w:val="22"/>
                <w:lang w:val="en-GB"/>
              </w:rPr>
              <w:t>MDS</w:t>
            </w:r>
            <w:r w:rsidRPr="009B3D51">
              <w:rPr>
                <w:rFonts w:asciiTheme="minorHAnsi" w:hAnsiTheme="minorHAnsi" w:cstheme="minorHAnsi"/>
                <w:bCs/>
                <w:sz w:val="22"/>
                <w:szCs w:val="22"/>
                <w:lang w:val="en-GB"/>
              </w:rPr>
              <w:t>.</w:t>
            </w:r>
            <w:r>
              <w:rPr>
                <w:rFonts w:asciiTheme="minorHAnsi" w:hAnsiTheme="minorHAnsi" w:cstheme="minorHAnsi"/>
                <w:bCs/>
                <w:color w:val="000000"/>
                <w:sz w:val="22"/>
                <w:szCs w:val="22"/>
                <w:lang w:val="en-GB"/>
              </w:rPr>
              <w:t xml:space="preserve"> </w:t>
            </w:r>
          </w:p>
          <w:p w14:paraId="0CFDE84F" w14:textId="77777777" w:rsidR="0097487C" w:rsidRDefault="0097487C" w:rsidP="0097487C"/>
          <w:p w14:paraId="03C5E390" w14:textId="77777777" w:rsidR="0097487C" w:rsidRPr="008A0275" w:rsidRDefault="0097487C" w:rsidP="0097487C">
            <w:pPr>
              <w:pStyle w:val="BodyText"/>
              <w:spacing w:before="8"/>
              <w:rPr>
                <w:rFonts w:asciiTheme="minorHAnsi" w:hAnsiTheme="minorHAnsi" w:cstheme="minorHAnsi"/>
                <w:b/>
                <w:sz w:val="22"/>
                <w:szCs w:val="22"/>
              </w:rPr>
            </w:pPr>
            <w:r w:rsidRPr="008A0275">
              <w:rPr>
                <w:rFonts w:asciiTheme="minorHAnsi" w:hAnsiTheme="minorHAnsi" w:cstheme="minorHAnsi"/>
                <w:b/>
                <w:sz w:val="22"/>
                <w:szCs w:val="22"/>
              </w:rPr>
              <w:t xml:space="preserve">1. What is the research </w:t>
            </w:r>
            <w:proofErr w:type="gramStart"/>
            <w:r w:rsidRPr="008A0275">
              <w:rPr>
                <w:rFonts w:asciiTheme="minorHAnsi" w:hAnsiTheme="minorHAnsi" w:cstheme="minorHAnsi"/>
                <w:b/>
                <w:sz w:val="22"/>
                <w:szCs w:val="22"/>
              </w:rPr>
              <w:t>question</w:t>
            </w:r>
            <w:proofErr w:type="gramEnd"/>
            <w:r w:rsidRPr="008A0275">
              <w:rPr>
                <w:rFonts w:asciiTheme="minorHAnsi" w:hAnsiTheme="minorHAnsi" w:cstheme="minorHAnsi"/>
                <w:b/>
                <w:sz w:val="22"/>
                <w:szCs w:val="22"/>
              </w:rPr>
              <w:t xml:space="preserve"> / aims and objectives? </w:t>
            </w:r>
          </w:p>
          <w:p w14:paraId="59B7BC04" w14:textId="77777777" w:rsidR="0097487C" w:rsidRPr="008A0275" w:rsidRDefault="0097487C" w:rsidP="0097487C">
            <w:pPr>
              <w:pStyle w:val="BodyText"/>
              <w:spacing w:before="8"/>
              <w:rPr>
                <w:rFonts w:asciiTheme="minorHAnsi" w:hAnsiTheme="minorHAnsi" w:cstheme="minorHAnsi"/>
                <w:bCs/>
                <w:sz w:val="22"/>
                <w:szCs w:val="22"/>
                <w:lang w:val="en-GB"/>
              </w:rPr>
            </w:pPr>
            <w:commentRangeStart w:id="108"/>
            <w:r w:rsidRPr="008A0275">
              <w:rPr>
                <w:rFonts w:asciiTheme="minorHAnsi" w:hAnsiTheme="minorHAnsi" w:cstheme="minorHAnsi"/>
                <w:b/>
                <w:sz w:val="22"/>
                <w:szCs w:val="22"/>
                <w:lang w:val="en-GB"/>
              </w:rPr>
              <w:t>Aim:</w:t>
            </w:r>
            <w:r w:rsidRPr="008A0275">
              <w:rPr>
                <w:rFonts w:asciiTheme="minorHAnsi" w:hAnsiTheme="minorHAnsi" w:cstheme="minorHAnsi"/>
                <w:bCs/>
                <w:sz w:val="22"/>
                <w:szCs w:val="22"/>
                <w:lang w:val="en-GB"/>
              </w:rPr>
              <w:t xml:space="preserve"> </w:t>
            </w:r>
            <w:r w:rsidRPr="008A0275">
              <w:rPr>
                <w:rStyle w:val="cf01"/>
                <w:rFonts w:asciiTheme="minorHAnsi" w:hAnsiTheme="minorHAnsi" w:cstheme="minorHAnsi"/>
                <w:sz w:val="22"/>
                <w:szCs w:val="22"/>
              </w:rPr>
              <w:t xml:space="preserve">To support improved care for residents discharged to care homes </w:t>
            </w:r>
            <w:r>
              <w:rPr>
                <w:rStyle w:val="cf01"/>
                <w:rFonts w:asciiTheme="minorHAnsi" w:hAnsiTheme="minorHAnsi" w:cstheme="minorHAnsi"/>
                <w:sz w:val="22"/>
                <w:szCs w:val="22"/>
              </w:rPr>
              <w:t xml:space="preserve">from </w:t>
            </w:r>
            <w:r w:rsidRPr="008A0275">
              <w:rPr>
                <w:rStyle w:val="cf01"/>
                <w:rFonts w:asciiTheme="minorHAnsi" w:hAnsiTheme="minorHAnsi" w:cstheme="minorHAnsi"/>
                <w:sz w:val="22"/>
                <w:szCs w:val="22"/>
              </w:rPr>
              <w:t xml:space="preserve">hospital by </w:t>
            </w:r>
            <w:proofErr w:type="spellStart"/>
            <w:r w:rsidRPr="008A0275">
              <w:rPr>
                <w:rStyle w:val="cf01"/>
                <w:rFonts w:asciiTheme="minorHAnsi" w:hAnsiTheme="minorHAnsi" w:cstheme="minorHAnsi"/>
                <w:sz w:val="22"/>
                <w:szCs w:val="22"/>
              </w:rPr>
              <w:t>optimising</w:t>
            </w:r>
            <w:proofErr w:type="spellEnd"/>
            <w:r w:rsidRPr="008A0275">
              <w:rPr>
                <w:rStyle w:val="cf01"/>
                <w:rFonts w:asciiTheme="minorHAnsi" w:hAnsiTheme="minorHAnsi" w:cstheme="minorHAnsi"/>
                <w:sz w:val="22"/>
                <w:szCs w:val="22"/>
              </w:rPr>
              <w:t xml:space="preserve"> the content and format of MDS </w:t>
            </w:r>
            <w:r>
              <w:rPr>
                <w:rStyle w:val="cf01"/>
                <w:rFonts w:asciiTheme="minorHAnsi" w:hAnsiTheme="minorHAnsi" w:cstheme="minorHAnsi"/>
                <w:sz w:val="22"/>
                <w:szCs w:val="22"/>
              </w:rPr>
              <w:t xml:space="preserve">(discharge summaries) </w:t>
            </w:r>
            <w:r w:rsidRPr="008A0275">
              <w:rPr>
                <w:rStyle w:val="cf01"/>
                <w:rFonts w:asciiTheme="minorHAnsi" w:hAnsiTheme="minorHAnsi" w:cstheme="minorHAnsi"/>
                <w:sz w:val="22"/>
                <w:szCs w:val="22"/>
              </w:rPr>
              <w:t xml:space="preserve">so they are accessible to </w:t>
            </w:r>
            <w:r>
              <w:rPr>
                <w:rStyle w:val="cf01"/>
                <w:rFonts w:asciiTheme="minorHAnsi" w:hAnsiTheme="minorHAnsi" w:cstheme="minorHAnsi"/>
                <w:sz w:val="22"/>
                <w:szCs w:val="22"/>
              </w:rPr>
              <w:t>carers</w:t>
            </w:r>
            <w:r w:rsidRPr="008A0275">
              <w:rPr>
                <w:rStyle w:val="cf01"/>
                <w:rFonts w:asciiTheme="minorHAnsi" w:hAnsiTheme="minorHAnsi" w:cstheme="minorHAnsi"/>
                <w:sz w:val="22"/>
                <w:szCs w:val="22"/>
              </w:rPr>
              <w:t xml:space="preserve"> </w:t>
            </w:r>
            <w:r>
              <w:rPr>
                <w:rStyle w:val="cf01"/>
                <w:rFonts w:asciiTheme="minorHAnsi" w:hAnsiTheme="minorHAnsi" w:cstheme="minorHAnsi"/>
                <w:sz w:val="22"/>
                <w:szCs w:val="22"/>
              </w:rPr>
              <w:t>without</w:t>
            </w:r>
            <w:r w:rsidRPr="008A0275">
              <w:rPr>
                <w:rStyle w:val="cf01"/>
                <w:rFonts w:asciiTheme="minorHAnsi" w:hAnsiTheme="minorHAnsi" w:cstheme="minorHAnsi"/>
                <w:sz w:val="22"/>
                <w:szCs w:val="22"/>
              </w:rPr>
              <w:t xml:space="preserve"> a medical or nursing background  </w:t>
            </w:r>
            <w:commentRangeEnd w:id="108"/>
            <w:r w:rsidRPr="008A0275">
              <w:rPr>
                <w:rStyle w:val="CommentReference"/>
                <w:rFonts w:asciiTheme="minorHAnsi" w:hAnsiTheme="minorHAnsi" w:cstheme="minorHAnsi"/>
                <w:sz w:val="22"/>
                <w:szCs w:val="22"/>
              </w:rPr>
              <w:commentReference w:id="108"/>
            </w:r>
          </w:p>
          <w:p w14:paraId="78B4C1D6" w14:textId="77777777" w:rsidR="0097487C" w:rsidRDefault="0097487C" w:rsidP="0097487C">
            <w:pPr>
              <w:pStyle w:val="BodyText"/>
              <w:spacing w:before="8"/>
              <w:rPr>
                <w:bCs/>
                <w:sz w:val="15"/>
              </w:rPr>
            </w:pPr>
          </w:p>
          <w:p w14:paraId="497D2D85" w14:textId="77777777" w:rsidR="0097487C" w:rsidRPr="00DA2B2B" w:rsidRDefault="0097487C" w:rsidP="0097487C">
            <w:pPr>
              <w:pStyle w:val="BodyText"/>
              <w:spacing w:before="8"/>
              <w:rPr>
                <w:rFonts w:asciiTheme="minorHAnsi" w:hAnsiTheme="minorHAnsi" w:cstheme="minorHAnsi"/>
                <w:b/>
                <w:sz w:val="22"/>
                <w:szCs w:val="22"/>
              </w:rPr>
            </w:pPr>
            <w:r w:rsidRPr="00DA2B2B">
              <w:rPr>
                <w:rFonts w:asciiTheme="minorHAnsi" w:hAnsiTheme="minorHAnsi" w:cstheme="minorHAnsi"/>
                <w:b/>
                <w:sz w:val="22"/>
                <w:szCs w:val="22"/>
              </w:rPr>
              <w:t>Objectives:</w:t>
            </w:r>
          </w:p>
          <w:p w14:paraId="62482E0B" w14:textId="77777777" w:rsidR="0097487C" w:rsidRPr="00DA2B2B" w:rsidRDefault="0097487C" w:rsidP="0097487C">
            <w:pPr>
              <w:pStyle w:val="pf0"/>
              <w:ind w:left="1020"/>
              <w:rPr>
                <w:rFonts w:asciiTheme="minorHAnsi" w:hAnsiTheme="minorHAnsi" w:cstheme="minorHAnsi"/>
                <w:sz w:val="22"/>
                <w:szCs w:val="22"/>
              </w:rPr>
            </w:pPr>
            <w:r>
              <w:rPr>
                <w:rFonts w:asciiTheme="minorHAnsi" w:hAnsiTheme="minorHAnsi" w:cstheme="minorHAnsi"/>
                <w:sz w:val="22"/>
                <w:szCs w:val="22"/>
              </w:rPr>
              <w:t xml:space="preserve">1) </w:t>
            </w:r>
            <w:commentRangeStart w:id="109"/>
            <w:commentRangeStart w:id="110"/>
            <w:r>
              <w:rPr>
                <w:rFonts w:asciiTheme="minorHAnsi" w:hAnsiTheme="minorHAnsi" w:cstheme="minorHAnsi"/>
                <w:sz w:val="22"/>
                <w:szCs w:val="22"/>
              </w:rPr>
              <w:t>To investigate levels of HLN in carers working in social care settings by:</w:t>
            </w:r>
          </w:p>
          <w:p w14:paraId="061B36F7" w14:textId="77777777" w:rsidR="0097487C" w:rsidRDefault="0097487C" w:rsidP="0097487C">
            <w:pPr>
              <w:pStyle w:val="pf0"/>
              <w:numPr>
                <w:ilvl w:val="1"/>
                <w:numId w:val="30"/>
              </w:numPr>
              <w:ind w:left="1760"/>
              <w:rPr>
                <w:rFonts w:asciiTheme="minorHAnsi" w:hAnsiTheme="minorHAnsi" w:cstheme="minorHAnsi"/>
                <w:sz w:val="22"/>
                <w:szCs w:val="22"/>
              </w:rPr>
            </w:pPr>
            <w:r>
              <w:rPr>
                <w:rFonts w:asciiTheme="minorHAnsi" w:hAnsiTheme="minorHAnsi" w:cstheme="minorHAnsi"/>
                <w:sz w:val="22"/>
                <w:szCs w:val="22"/>
              </w:rPr>
              <w:t>Undertaking a systematic review to estimate and compare the levels of HLN based on published data in nurses and care professionals (WP1)</w:t>
            </w:r>
          </w:p>
          <w:p w14:paraId="5D184279" w14:textId="77777777" w:rsidR="0097487C" w:rsidRPr="00BF07FA" w:rsidRDefault="0097487C" w:rsidP="0097487C">
            <w:pPr>
              <w:pStyle w:val="pf0"/>
              <w:numPr>
                <w:ilvl w:val="1"/>
                <w:numId w:val="30"/>
              </w:numPr>
              <w:ind w:left="1760"/>
              <w:rPr>
                <w:rFonts w:asciiTheme="minorHAnsi" w:hAnsiTheme="minorHAnsi" w:cstheme="minorHAnsi"/>
                <w:sz w:val="22"/>
                <w:szCs w:val="22"/>
              </w:rPr>
            </w:pPr>
            <w:r>
              <w:rPr>
                <w:rFonts w:asciiTheme="minorHAnsi" w:hAnsiTheme="minorHAnsi" w:cstheme="minorHAnsi"/>
                <w:sz w:val="22"/>
                <w:szCs w:val="22"/>
              </w:rPr>
              <w:t>Surveying care professionals</w:t>
            </w:r>
            <w:r w:rsidRPr="00BF07FA">
              <w:rPr>
                <w:rFonts w:asciiTheme="minorHAnsi" w:hAnsiTheme="minorHAnsi" w:cstheme="minorHAnsi"/>
                <w:sz w:val="22"/>
                <w:szCs w:val="22"/>
              </w:rPr>
              <w:t xml:space="preserve"> to measure levels of health literacy, numeracy and </w:t>
            </w:r>
            <w:proofErr w:type="spellStart"/>
            <w:r w:rsidRPr="00BF07FA">
              <w:rPr>
                <w:rFonts w:asciiTheme="minorHAnsi" w:hAnsiTheme="minorHAnsi" w:cstheme="minorHAnsi"/>
                <w:sz w:val="22"/>
                <w:szCs w:val="22"/>
              </w:rPr>
              <w:t>ehealth</w:t>
            </w:r>
            <w:proofErr w:type="spellEnd"/>
            <w:r w:rsidRPr="00BF07FA">
              <w:rPr>
                <w:rFonts w:asciiTheme="minorHAnsi" w:hAnsiTheme="minorHAnsi" w:cstheme="minorHAnsi"/>
                <w:sz w:val="22"/>
                <w:szCs w:val="22"/>
              </w:rPr>
              <w:t xml:space="preserve"> literacy.  </w:t>
            </w:r>
            <w:r>
              <w:rPr>
                <w:rFonts w:asciiTheme="minorHAnsi" w:hAnsiTheme="minorHAnsi" w:cstheme="minorHAnsi"/>
                <w:sz w:val="22"/>
                <w:szCs w:val="22"/>
              </w:rPr>
              <w:t>(WP1)</w:t>
            </w:r>
          </w:p>
          <w:p w14:paraId="06BB0443" w14:textId="77777777" w:rsidR="0097487C" w:rsidRDefault="0097487C" w:rsidP="0097487C">
            <w:pPr>
              <w:pStyle w:val="pf0"/>
              <w:ind w:left="1380"/>
              <w:rPr>
                <w:rFonts w:asciiTheme="minorHAnsi" w:hAnsiTheme="minorHAnsi" w:cstheme="minorHAnsi"/>
                <w:sz w:val="22"/>
                <w:szCs w:val="22"/>
              </w:rPr>
            </w:pPr>
            <w:r>
              <w:rPr>
                <w:rFonts w:asciiTheme="minorHAnsi" w:hAnsiTheme="minorHAnsi" w:cstheme="minorHAnsi"/>
                <w:sz w:val="22"/>
                <w:szCs w:val="22"/>
              </w:rPr>
              <w:t xml:space="preserve">2) </w:t>
            </w:r>
            <w:r w:rsidRPr="008E57D2">
              <w:rPr>
                <w:rFonts w:asciiTheme="minorHAnsi" w:hAnsiTheme="minorHAnsi" w:cstheme="minorHAnsi"/>
                <w:sz w:val="22"/>
                <w:szCs w:val="22"/>
              </w:rPr>
              <w:t>To use mixed methods to</w:t>
            </w:r>
            <w:r>
              <w:rPr>
                <w:rFonts w:asciiTheme="minorHAnsi" w:hAnsiTheme="minorHAnsi" w:cstheme="minorHAnsi"/>
                <w:sz w:val="22"/>
                <w:szCs w:val="22"/>
              </w:rPr>
              <w:t xml:space="preserve"> explore the purpose, form, </w:t>
            </w:r>
            <w:proofErr w:type="gramStart"/>
            <w:r>
              <w:rPr>
                <w:rFonts w:asciiTheme="minorHAnsi" w:hAnsiTheme="minorHAnsi" w:cstheme="minorHAnsi"/>
                <w:sz w:val="22"/>
                <w:szCs w:val="22"/>
              </w:rPr>
              <w:t>content</w:t>
            </w:r>
            <w:proofErr w:type="gramEnd"/>
            <w:r>
              <w:rPr>
                <w:rFonts w:asciiTheme="minorHAnsi" w:hAnsiTheme="minorHAnsi" w:cstheme="minorHAnsi"/>
                <w:sz w:val="22"/>
                <w:szCs w:val="22"/>
              </w:rPr>
              <w:t xml:space="preserve"> and style of discharge summaries by:</w:t>
            </w:r>
          </w:p>
          <w:p w14:paraId="4F9F2BD2" w14:textId="77777777" w:rsidR="0097487C" w:rsidRPr="008E57D2" w:rsidRDefault="0097487C" w:rsidP="0097487C">
            <w:pPr>
              <w:pStyle w:val="pf0"/>
              <w:numPr>
                <w:ilvl w:val="1"/>
                <w:numId w:val="34"/>
              </w:numPr>
              <w:rPr>
                <w:rFonts w:asciiTheme="minorHAnsi" w:hAnsiTheme="minorHAnsi" w:cstheme="minorHAnsi"/>
                <w:sz w:val="22"/>
                <w:szCs w:val="22"/>
              </w:rPr>
            </w:pPr>
            <w:r>
              <w:rPr>
                <w:rFonts w:asciiTheme="minorHAnsi" w:hAnsiTheme="minorHAnsi" w:cstheme="minorHAnsi"/>
                <w:sz w:val="22"/>
                <w:szCs w:val="22"/>
              </w:rPr>
              <w:t xml:space="preserve">Quantitatively assessing the </w:t>
            </w:r>
            <w:r w:rsidRPr="008E57D2">
              <w:rPr>
                <w:rFonts w:asciiTheme="minorHAnsi" w:hAnsiTheme="minorHAnsi" w:cstheme="minorHAnsi"/>
                <w:sz w:val="22"/>
                <w:szCs w:val="22"/>
              </w:rPr>
              <w:t>complexity of information</w:t>
            </w:r>
            <w:r>
              <w:rPr>
                <w:rFonts w:asciiTheme="minorHAnsi" w:hAnsiTheme="minorHAnsi" w:cstheme="minorHAnsi"/>
                <w:sz w:val="22"/>
                <w:szCs w:val="22"/>
              </w:rPr>
              <w:t xml:space="preserve"> </w:t>
            </w:r>
            <w:r w:rsidRPr="008E57D2">
              <w:rPr>
                <w:rFonts w:asciiTheme="minorHAnsi" w:hAnsiTheme="minorHAnsi" w:cstheme="minorHAnsi"/>
                <w:sz w:val="22"/>
                <w:szCs w:val="22"/>
              </w:rPr>
              <w:t>in a sample of discharge summaries</w:t>
            </w:r>
            <w:r>
              <w:rPr>
                <w:rFonts w:asciiTheme="minorHAnsi" w:hAnsiTheme="minorHAnsi" w:cstheme="minorHAnsi"/>
                <w:sz w:val="22"/>
                <w:szCs w:val="22"/>
              </w:rPr>
              <w:t xml:space="preserve"> from 3 hospitals (WP2)</w:t>
            </w:r>
          </w:p>
          <w:p w14:paraId="2860FAF2" w14:textId="332AE739" w:rsidR="0097487C" w:rsidRPr="00C9574E" w:rsidRDefault="0097487C" w:rsidP="0097487C">
            <w:pPr>
              <w:pStyle w:val="pf0"/>
              <w:numPr>
                <w:ilvl w:val="1"/>
                <w:numId w:val="34"/>
              </w:numPr>
              <w:rPr>
                <w:rFonts w:asciiTheme="minorHAnsi" w:hAnsiTheme="minorHAnsi" w:cstheme="minorHAnsi"/>
                <w:sz w:val="22"/>
                <w:szCs w:val="22"/>
              </w:rPr>
            </w:pPr>
            <w:r>
              <w:rPr>
                <w:rFonts w:asciiTheme="minorHAnsi" w:hAnsiTheme="minorHAnsi" w:cstheme="minorHAnsi"/>
                <w:sz w:val="22"/>
                <w:szCs w:val="22"/>
              </w:rPr>
              <w:t xml:space="preserve">Undertake focus groups with </w:t>
            </w:r>
            <w:r w:rsidRPr="00C9574E">
              <w:rPr>
                <w:rFonts w:asciiTheme="minorHAnsi" w:hAnsiTheme="minorHAnsi" w:cstheme="minorHAnsi"/>
                <w:sz w:val="22"/>
                <w:szCs w:val="22"/>
              </w:rPr>
              <w:t xml:space="preserve">medical teams (who write discharge summaries) and </w:t>
            </w:r>
            <w:r>
              <w:rPr>
                <w:rFonts w:asciiTheme="minorHAnsi" w:hAnsiTheme="minorHAnsi" w:cstheme="minorHAnsi"/>
                <w:sz w:val="22"/>
                <w:szCs w:val="22"/>
              </w:rPr>
              <w:t xml:space="preserve">care </w:t>
            </w:r>
            <w:del w:id="111" w:author="Carol Ann Fawkes" w:date="2024-05-15T11:04:00Z" w16du:dateUtc="2024-05-15T10:04:00Z">
              <w:r w:rsidDel="00415A10">
                <w:rPr>
                  <w:rFonts w:asciiTheme="minorHAnsi" w:hAnsiTheme="minorHAnsi" w:cstheme="minorHAnsi"/>
                  <w:sz w:val="22"/>
                  <w:szCs w:val="22"/>
                </w:rPr>
                <w:delText>professioanls</w:delText>
              </w:r>
            </w:del>
            <w:ins w:id="112" w:author="Carol Ann Fawkes" w:date="2024-05-15T11:04:00Z" w16du:dateUtc="2024-05-15T10:04:00Z">
              <w:r w:rsidR="00415A10">
                <w:rPr>
                  <w:rFonts w:asciiTheme="minorHAnsi" w:hAnsiTheme="minorHAnsi" w:cstheme="minorHAnsi"/>
                  <w:sz w:val="22"/>
                  <w:szCs w:val="22"/>
                </w:rPr>
                <w:t>professionals</w:t>
              </w:r>
            </w:ins>
            <w:r w:rsidRPr="00C9574E">
              <w:rPr>
                <w:rFonts w:asciiTheme="minorHAnsi" w:hAnsiTheme="minorHAnsi" w:cstheme="minorHAnsi"/>
                <w:sz w:val="22"/>
                <w:szCs w:val="22"/>
              </w:rPr>
              <w:t xml:space="preserve"> (who are the recipients of discharge summaries) </w:t>
            </w:r>
            <w:commentRangeEnd w:id="109"/>
            <w:r>
              <w:rPr>
                <w:rStyle w:val="CommentReference"/>
                <w:rFonts w:ascii="Arial" w:eastAsia="Arial" w:hAnsi="Arial" w:cs="Arial"/>
                <w:lang w:val="en-US" w:eastAsia="en-US"/>
              </w:rPr>
              <w:commentReference w:id="109"/>
            </w:r>
            <w:commentRangeEnd w:id="110"/>
            <w:r>
              <w:rPr>
                <w:rStyle w:val="CommentReference"/>
                <w:rFonts w:ascii="Arial" w:eastAsia="Arial" w:hAnsi="Arial" w:cs="Arial"/>
                <w:lang w:val="en-US" w:eastAsia="en-US"/>
              </w:rPr>
              <w:commentReference w:id="110"/>
            </w:r>
            <w:r>
              <w:rPr>
                <w:rFonts w:asciiTheme="minorHAnsi" w:hAnsiTheme="minorHAnsi" w:cstheme="minorHAnsi"/>
                <w:sz w:val="22"/>
                <w:szCs w:val="22"/>
              </w:rPr>
              <w:t xml:space="preserve"> (WP2)</w:t>
            </w:r>
          </w:p>
          <w:p w14:paraId="2B87DFB8" w14:textId="77777777" w:rsidR="0097487C" w:rsidRPr="00DA2B2B" w:rsidRDefault="0097487C" w:rsidP="0097487C">
            <w:pPr>
              <w:pStyle w:val="pf0"/>
              <w:ind w:left="1020"/>
              <w:rPr>
                <w:rFonts w:asciiTheme="minorHAnsi" w:hAnsiTheme="minorHAnsi" w:cstheme="minorHAnsi"/>
                <w:sz w:val="22"/>
                <w:szCs w:val="22"/>
              </w:rPr>
            </w:pPr>
            <w:r>
              <w:rPr>
                <w:rFonts w:asciiTheme="minorHAnsi" w:hAnsiTheme="minorHAnsi" w:cstheme="minorHAnsi"/>
                <w:sz w:val="22"/>
                <w:szCs w:val="22"/>
              </w:rPr>
              <w:lastRenderedPageBreak/>
              <w:t xml:space="preserve">3) </w:t>
            </w:r>
            <w:r w:rsidRPr="00DA2B2B">
              <w:rPr>
                <w:rFonts w:asciiTheme="minorHAnsi" w:hAnsiTheme="minorHAnsi" w:cstheme="minorHAnsi"/>
                <w:sz w:val="22"/>
                <w:szCs w:val="22"/>
              </w:rPr>
              <w:t xml:space="preserve">To build consensus around a set of principles for writing </w:t>
            </w:r>
            <w:r>
              <w:rPr>
                <w:rFonts w:asciiTheme="minorHAnsi" w:hAnsiTheme="minorHAnsi" w:cstheme="minorHAnsi"/>
                <w:sz w:val="22"/>
                <w:szCs w:val="22"/>
              </w:rPr>
              <w:t xml:space="preserve">MDS that are accessible to care professionals, considering their levels of </w:t>
            </w:r>
            <w:r w:rsidRPr="00DA2B2B">
              <w:rPr>
                <w:rFonts w:asciiTheme="minorHAnsi" w:hAnsiTheme="minorHAnsi" w:cstheme="minorHAnsi"/>
                <w:sz w:val="22"/>
                <w:szCs w:val="22"/>
              </w:rPr>
              <w:t>health</w:t>
            </w:r>
            <w:r>
              <w:rPr>
                <w:rFonts w:asciiTheme="minorHAnsi" w:hAnsiTheme="minorHAnsi" w:cstheme="minorHAnsi"/>
                <w:sz w:val="22"/>
                <w:szCs w:val="22"/>
              </w:rPr>
              <w:t xml:space="preserve"> and </w:t>
            </w:r>
            <w:proofErr w:type="spellStart"/>
            <w:r>
              <w:rPr>
                <w:rFonts w:asciiTheme="minorHAnsi" w:hAnsiTheme="minorHAnsi" w:cstheme="minorHAnsi"/>
                <w:sz w:val="22"/>
                <w:szCs w:val="22"/>
              </w:rPr>
              <w:t>ehealth</w:t>
            </w:r>
            <w:proofErr w:type="spellEnd"/>
            <w:r w:rsidRPr="00DA2B2B">
              <w:rPr>
                <w:rFonts w:asciiTheme="minorHAnsi" w:hAnsiTheme="minorHAnsi" w:cstheme="minorHAnsi"/>
                <w:sz w:val="22"/>
                <w:szCs w:val="22"/>
              </w:rPr>
              <w:t xml:space="preserve"> literacy</w:t>
            </w:r>
            <w:r>
              <w:rPr>
                <w:rFonts w:asciiTheme="minorHAnsi" w:hAnsiTheme="minorHAnsi" w:cstheme="minorHAnsi"/>
                <w:sz w:val="22"/>
                <w:szCs w:val="22"/>
              </w:rPr>
              <w:t xml:space="preserve">, </w:t>
            </w:r>
            <w:proofErr w:type="gramStart"/>
            <w:r w:rsidRPr="00DA2B2B">
              <w:rPr>
                <w:rFonts w:asciiTheme="minorHAnsi" w:hAnsiTheme="minorHAnsi" w:cstheme="minorHAnsi"/>
                <w:sz w:val="22"/>
                <w:szCs w:val="22"/>
              </w:rPr>
              <w:t>numeracy</w:t>
            </w:r>
            <w:proofErr w:type="gramEnd"/>
            <w:r>
              <w:rPr>
                <w:rFonts w:asciiTheme="minorHAnsi" w:hAnsiTheme="minorHAnsi" w:cstheme="minorHAnsi"/>
                <w:sz w:val="22"/>
                <w:szCs w:val="22"/>
              </w:rPr>
              <w:t xml:space="preserve"> and their information needs</w:t>
            </w:r>
            <w:r w:rsidRPr="00DA2B2B">
              <w:rPr>
                <w:rFonts w:asciiTheme="minorHAnsi" w:hAnsiTheme="minorHAnsi" w:cstheme="minorHAnsi"/>
                <w:sz w:val="22"/>
                <w:szCs w:val="22"/>
              </w:rPr>
              <w:t xml:space="preserve"> (</w:t>
            </w:r>
            <w:r>
              <w:rPr>
                <w:rFonts w:asciiTheme="minorHAnsi" w:hAnsiTheme="minorHAnsi" w:cstheme="minorHAnsi"/>
                <w:sz w:val="22"/>
                <w:szCs w:val="22"/>
              </w:rPr>
              <w:t>WP3)</w:t>
            </w:r>
            <w:r w:rsidRPr="00DA2B2B">
              <w:rPr>
                <w:rFonts w:asciiTheme="minorHAnsi" w:hAnsiTheme="minorHAnsi" w:cstheme="minorHAnsi"/>
                <w:sz w:val="22"/>
                <w:szCs w:val="22"/>
              </w:rPr>
              <w:t xml:space="preserve"> </w:t>
            </w:r>
          </w:p>
          <w:p w14:paraId="169E6C77" w14:textId="77777777" w:rsidR="0097487C" w:rsidRPr="00DA2B2B" w:rsidRDefault="0097487C" w:rsidP="0097487C">
            <w:pPr>
              <w:pStyle w:val="pf0"/>
              <w:ind w:left="1020"/>
              <w:rPr>
                <w:rFonts w:asciiTheme="minorHAnsi" w:hAnsiTheme="minorHAnsi" w:cstheme="minorHAnsi"/>
                <w:sz w:val="22"/>
                <w:szCs w:val="22"/>
              </w:rPr>
            </w:pPr>
            <w:r>
              <w:rPr>
                <w:rFonts w:asciiTheme="minorHAnsi" w:hAnsiTheme="minorHAnsi" w:cstheme="minorHAnsi"/>
                <w:sz w:val="22"/>
                <w:szCs w:val="22"/>
              </w:rPr>
              <w:t xml:space="preserve"> 4) </w:t>
            </w:r>
            <w:r w:rsidRPr="00DA2B2B">
              <w:rPr>
                <w:rFonts w:asciiTheme="minorHAnsi" w:hAnsiTheme="minorHAnsi" w:cstheme="minorHAnsi"/>
                <w:sz w:val="22"/>
                <w:szCs w:val="22"/>
              </w:rPr>
              <w:t xml:space="preserve">To test the feasibility of incorporating these principles into AI tools (based on language models) that automate production of lay summaries from existing </w:t>
            </w:r>
            <w:r>
              <w:rPr>
                <w:rFonts w:asciiTheme="minorHAnsi" w:hAnsiTheme="minorHAnsi" w:cstheme="minorHAnsi"/>
                <w:sz w:val="22"/>
                <w:szCs w:val="22"/>
              </w:rPr>
              <w:t>MDS</w:t>
            </w:r>
            <w:r w:rsidRPr="00DA2B2B" w:rsidDel="00006177">
              <w:rPr>
                <w:rFonts w:asciiTheme="minorHAnsi" w:hAnsiTheme="minorHAnsi" w:cstheme="minorHAnsi"/>
                <w:sz w:val="22"/>
                <w:szCs w:val="22"/>
              </w:rPr>
              <w:t xml:space="preserve"> </w:t>
            </w:r>
            <w:r w:rsidRPr="00DA2B2B">
              <w:rPr>
                <w:rFonts w:asciiTheme="minorHAnsi" w:hAnsiTheme="minorHAnsi" w:cstheme="minorHAnsi"/>
                <w:sz w:val="22"/>
                <w:szCs w:val="22"/>
              </w:rPr>
              <w:t>(</w:t>
            </w:r>
            <w:r>
              <w:rPr>
                <w:rFonts w:asciiTheme="minorHAnsi" w:hAnsiTheme="minorHAnsi" w:cstheme="minorHAnsi"/>
                <w:sz w:val="22"/>
                <w:szCs w:val="22"/>
              </w:rPr>
              <w:t>WP</w:t>
            </w:r>
            <w:r w:rsidRPr="00DA2B2B">
              <w:rPr>
                <w:rFonts w:asciiTheme="minorHAnsi" w:hAnsiTheme="minorHAnsi" w:cstheme="minorHAnsi"/>
                <w:sz w:val="22"/>
                <w:szCs w:val="22"/>
              </w:rPr>
              <w:t>4)</w:t>
            </w:r>
          </w:p>
          <w:p w14:paraId="56B3C3CE" w14:textId="77777777" w:rsidR="0097487C" w:rsidRDefault="0097487C" w:rsidP="0097487C">
            <w:pPr>
              <w:pStyle w:val="BodyText"/>
              <w:spacing w:before="8"/>
              <w:rPr>
                <w:bCs/>
                <w:sz w:val="15"/>
              </w:rPr>
            </w:pPr>
          </w:p>
          <w:p w14:paraId="496BA6FA" w14:textId="77777777" w:rsidR="0097487C" w:rsidRDefault="0097487C" w:rsidP="0097487C">
            <w:pPr>
              <w:pStyle w:val="BodyText"/>
              <w:spacing w:before="8"/>
              <w:rPr>
                <w:bCs/>
                <w:sz w:val="15"/>
              </w:rPr>
            </w:pPr>
          </w:p>
          <w:p w14:paraId="41F1A94D" w14:textId="77777777" w:rsidR="0097487C" w:rsidRDefault="0097487C" w:rsidP="0097487C">
            <w:pPr>
              <w:pStyle w:val="BodyText"/>
              <w:spacing w:before="8"/>
              <w:rPr>
                <w:b/>
                <w:sz w:val="15"/>
              </w:rPr>
            </w:pPr>
            <w:r>
              <w:rPr>
                <w:b/>
                <w:sz w:val="15"/>
              </w:rPr>
              <w:t xml:space="preserve">5. Project </w:t>
            </w:r>
            <w:commentRangeStart w:id="113"/>
            <w:commentRangeStart w:id="114"/>
            <w:commentRangeStart w:id="115"/>
            <w:commentRangeStart w:id="116"/>
            <w:commentRangeStart w:id="117"/>
            <w:r>
              <w:rPr>
                <w:b/>
                <w:sz w:val="15"/>
              </w:rPr>
              <w:t>Plan</w:t>
            </w:r>
            <w:commentRangeEnd w:id="113"/>
            <w:r>
              <w:rPr>
                <w:rStyle w:val="CommentReference"/>
              </w:rPr>
              <w:commentReference w:id="113"/>
            </w:r>
            <w:commentRangeEnd w:id="114"/>
            <w:r>
              <w:rPr>
                <w:rStyle w:val="CommentReference"/>
              </w:rPr>
              <w:commentReference w:id="114"/>
            </w:r>
            <w:commentRangeEnd w:id="115"/>
            <w:r>
              <w:rPr>
                <w:rStyle w:val="CommentReference"/>
              </w:rPr>
              <w:commentReference w:id="115"/>
            </w:r>
            <w:commentRangeEnd w:id="116"/>
            <w:r>
              <w:rPr>
                <w:rStyle w:val="CommentReference"/>
              </w:rPr>
              <w:commentReference w:id="116"/>
            </w:r>
            <w:commentRangeEnd w:id="117"/>
            <w:r>
              <w:rPr>
                <w:rStyle w:val="CommentReference"/>
              </w:rPr>
              <w:commentReference w:id="117"/>
            </w:r>
          </w:p>
          <w:p w14:paraId="6EF8B8B3" w14:textId="77777777" w:rsidR="0097487C" w:rsidRDefault="0097487C" w:rsidP="0097487C">
            <w:pPr>
              <w:pStyle w:val="BodyText"/>
              <w:spacing w:before="8"/>
              <w:rPr>
                <w:noProof/>
              </w:rPr>
            </w:pPr>
            <w:r>
              <w:rPr>
                <w:noProof/>
              </w:rPr>
              <w:drawing>
                <wp:inline distT="0" distB="0" distL="0" distR="0" wp14:anchorId="33160B1C" wp14:editId="1ADFF2F1">
                  <wp:extent cx="6410862" cy="3479800"/>
                  <wp:effectExtent l="0" t="0" r="9525" b="6350"/>
                  <wp:docPr id="1691534112"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34112" name="Picture 2" descr="A screenshot of a computer screen&#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17905" cy="3483623"/>
                          </a:xfrm>
                          <a:prstGeom prst="rect">
                            <a:avLst/>
                          </a:prstGeom>
                          <a:noFill/>
                        </pic:spPr>
                      </pic:pic>
                    </a:graphicData>
                  </a:graphic>
                </wp:inline>
              </w:drawing>
            </w:r>
          </w:p>
          <w:p w14:paraId="56D2A10A" w14:textId="77777777" w:rsidR="0097487C" w:rsidRDefault="0097487C" w:rsidP="0097487C">
            <w:pPr>
              <w:pStyle w:val="BodyText"/>
              <w:spacing w:before="8"/>
              <w:rPr>
                <w:b/>
                <w:sz w:val="15"/>
              </w:rPr>
            </w:pPr>
          </w:p>
          <w:p w14:paraId="6978D9C4" w14:textId="77777777" w:rsidR="0097487C" w:rsidRPr="00D2252D" w:rsidRDefault="0097487C" w:rsidP="0097487C">
            <w:pPr>
              <w:pStyle w:val="BodyText"/>
              <w:spacing w:before="8"/>
              <w:rPr>
                <w:rFonts w:asciiTheme="minorHAnsi" w:hAnsiTheme="minorHAnsi" w:cstheme="minorHAnsi"/>
                <w:sz w:val="22"/>
                <w:szCs w:val="22"/>
              </w:rPr>
            </w:pPr>
            <w:r w:rsidRPr="00D2252D">
              <w:rPr>
                <w:rFonts w:asciiTheme="minorHAnsi" w:hAnsiTheme="minorHAnsi" w:cstheme="minorHAnsi"/>
                <w:sz w:val="22"/>
                <w:szCs w:val="22"/>
              </w:rPr>
              <w:t>This project will be hosted within the UCL led Vivaldi</w:t>
            </w:r>
            <w:r>
              <w:rPr>
                <w:rFonts w:asciiTheme="minorHAnsi" w:hAnsiTheme="minorHAnsi" w:cstheme="minorHAnsi"/>
                <w:sz w:val="22"/>
                <w:szCs w:val="22"/>
              </w:rPr>
              <w:t xml:space="preserve"> (</w:t>
            </w:r>
            <w:r w:rsidRPr="00D654D9">
              <w:rPr>
                <w:rFonts w:asciiTheme="minorHAnsi" w:hAnsiTheme="minorHAnsi" w:cstheme="minorHAnsi"/>
                <w:sz w:val="22"/>
                <w:szCs w:val="22"/>
              </w:rPr>
              <w:t>https://www.ucl.ac.uk/health-informatics/research/vivaldi</w:t>
            </w:r>
            <w:r>
              <w:rPr>
                <w:rFonts w:asciiTheme="minorHAnsi" w:hAnsiTheme="minorHAnsi" w:cstheme="minorHAnsi"/>
                <w:sz w:val="22"/>
                <w:szCs w:val="22"/>
              </w:rPr>
              <w:t>)</w:t>
            </w:r>
            <w:r w:rsidRPr="00D2252D">
              <w:rPr>
                <w:rFonts w:asciiTheme="minorHAnsi" w:hAnsiTheme="minorHAnsi" w:cstheme="minorHAnsi"/>
                <w:sz w:val="22"/>
                <w:szCs w:val="22"/>
              </w:rPr>
              <w:t xml:space="preserve"> </w:t>
            </w:r>
            <w:r>
              <w:rPr>
                <w:rFonts w:asciiTheme="minorHAnsi" w:hAnsiTheme="minorHAnsi" w:cstheme="minorHAnsi"/>
                <w:sz w:val="22"/>
                <w:szCs w:val="22"/>
              </w:rPr>
              <w:t>w</w:t>
            </w:r>
            <w:r w:rsidRPr="00D2252D">
              <w:rPr>
                <w:rFonts w:asciiTheme="minorHAnsi" w:hAnsiTheme="minorHAnsi" w:cstheme="minorHAnsi"/>
                <w:sz w:val="22"/>
                <w:szCs w:val="22"/>
              </w:rPr>
              <w:t xml:space="preserve">hich has an established network of care homes for older adults and strong relationships with care providers, residents, </w:t>
            </w:r>
            <w:proofErr w:type="gramStart"/>
            <w:r w:rsidRPr="00D2252D">
              <w:rPr>
                <w:rFonts w:asciiTheme="minorHAnsi" w:hAnsiTheme="minorHAnsi" w:cstheme="minorHAnsi"/>
                <w:sz w:val="22"/>
                <w:szCs w:val="22"/>
              </w:rPr>
              <w:t>relatives</w:t>
            </w:r>
            <w:proofErr w:type="gramEnd"/>
            <w:r w:rsidRPr="00D2252D">
              <w:rPr>
                <w:rFonts w:asciiTheme="minorHAnsi" w:hAnsiTheme="minorHAnsi" w:cstheme="minorHAnsi"/>
                <w:sz w:val="22"/>
                <w:szCs w:val="22"/>
              </w:rPr>
              <w:t xml:space="preserve"> and care home staff to support research delivery. </w:t>
            </w:r>
            <w:r>
              <w:rPr>
                <w:rFonts w:asciiTheme="minorHAnsi" w:hAnsiTheme="minorHAnsi" w:cstheme="minorHAnsi"/>
                <w:sz w:val="22"/>
                <w:szCs w:val="22"/>
              </w:rPr>
              <w:t xml:space="preserve">The study will also be supported by the London </w:t>
            </w:r>
            <w:r w:rsidRPr="00D15174">
              <w:rPr>
                <w:rFonts w:asciiTheme="minorHAnsi" w:hAnsiTheme="minorHAnsi" w:cstheme="minorHAnsi"/>
                <w:sz w:val="22"/>
                <w:szCs w:val="22"/>
              </w:rPr>
              <w:t xml:space="preserve">Health and Care in the Community </w:t>
            </w:r>
            <w:proofErr w:type="spellStart"/>
            <w:r w:rsidRPr="00D15174">
              <w:rPr>
                <w:rFonts w:asciiTheme="minorHAnsi" w:hAnsiTheme="minorHAnsi" w:cstheme="minorHAnsi"/>
                <w:sz w:val="22"/>
                <w:szCs w:val="22"/>
              </w:rPr>
              <w:t>programme</w:t>
            </w:r>
            <w:proofErr w:type="spellEnd"/>
            <w:r>
              <w:rPr>
                <w:rFonts w:asciiTheme="minorHAnsi" w:hAnsiTheme="minorHAnsi" w:cstheme="minorHAnsi"/>
                <w:sz w:val="22"/>
                <w:szCs w:val="22"/>
              </w:rPr>
              <w:t xml:space="preserve"> (HCIC) and their regional network of care homes and social care partners. </w:t>
            </w:r>
            <w:r w:rsidRPr="00D2252D">
              <w:rPr>
                <w:rFonts w:asciiTheme="minorHAnsi" w:hAnsiTheme="minorHAnsi" w:cstheme="minorHAnsi"/>
                <w:sz w:val="22"/>
                <w:szCs w:val="22"/>
              </w:rPr>
              <w:t xml:space="preserve">Access to discharge summaries and medical teams will be facilitated by existing links to 3 </w:t>
            </w:r>
            <w:r>
              <w:rPr>
                <w:rFonts w:asciiTheme="minorHAnsi" w:hAnsiTheme="minorHAnsi" w:cstheme="minorHAnsi"/>
                <w:sz w:val="22"/>
                <w:szCs w:val="22"/>
              </w:rPr>
              <w:t>trusts</w:t>
            </w:r>
            <w:r w:rsidRPr="00D2252D">
              <w:rPr>
                <w:rFonts w:asciiTheme="minorHAnsi" w:hAnsiTheme="minorHAnsi" w:cstheme="minorHAnsi"/>
                <w:sz w:val="22"/>
                <w:szCs w:val="22"/>
              </w:rPr>
              <w:t xml:space="preserve"> and the London enhance </w:t>
            </w:r>
            <w:proofErr w:type="spellStart"/>
            <w:r w:rsidRPr="00D2252D">
              <w:rPr>
                <w:rFonts w:asciiTheme="minorHAnsi" w:hAnsiTheme="minorHAnsi" w:cstheme="minorHAnsi"/>
                <w:sz w:val="22"/>
                <w:szCs w:val="22"/>
              </w:rPr>
              <w:t>programme</w:t>
            </w:r>
            <w:proofErr w:type="spellEnd"/>
            <w:r w:rsidRPr="00D2252D">
              <w:rPr>
                <w:rFonts w:asciiTheme="minorHAnsi" w:hAnsiTheme="minorHAnsi" w:cstheme="minorHAnsi"/>
                <w:sz w:val="22"/>
                <w:szCs w:val="22"/>
              </w:rPr>
              <w:t xml:space="preserve">, a postgraduate education network for healthcare professionals.  </w:t>
            </w:r>
          </w:p>
          <w:p w14:paraId="5C472BF0" w14:textId="77777777" w:rsidR="0097487C" w:rsidRDefault="0097487C" w:rsidP="0097487C">
            <w:pPr>
              <w:pStyle w:val="BodyText"/>
              <w:spacing w:before="8"/>
              <w:rPr>
                <w:bCs/>
                <w:sz w:val="15"/>
              </w:rPr>
            </w:pPr>
          </w:p>
          <w:p w14:paraId="316D7A11" w14:textId="77777777" w:rsidR="0097487C" w:rsidRPr="00770A7D" w:rsidRDefault="0097487C" w:rsidP="0097487C">
            <w:pPr>
              <w:pStyle w:val="BodyText"/>
              <w:spacing w:before="8"/>
              <w:rPr>
                <w:b/>
                <w:sz w:val="15"/>
              </w:rPr>
            </w:pPr>
            <w:r w:rsidRPr="00FF08C5">
              <w:rPr>
                <w:rFonts w:asciiTheme="minorHAnsi" w:hAnsiTheme="minorHAnsi" w:cstheme="minorHAnsi"/>
                <w:b/>
                <w:sz w:val="22"/>
                <w:szCs w:val="22"/>
              </w:rPr>
              <w:t xml:space="preserve">WP1: </w:t>
            </w:r>
            <w:r w:rsidRPr="00770A7D">
              <w:rPr>
                <w:rFonts w:asciiTheme="minorHAnsi" w:hAnsiTheme="minorHAnsi" w:cstheme="minorHAnsi"/>
                <w:b/>
                <w:sz w:val="22"/>
                <w:szCs w:val="22"/>
              </w:rPr>
              <w:t xml:space="preserve">Investigating levels of health literacy and numeracy of </w:t>
            </w:r>
            <w:r>
              <w:rPr>
                <w:rFonts w:asciiTheme="minorHAnsi" w:hAnsiTheme="minorHAnsi" w:cstheme="minorHAnsi"/>
                <w:b/>
                <w:sz w:val="22"/>
                <w:szCs w:val="22"/>
              </w:rPr>
              <w:t>carers</w:t>
            </w:r>
            <w:r w:rsidRPr="00770A7D">
              <w:rPr>
                <w:rFonts w:asciiTheme="minorHAnsi" w:hAnsiTheme="minorHAnsi" w:cstheme="minorHAnsi"/>
                <w:b/>
                <w:sz w:val="22"/>
                <w:szCs w:val="22"/>
              </w:rPr>
              <w:t xml:space="preserve"> working in social care </w:t>
            </w:r>
          </w:p>
          <w:p w14:paraId="4FF0BCE2" w14:textId="77777777" w:rsidR="0097487C" w:rsidRDefault="0097487C" w:rsidP="0097487C">
            <w:pPr>
              <w:pStyle w:val="BodyText"/>
              <w:spacing w:before="8"/>
              <w:rPr>
                <w:b/>
                <w:sz w:val="15"/>
              </w:rPr>
            </w:pPr>
          </w:p>
          <w:p w14:paraId="618B1AB8" w14:textId="77777777" w:rsidR="0097487C" w:rsidRPr="00770A7D" w:rsidRDefault="0097487C" w:rsidP="0097487C">
            <w:pPr>
              <w:pStyle w:val="BodyText"/>
              <w:spacing w:before="8"/>
              <w:rPr>
                <w:rFonts w:asciiTheme="minorHAnsi" w:hAnsiTheme="minorHAnsi" w:cstheme="minorHAnsi"/>
                <w:b/>
                <w:sz w:val="22"/>
                <w:szCs w:val="22"/>
              </w:rPr>
            </w:pPr>
            <w:r w:rsidRPr="005C7705">
              <w:rPr>
                <w:rFonts w:asciiTheme="minorHAnsi" w:hAnsiTheme="minorHAnsi" w:cstheme="minorHAnsi"/>
                <w:b/>
                <w:sz w:val="22"/>
                <w:szCs w:val="22"/>
              </w:rPr>
              <w:t>1A: Systematic review</w:t>
            </w:r>
          </w:p>
          <w:p w14:paraId="308CDEE9" w14:textId="77777777" w:rsidR="0097487C" w:rsidRPr="00770A7D" w:rsidRDefault="0097487C" w:rsidP="0097487C">
            <w:pPr>
              <w:pStyle w:val="BodyText"/>
              <w:spacing w:before="8"/>
              <w:rPr>
                <w:rFonts w:asciiTheme="minorHAnsi" w:hAnsiTheme="minorHAnsi" w:cstheme="minorHAnsi"/>
                <w:bCs/>
                <w:sz w:val="22"/>
                <w:szCs w:val="22"/>
              </w:rPr>
            </w:pPr>
            <w:r w:rsidRPr="00770A7D">
              <w:rPr>
                <w:rFonts w:asciiTheme="minorHAnsi" w:hAnsiTheme="minorHAnsi" w:cstheme="minorHAnsi"/>
                <w:b/>
                <w:sz w:val="22"/>
                <w:szCs w:val="22"/>
              </w:rPr>
              <w:t>Study question:</w:t>
            </w:r>
            <w:r w:rsidRPr="00770A7D">
              <w:rPr>
                <w:rFonts w:asciiTheme="minorHAnsi" w:hAnsiTheme="minorHAnsi" w:cstheme="minorHAnsi"/>
                <w:bCs/>
                <w:sz w:val="22"/>
                <w:szCs w:val="22"/>
              </w:rPr>
              <w:t xml:space="preserve"> What is the </w:t>
            </w:r>
            <w:r>
              <w:rPr>
                <w:rFonts w:asciiTheme="minorHAnsi" w:hAnsiTheme="minorHAnsi" w:cstheme="minorHAnsi"/>
                <w:bCs/>
                <w:sz w:val="22"/>
                <w:szCs w:val="22"/>
              </w:rPr>
              <w:t>HLN</w:t>
            </w:r>
            <w:r w:rsidRPr="00770A7D">
              <w:rPr>
                <w:rFonts w:asciiTheme="minorHAnsi" w:hAnsiTheme="minorHAnsi" w:cstheme="minorHAnsi"/>
                <w:bCs/>
                <w:sz w:val="22"/>
                <w:szCs w:val="22"/>
              </w:rPr>
              <w:t xml:space="preserve"> of </w:t>
            </w:r>
            <w:r>
              <w:rPr>
                <w:rFonts w:asciiTheme="minorHAnsi" w:hAnsiTheme="minorHAnsi" w:cstheme="minorHAnsi"/>
                <w:bCs/>
                <w:sz w:val="22"/>
                <w:szCs w:val="22"/>
              </w:rPr>
              <w:t>carers</w:t>
            </w:r>
            <w:r w:rsidRPr="00770A7D">
              <w:rPr>
                <w:rFonts w:asciiTheme="minorHAnsi" w:hAnsiTheme="minorHAnsi" w:cstheme="minorHAnsi"/>
                <w:bCs/>
                <w:sz w:val="22"/>
                <w:szCs w:val="22"/>
              </w:rPr>
              <w:t xml:space="preserve"> in </w:t>
            </w:r>
            <w:r>
              <w:rPr>
                <w:rFonts w:asciiTheme="minorHAnsi" w:hAnsiTheme="minorHAnsi" w:cstheme="minorHAnsi"/>
                <w:bCs/>
                <w:sz w:val="22"/>
                <w:szCs w:val="22"/>
              </w:rPr>
              <w:t xml:space="preserve">health and </w:t>
            </w:r>
            <w:r w:rsidRPr="00770A7D">
              <w:rPr>
                <w:rFonts w:asciiTheme="minorHAnsi" w:hAnsiTheme="minorHAnsi" w:cstheme="minorHAnsi"/>
                <w:bCs/>
                <w:sz w:val="22"/>
                <w:szCs w:val="22"/>
              </w:rPr>
              <w:t>social care settings, focusing on care for older people</w:t>
            </w:r>
            <w:r>
              <w:rPr>
                <w:rFonts w:asciiTheme="minorHAnsi" w:hAnsiTheme="minorHAnsi" w:cstheme="minorHAnsi"/>
                <w:bCs/>
                <w:sz w:val="22"/>
                <w:szCs w:val="22"/>
              </w:rPr>
              <w:t>?</w:t>
            </w:r>
          </w:p>
          <w:p w14:paraId="275050DC" w14:textId="77777777" w:rsidR="0097487C" w:rsidRPr="00770A7D" w:rsidRDefault="0097487C" w:rsidP="0097487C">
            <w:pPr>
              <w:pStyle w:val="BodyText"/>
              <w:spacing w:before="8"/>
              <w:rPr>
                <w:rFonts w:asciiTheme="minorHAnsi" w:hAnsiTheme="minorHAnsi" w:cstheme="minorHAnsi"/>
                <w:bCs/>
                <w:sz w:val="22"/>
                <w:szCs w:val="22"/>
              </w:rPr>
            </w:pPr>
          </w:p>
          <w:p w14:paraId="4F3AD4F3" w14:textId="77777777" w:rsidR="0097487C" w:rsidRPr="00770A7D" w:rsidRDefault="0097487C" w:rsidP="0097487C">
            <w:pPr>
              <w:pStyle w:val="BodyText"/>
              <w:spacing w:before="8"/>
              <w:rPr>
                <w:rFonts w:asciiTheme="minorHAnsi" w:hAnsiTheme="minorHAnsi" w:cstheme="minorHAnsi"/>
                <w:bCs/>
                <w:sz w:val="22"/>
                <w:szCs w:val="22"/>
              </w:rPr>
            </w:pPr>
            <w:r w:rsidRPr="00770A7D">
              <w:rPr>
                <w:rFonts w:asciiTheme="minorHAnsi" w:hAnsiTheme="minorHAnsi" w:cstheme="minorHAnsi"/>
                <w:b/>
                <w:sz w:val="22"/>
                <w:szCs w:val="22"/>
              </w:rPr>
              <w:t>Methodology:</w:t>
            </w:r>
            <w:r w:rsidRPr="00770A7D">
              <w:rPr>
                <w:rFonts w:asciiTheme="minorHAnsi" w:hAnsiTheme="minorHAnsi" w:cstheme="minorHAnsi"/>
                <w:bCs/>
                <w:sz w:val="22"/>
                <w:szCs w:val="22"/>
              </w:rPr>
              <w:t xml:space="preserve"> </w:t>
            </w:r>
            <w:r>
              <w:rPr>
                <w:rFonts w:asciiTheme="minorHAnsi" w:hAnsiTheme="minorHAnsi" w:cstheme="minorHAnsi"/>
                <w:bCs/>
                <w:sz w:val="22"/>
                <w:szCs w:val="22"/>
              </w:rPr>
              <w:t xml:space="preserve">Given the limited evidence the </w:t>
            </w:r>
            <w:commentRangeStart w:id="118"/>
            <w:r>
              <w:rPr>
                <w:rFonts w:asciiTheme="minorHAnsi" w:hAnsiTheme="minorHAnsi" w:cstheme="minorHAnsi"/>
                <w:bCs/>
                <w:sz w:val="22"/>
                <w:szCs w:val="22"/>
              </w:rPr>
              <w:t>r</w:t>
            </w:r>
            <w:r w:rsidRPr="00770A7D">
              <w:rPr>
                <w:rFonts w:asciiTheme="minorHAnsi" w:hAnsiTheme="minorHAnsi" w:cstheme="minorHAnsi"/>
                <w:bCs/>
                <w:sz w:val="22"/>
                <w:szCs w:val="22"/>
              </w:rPr>
              <w:t xml:space="preserve">apid systematic review </w:t>
            </w:r>
            <w:commentRangeEnd w:id="118"/>
            <w:r w:rsidR="005C7705">
              <w:rPr>
                <w:rStyle w:val="CommentReference"/>
              </w:rPr>
              <w:commentReference w:id="118"/>
            </w:r>
            <w:r>
              <w:rPr>
                <w:rFonts w:asciiTheme="minorHAnsi" w:hAnsiTheme="minorHAnsi" w:cstheme="minorHAnsi"/>
                <w:bCs/>
                <w:sz w:val="22"/>
                <w:szCs w:val="22"/>
              </w:rPr>
              <w:t>will review</w:t>
            </w:r>
            <w:r w:rsidRPr="00770A7D">
              <w:rPr>
                <w:rFonts w:asciiTheme="minorHAnsi" w:hAnsiTheme="minorHAnsi" w:cstheme="minorHAnsi"/>
                <w:bCs/>
                <w:sz w:val="22"/>
                <w:szCs w:val="22"/>
              </w:rPr>
              <w:t xml:space="preserve"> observational studies of </w:t>
            </w:r>
            <w:r>
              <w:rPr>
                <w:rFonts w:asciiTheme="minorHAnsi" w:hAnsiTheme="minorHAnsi" w:cstheme="minorHAnsi"/>
                <w:bCs/>
                <w:sz w:val="22"/>
                <w:szCs w:val="22"/>
              </w:rPr>
              <w:t>HLN</w:t>
            </w:r>
            <w:r w:rsidRPr="00770A7D">
              <w:rPr>
                <w:rFonts w:asciiTheme="minorHAnsi" w:hAnsiTheme="minorHAnsi" w:cstheme="minorHAnsi"/>
                <w:bCs/>
                <w:sz w:val="22"/>
                <w:szCs w:val="22"/>
              </w:rPr>
              <w:t xml:space="preserve"> of </w:t>
            </w:r>
            <w:r>
              <w:rPr>
                <w:rFonts w:asciiTheme="minorHAnsi" w:hAnsiTheme="minorHAnsi" w:cstheme="minorHAnsi"/>
                <w:bCs/>
                <w:sz w:val="22"/>
                <w:szCs w:val="22"/>
              </w:rPr>
              <w:t>nurses and carers</w:t>
            </w:r>
            <w:r w:rsidRPr="00770A7D">
              <w:rPr>
                <w:rFonts w:asciiTheme="minorHAnsi" w:hAnsiTheme="minorHAnsi" w:cstheme="minorHAnsi"/>
                <w:bCs/>
                <w:sz w:val="22"/>
                <w:szCs w:val="22"/>
              </w:rPr>
              <w:t xml:space="preserve"> working in</w:t>
            </w:r>
            <w:r>
              <w:rPr>
                <w:rFonts w:asciiTheme="minorHAnsi" w:hAnsiTheme="minorHAnsi" w:cstheme="minorHAnsi"/>
                <w:bCs/>
                <w:sz w:val="22"/>
                <w:szCs w:val="22"/>
              </w:rPr>
              <w:t xml:space="preserve"> health and</w:t>
            </w:r>
            <w:r w:rsidRPr="00770A7D">
              <w:rPr>
                <w:rFonts w:asciiTheme="minorHAnsi" w:hAnsiTheme="minorHAnsi" w:cstheme="minorHAnsi"/>
                <w:bCs/>
                <w:sz w:val="22"/>
                <w:szCs w:val="22"/>
              </w:rPr>
              <w:t xml:space="preserve"> </w:t>
            </w:r>
            <w:commentRangeStart w:id="119"/>
            <w:r w:rsidRPr="00770A7D">
              <w:rPr>
                <w:rFonts w:asciiTheme="minorHAnsi" w:hAnsiTheme="minorHAnsi" w:cstheme="minorHAnsi"/>
                <w:bCs/>
                <w:sz w:val="22"/>
                <w:szCs w:val="22"/>
              </w:rPr>
              <w:t>social care settings</w:t>
            </w:r>
            <w:commentRangeEnd w:id="119"/>
            <w:r w:rsidR="005C7705">
              <w:rPr>
                <w:rStyle w:val="CommentReference"/>
              </w:rPr>
              <w:commentReference w:id="119"/>
            </w:r>
            <w:r w:rsidRPr="00770A7D">
              <w:rPr>
                <w:rFonts w:asciiTheme="minorHAnsi" w:hAnsiTheme="minorHAnsi" w:cstheme="minorHAnsi"/>
                <w:bCs/>
                <w:sz w:val="22"/>
                <w:szCs w:val="22"/>
              </w:rPr>
              <w:t xml:space="preserve">. I will follow PRISMA guidelines and register the protocol with PROSPERO. I will search a range of e-databases and grey literature. </w:t>
            </w:r>
          </w:p>
          <w:p w14:paraId="1F083DA1" w14:textId="77777777" w:rsidR="0097487C" w:rsidRPr="00770A7D" w:rsidRDefault="0097487C" w:rsidP="0097487C">
            <w:pPr>
              <w:pStyle w:val="BodyText"/>
              <w:spacing w:before="8"/>
              <w:rPr>
                <w:rFonts w:asciiTheme="minorHAnsi" w:hAnsiTheme="minorHAnsi" w:cstheme="minorHAnsi"/>
                <w:bCs/>
                <w:sz w:val="22"/>
                <w:szCs w:val="22"/>
              </w:rPr>
            </w:pPr>
            <w:r w:rsidRPr="00770A7D">
              <w:rPr>
                <w:rFonts w:asciiTheme="minorHAnsi" w:hAnsiTheme="minorHAnsi" w:cstheme="minorHAnsi"/>
                <w:bCs/>
                <w:sz w:val="22"/>
                <w:szCs w:val="22"/>
              </w:rPr>
              <w:t xml:space="preserve">Primary outcome: level of </w:t>
            </w:r>
            <w:r>
              <w:rPr>
                <w:rFonts w:asciiTheme="minorHAnsi" w:hAnsiTheme="minorHAnsi" w:cstheme="minorHAnsi"/>
                <w:bCs/>
                <w:sz w:val="22"/>
                <w:szCs w:val="22"/>
              </w:rPr>
              <w:t>HLN</w:t>
            </w:r>
            <w:r w:rsidRPr="00770A7D">
              <w:rPr>
                <w:rFonts w:asciiTheme="minorHAnsi" w:hAnsiTheme="minorHAnsi" w:cstheme="minorHAnsi"/>
                <w:bCs/>
                <w:sz w:val="22"/>
                <w:szCs w:val="22"/>
              </w:rPr>
              <w:t xml:space="preserve"> assessed using a variety of scoring systems</w:t>
            </w:r>
            <w:r>
              <w:rPr>
                <w:rFonts w:asciiTheme="minorHAnsi" w:hAnsiTheme="minorHAnsi" w:cstheme="minorHAnsi"/>
                <w:bCs/>
                <w:sz w:val="22"/>
                <w:szCs w:val="22"/>
              </w:rPr>
              <w:t xml:space="preserve"> of</w:t>
            </w:r>
            <w:r w:rsidRPr="00770A7D">
              <w:rPr>
                <w:rFonts w:asciiTheme="minorHAnsi" w:hAnsiTheme="minorHAnsi" w:cstheme="minorHAnsi"/>
                <w:bCs/>
                <w:sz w:val="22"/>
                <w:szCs w:val="22"/>
              </w:rPr>
              <w:t xml:space="preserve"> </w:t>
            </w:r>
            <w:r>
              <w:rPr>
                <w:rFonts w:asciiTheme="minorHAnsi" w:hAnsiTheme="minorHAnsi" w:cstheme="minorHAnsi"/>
                <w:bCs/>
                <w:sz w:val="22"/>
                <w:szCs w:val="22"/>
              </w:rPr>
              <w:t>carers</w:t>
            </w:r>
            <w:r w:rsidRPr="00770A7D">
              <w:rPr>
                <w:rFonts w:asciiTheme="minorHAnsi" w:hAnsiTheme="minorHAnsi" w:cstheme="minorHAnsi"/>
                <w:bCs/>
                <w:sz w:val="22"/>
                <w:szCs w:val="22"/>
              </w:rPr>
              <w:t xml:space="preserve"> working in</w:t>
            </w:r>
            <w:r>
              <w:rPr>
                <w:rFonts w:asciiTheme="minorHAnsi" w:hAnsiTheme="minorHAnsi" w:cstheme="minorHAnsi"/>
                <w:bCs/>
                <w:sz w:val="22"/>
                <w:szCs w:val="22"/>
              </w:rPr>
              <w:t xml:space="preserve"> social</w:t>
            </w:r>
            <w:r w:rsidRPr="00770A7D">
              <w:rPr>
                <w:rFonts w:asciiTheme="minorHAnsi" w:hAnsiTheme="minorHAnsi" w:cstheme="minorHAnsi"/>
                <w:bCs/>
                <w:sz w:val="22"/>
                <w:szCs w:val="22"/>
              </w:rPr>
              <w:t xml:space="preserve"> care </w:t>
            </w:r>
            <w:proofErr w:type="gramStart"/>
            <w:r w:rsidRPr="00770A7D">
              <w:rPr>
                <w:rFonts w:asciiTheme="minorHAnsi" w:hAnsiTheme="minorHAnsi" w:cstheme="minorHAnsi"/>
                <w:bCs/>
                <w:sz w:val="22"/>
                <w:szCs w:val="22"/>
              </w:rPr>
              <w:t>settings</w:t>
            </w:r>
            <w:proofErr w:type="gramEnd"/>
            <w:r w:rsidRPr="00770A7D">
              <w:rPr>
                <w:rFonts w:asciiTheme="minorHAnsi" w:hAnsiTheme="minorHAnsi" w:cstheme="minorHAnsi"/>
                <w:bCs/>
                <w:sz w:val="22"/>
                <w:szCs w:val="22"/>
              </w:rPr>
              <w:t xml:space="preserve"> </w:t>
            </w:r>
          </w:p>
          <w:p w14:paraId="1A310AAE" w14:textId="77777777" w:rsidR="0097487C" w:rsidRDefault="0097487C" w:rsidP="0097487C">
            <w:pPr>
              <w:pStyle w:val="BodyText"/>
              <w:spacing w:before="8"/>
              <w:rPr>
                <w:rFonts w:asciiTheme="minorHAnsi" w:hAnsiTheme="minorHAnsi" w:cstheme="minorHAnsi"/>
                <w:b/>
                <w:sz w:val="22"/>
                <w:szCs w:val="22"/>
              </w:rPr>
            </w:pPr>
          </w:p>
          <w:p w14:paraId="667369BC" w14:textId="77777777" w:rsidR="0097487C" w:rsidRPr="00770A7D" w:rsidRDefault="0097487C" w:rsidP="0097487C">
            <w:pPr>
              <w:pStyle w:val="BodyText"/>
              <w:spacing w:before="8"/>
              <w:rPr>
                <w:rFonts w:asciiTheme="minorHAnsi" w:hAnsiTheme="minorHAnsi" w:cstheme="minorHAnsi"/>
                <w:bCs/>
                <w:sz w:val="22"/>
                <w:szCs w:val="22"/>
              </w:rPr>
            </w:pPr>
            <w:r w:rsidRPr="00770A7D">
              <w:rPr>
                <w:rFonts w:asciiTheme="minorHAnsi" w:hAnsiTheme="minorHAnsi" w:cstheme="minorHAnsi"/>
                <w:b/>
                <w:sz w:val="22"/>
                <w:szCs w:val="22"/>
              </w:rPr>
              <w:t>Analysis</w:t>
            </w:r>
            <w:r w:rsidRPr="00770A7D">
              <w:rPr>
                <w:rFonts w:asciiTheme="minorHAnsi" w:hAnsiTheme="minorHAnsi" w:cstheme="minorHAnsi"/>
                <w:bCs/>
                <w:sz w:val="22"/>
                <w:szCs w:val="22"/>
              </w:rPr>
              <w:t xml:space="preserve">: The quality of studies will be assessed using STROBE and the results </w:t>
            </w:r>
            <w:proofErr w:type="spellStart"/>
            <w:r w:rsidRPr="00770A7D">
              <w:rPr>
                <w:rFonts w:asciiTheme="minorHAnsi" w:hAnsiTheme="minorHAnsi" w:cstheme="minorHAnsi"/>
                <w:bCs/>
                <w:sz w:val="22"/>
                <w:szCs w:val="22"/>
              </w:rPr>
              <w:t>analysed</w:t>
            </w:r>
            <w:proofErr w:type="spellEnd"/>
            <w:r w:rsidRPr="00770A7D">
              <w:rPr>
                <w:rFonts w:asciiTheme="minorHAnsi" w:hAnsiTheme="minorHAnsi" w:cstheme="minorHAnsi"/>
                <w:bCs/>
                <w:sz w:val="22"/>
                <w:szCs w:val="22"/>
              </w:rPr>
              <w:t xml:space="preserve"> through narrative synthesis.     </w:t>
            </w:r>
          </w:p>
          <w:p w14:paraId="74AC37CC" w14:textId="77777777" w:rsidR="0097487C" w:rsidRPr="00770A7D" w:rsidRDefault="0097487C" w:rsidP="0097487C">
            <w:pPr>
              <w:pStyle w:val="BodyText"/>
              <w:spacing w:before="8"/>
              <w:rPr>
                <w:rFonts w:asciiTheme="minorHAnsi" w:hAnsiTheme="minorHAnsi" w:cstheme="minorHAnsi"/>
                <w:b/>
                <w:sz w:val="22"/>
                <w:szCs w:val="22"/>
              </w:rPr>
            </w:pPr>
          </w:p>
          <w:p w14:paraId="0DE57989" w14:textId="77777777" w:rsidR="0097487C" w:rsidRPr="00770A7D" w:rsidRDefault="0097487C" w:rsidP="0097487C">
            <w:pPr>
              <w:pStyle w:val="BodyText"/>
              <w:spacing w:before="8"/>
              <w:rPr>
                <w:rFonts w:asciiTheme="minorHAnsi" w:hAnsiTheme="minorHAnsi" w:cstheme="minorHAnsi"/>
                <w:b/>
                <w:sz w:val="22"/>
                <w:szCs w:val="22"/>
              </w:rPr>
            </w:pPr>
            <w:r w:rsidRPr="00770A7D">
              <w:rPr>
                <w:rFonts w:asciiTheme="minorHAnsi" w:hAnsiTheme="minorHAnsi" w:cstheme="minorHAnsi"/>
                <w:b/>
                <w:sz w:val="22"/>
                <w:szCs w:val="22"/>
              </w:rPr>
              <w:t>Output</w:t>
            </w:r>
          </w:p>
          <w:p w14:paraId="377429F4" w14:textId="77777777" w:rsidR="0097487C" w:rsidRPr="00770A7D" w:rsidRDefault="0097487C" w:rsidP="0097487C">
            <w:pPr>
              <w:pStyle w:val="BodyText"/>
              <w:spacing w:before="8"/>
              <w:rPr>
                <w:rFonts w:asciiTheme="minorHAnsi" w:hAnsiTheme="minorHAnsi" w:cstheme="minorHAnsi"/>
                <w:bCs/>
                <w:sz w:val="22"/>
                <w:szCs w:val="22"/>
              </w:rPr>
            </w:pPr>
            <w:r w:rsidRPr="00770A7D">
              <w:rPr>
                <w:rFonts w:asciiTheme="minorHAnsi" w:hAnsiTheme="minorHAnsi" w:cstheme="minorHAnsi"/>
                <w:bCs/>
                <w:sz w:val="22"/>
                <w:szCs w:val="22"/>
              </w:rPr>
              <w:t xml:space="preserve">Evidence </w:t>
            </w:r>
            <w:proofErr w:type="spellStart"/>
            <w:r w:rsidRPr="00770A7D">
              <w:rPr>
                <w:rFonts w:asciiTheme="minorHAnsi" w:hAnsiTheme="minorHAnsi" w:cstheme="minorHAnsi"/>
                <w:bCs/>
                <w:sz w:val="22"/>
                <w:szCs w:val="22"/>
              </w:rPr>
              <w:t>summari</w:t>
            </w:r>
            <w:r>
              <w:rPr>
                <w:rFonts w:asciiTheme="minorHAnsi" w:hAnsiTheme="minorHAnsi" w:cstheme="minorHAnsi"/>
                <w:bCs/>
                <w:sz w:val="22"/>
                <w:szCs w:val="22"/>
              </w:rPr>
              <w:t>s</w:t>
            </w:r>
            <w:r w:rsidRPr="00770A7D">
              <w:rPr>
                <w:rFonts w:asciiTheme="minorHAnsi" w:hAnsiTheme="minorHAnsi" w:cstheme="minorHAnsi"/>
                <w:bCs/>
                <w:sz w:val="22"/>
                <w:szCs w:val="22"/>
              </w:rPr>
              <w:t>ing</w:t>
            </w:r>
            <w:proofErr w:type="spellEnd"/>
            <w:r w:rsidRPr="00770A7D">
              <w:rPr>
                <w:rFonts w:asciiTheme="minorHAnsi" w:hAnsiTheme="minorHAnsi" w:cstheme="minorHAnsi"/>
                <w:bCs/>
                <w:sz w:val="22"/>
                <w:szCs w:val="22"/>
              </w:rPr>
              <w:t xml:space="preserve"> levels of </w:t>
            </w:r>
            <w:r>
              <w:rPr>
                <w:rFonts w:asciiTheme="minorHAnsi" w:hAnsiTheme="minorHAnsi" w:cstheme="minorHAnsi"/>
                <w:bCs/>
                <w:sz w:val="22"/>
                <w:szCs w:val="22"/>
              </w:rPr>
              <w:t>HLN</w:t>
            </w:r>
            <w:r w:rsidRPr="00770A7D">
              <w:rPr>
                <w:rFonts w:asciiTheme="minorHAnsi" w:hAnsiTheme="minorHAnsi" w:cstheme="minorHAnsi"/>
                <w:bCs/>
                <w:sz w:val="22"/>
                <w:szCs w:val="22"/>
              </w:rPr>
              <w:t xml:space="preserve"> in</w:t>
            </w:r>
            <w:r>
              <w:rPr>
                <w:rFonts w:asciiTheme="minorHAnsi" w:hAnsiTheme="minorHAnsi" w:cstheme="minorHAnsi"/>
                <w:bCs/>
                <w:sz w:val="22"/>
                <w:szCs w:val="22"/>
              </w:rPr>
              <w:t xml:space="preserve"> nurses and</w:t>
            </w:r>
            <w:r w:rsidRPr="00770A7D">
              <w:rPr>
                <w:rFonts w:asciiTheme="minorHAnsi" w:hAnsiTheme="minorHAnsi" w:cstheme="minorHAnsi"/>
                <w:bCs/>
                <w:sz w:val="22"/>
                <w:szCs w:val="22"/>
              </w:rPr>
              <w:t xml:space="preserve"> </w:t>
            </w:r>
            <w:r>
              <w:rPr>
                <w:rFonts w:asciiTheme="minorHAnsi" w:hAnsiTheme="minorHAnsi" w:cstheme="minorHAnsi"/>
                <w:bCs/>
                <w:sz w:val="22"/>
                <w:szCs w:val="22"/>
              </w:rPr>
              <w:t>carers</w:t>
            </w:r>
            <w:r w:rsidRPr="00770A7D">
              <w:rPr>
                <w:rFonts w:asciiTheme="minorHAnsi" w:hAnsiTheme="minorHAnsi" w:cstheme="minorHAnsi"/>
                <w:bCs/>
                <w:sz w:val="22"/>
                <w:szCs w:val="22"/>
              </w:rPr>
              <w:t xml:space="preserve"> </w:t>
            </w:r>
            <w:r>
              <w:rPr>
                <w:rFonts w:asciiTheme="minorHAnsi" w:hAnsiTheme="minorHAnsi" w:cstheme="minorHAnsi"/>
                <w:bCs/>
                <w:sz w:val="22"/>
                <w:szCs w:val="22"/>
              </w:rPr>
              <w:t>in health and social</w:t>
            </w:r>
            <w:r w:rsidRPr="00770A7D">
              <w:rPr>
                <w:rFonts w:asciiTheme="minorHAnsi" w:hAnsiTheme="minorHAnsi" w:cstheme="minorHAnsi"/>
                <w:bCs/>
                <w:sz w:val="22"/>
                <w:szCs w:val="22"/>
              </w:rPr>
              <w:t xml:space="preserve"> care settings. This will be valuable for care providers and for </w:t>
            </w:r>
            <w:proofErr w:type="spellStart"/>
            <w:r w:rsidRPr="00770A7D">
              <w:rPr>
                <w:rFonts w:asciiTheme="minorHAnsi" w:hAnsiTheme="minorHAnsi" w:cstheme="minorHAnsi"/>
                <w:bCs/>
                <w:sz w:val="22"/>
                <w:szCs w:val="22"/>
              </w:rPr>
              <w:t>organisations</w:t>
            </w:r>
            <w:proofErr w:type="spellEnd"/>
            <w:r w:rsidRPr="00770A7D">
              <w:rPr>
                <w:rFonts w:asciiTheme="minorHAnsi" w:hAnsiTheme="minorHAnsi" w:cstheme="minorHAnsi"/>
                <w:bCs/>
                <w:sz w:val="22"/>
                <w:szCs w:val="22"/>
              </w:rPr>
              <w:t xml:space="preserve"> that provide education and training</w:t>
            </w:r>
            <w:r>
              <w:rPr>
                <w:rFonts w:asciiTheme="minorHAnsi" w:hAnsiTheme="minorHAnsi" w:cstheme="minorHAnsi"/>
                <w:bCs/>
                <w:sz w:val="22"/>
                <w:szCs w:val="22"/>
              </w:rPr>
              <w:t xml:space="preserve"> to carers</w:t>
            </w:r>
            <w:r w:rsidRPr="00770A7D">
              <w:rPr>
                <w:rFonts w:asciiTheme="minorHAnsi" w:hAnsiTheme="minorHAnsi" w:cstheme="minorHAnsi"/>
                <w:bCs/>
                <w:sz w:val="22"/>
                <w:szCs w:val="22"/>
              </w:rPr>
              <w:t xml:space="preserve"> e.g. Health Education England, Skills for Care </w:t>
            </w:r>
          </w:p>
          <w:p w14:paraId="7E7A3D6B" w14:textId="77777777" w:rsidR="0097487C" w:rsidRPr="00770A7D" w:rsidRDefault="0097487C" w:rsidP="0097487C">
            <w:pPr>
              <w:pStyle w:val="BodyText"/>
              <w:spacing w:before="8"/>
              <w:rPr>
                <w:rFonts w:asciiTheme="minorHAnsi" w:hAnsiTheme="minorHAnsi" w:cstheme="minorHAnsi"/>
                <w:b/>
                <w:sz w:val="22"/>
                <w:szCs w:val="22"/>
              </w:rPr>
            </w:pPr>
          </w:p>
          <w:p w14:paraId="32933286" w14:textId="77777777" w:rsidR="0097487C" w:rsidRPr="00770A7D" w:rsidRDefault="0097487C" w:rsidP="0097487C">
            <w:pPr>
              <w:pStyle w:val="BodyText"/>
              <w:spacing w:before="8"/>
              <w:rPr>
                <w:rFonts w:asciiTheme="minorHAnsi" w:hAnsiTheme="minorHAnsi" w:cstheme="minorHAnsi"/>
                <w:b/>
                <w:sz w:val="22"/>
                <w:szCs w:val="22"/>
                <w:lang w:val="en-GB"/>
              </w:rPr>
            </w:pPr>
            <w:r w:rsidRPr="00770A7D">
              <w:rPr>
                <w:rFonts w:asciiTheme="minorHAnsi" w:hAnsiTheme="minorHAnsi" w:cstheme="minorHAnsi"/>
                <w:b/>
                <w:sz w:val="22"/>
                <w:szCs w:val="22"/>
                <w:lang w:val="en-GB"/>
              </w:rPr>
              <w:lastRenderedPageBreak/>
              <w:t xml:space="preserve">1B: Quantitative assessment of the health literacy, numeracy and </w:t>
            </w:r>
            <w:proofErr w:type="spellStart"/>
            <w:r w:rsidRPr="00770A7D">
              <w:rPr>
                <w:rFonts w:asciiTheme="minorHAnsi" w:hAnsiTheme="minorHAnsi" w:cstheme="minorHAnsi"/>
                <w:b/>
                <w:sz w:val="22"/>
                <w:szCs w:val="22"/>
                <w:lang w:val="en-GB"/>
              </w:rPr>
              <w:t>ehealth</w:t>
            </w:r>
            <w:proofErr w:type="spellEnd"/>
            <w:r w:rsidRPr="00770A7D">
              <w:rPr>
                <w:rFonts w:asciiTheme="minorHAnsi" w:hAnsiTheme="minorHAnsi" w:cstheme="minorHAnsi"/>
                <w:b/>
                <w:sz w:val="22"/>
                <w:szCs w:val="22"/>
                <w:lang w:val="en-GB"/>
              </w:rPr>
              <w:t xml:space="preserve"> literacy of care</w:t>
            </w:r>
            <w:r>
              <w:rPr>
                <w:rFonts w:asciiTheme="minorHAnsi" w:hAnsiTheme="minorHAnsi" w:cstheme="minorHAnsi"/>
                <w:b/>
                <w:sz w:val="22"/>
                <w:szCs w:val="22"/>
                <w:lang w:val="en-GB"/>
              </w:rPr>
              <w:t>rs</w:t>
            </w:r>
            <w:r w:rsidRPr="00770A7D">
              <w:rPr>
                <w:rFonts w:asciiTheme="minorHAnsi" w:hAnsiTheme="minorHAnsi" w:cstheme="minorHAnsi"/>
                <w:b/>
                <w:sz w:val="22"/>
                <w:szCs w:val="22"/>
                <w:lang w:val="en-GB"/>
              </w:rPr>
              <w:t xml:space="preserve"> and registered managers in residential care homes</w:t>
            </w:r>
          </w:p>
          <w:p w14:paraId="540613DF"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
                <w:sz w:val="22"/>
                <w:szCs w:val="22"/>
                <w:lang w:val="en-GB"/>
              </w:rPr>
              <w:t xml:space="preserve">Aim: </w:t>
            </w:r>
            <w:r w:rsidRPr="00770A7D">
              <w:rPr>
                <w:rFonts w:asciiTheme="minorHAnsi" w:hAnsiTheme="minorHAnsi" w:cstheme="minorHAnsi"/>
                <w:bCs/>
                <w:sz w:val="22"/>
                <w:szCs w:val="22"/>
                <w:lang w:val="en-GB"/>
              </w:rPr>
              <w:t xml:space="preserve">To measure and describe the health literacy, numeracy and </w:t>
            </w:r>
            <w:proofErr w:type="spellStart"/>
            <w:r w:rsidRPr="00770A7D">
              <w:rPr>
                <w:rFonts w:asciiTheme="minorHAnsi" w:hAnsiTheme="minorHAnsi" w:cstheme="minorHAnsi"/>
                <w:bCs/>
                <w:sz w:val="22"/>
                <w:szCs w:val="22"/>
                <w:lang w:val="en-GB"/>
              </w:rPr>
              <w:t>ehealth</w:t>
            </w:r>
            <w:proofErr w:type="spellEnd"/>
            <w:r w:rsidRPr="00770A7D">
              <w:rPr>
                <w:rFonts w:asciiTheme="minorHAnsi" w:hAnsiTheme="minorHAnsi" w:cstheme="minorHAnsi"/>
                <w:bCs/>
                <w:sz w:val="22"/>
                <w:szCs w:val="22"/>
                <w:lang w:val="en-GB"/>
              </w:rPr>
              <w:t xml:space="preserve"> literacy of </w:t>
            </w:r>
            <w:r>
              <w:rPr>
                <w:rFonts w:asciiTheme="minorHAnsi" w:hAnsiTheme="minorHAnsi" w:cstheme="minorHAnsi"/>
                <w:bCs/>
                <w:sz w:val="22"/>
                <w:szCs w:val="22"/>
                <w:lang w:val="en-GB"/>
              </w:rPr>
              <w:t>carers</w:t>
            </w:r>
            <w:r w:rsidRPr="00770A7D">
              <w:rPr>
                <w:rFonts w:asciiTheme="minorHAnsi" w:hAnsiTheme="minorHAnsi" w:cstheme="minorHAnsi"/>
                <w:bCs/>
                <w:sz w:val="22"/>
                <w:szCs w:val="22"/>
                <w:lang w:val="en-GB"/>
              </w:rPr>
              <w:t xml:space="preserve"> working in residential care homes</w:t>
            </w:r>
            <w:r>
              <w:rPr>
                <w:rFonts w:asciiTheme="minorHAnsi" w:hAnsiTheme="minorHAnsi" w:cstheme="minorHAnsi"/>
                <w:bCs/>
                <w:sz w:val="22"/>
                <w:szCs w:val="22"/>
                <w:lang w:val="en-GB"/>
              </w:rPr>
              <w:t>.</w:t>
            </w:r>
          </w:p>
          <w:p w14:paraId="08354003" w14:textId="77777777" w:rsidR="0097487C" w:rsidRPr="00770A7D" w:rsidRDefault="0097487C" w:rsidP="0097487C">
            <w:pPr>
              <w:pStyle w:val="BodyText"/>
              <w:spacing w:before="8"/>
              <w:rPr>
                <w:rFonts w:asciiTheme="minorHAnsi" w:hAnsiTheme="minorHAnsi" w:cstheme="minorHAnsi"/>
                <w:b/>
                <w:sz w:val="22"/>
                <w:szCs w:val="22"/>
                <w:lang w:val="en-GB"/>
              </w:rPr>
            </w:pPr>
          </w:p>
          <w:p w14:paraId="7DE55913"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
                <w:sz w:val="22"/>
                <w:szCs w:val="22"/>
                <w:lang w:val="en-GB"/>
              </w:rPr>
              <w:t>Study design:</w:t>
            </w:r>
            <w:r w:rsidRPr="00770A7D">
              <w:rPr>
                <w:rFonts w:asciiTheme="minorHAnsi" w:hAnsiTheme="minorHAnsi" w:cstheme="minorHAnsi"/>
                <w:bCs/>
                <w:sz w:val="22"/>
                <w:szCs w:val="22"/>
                <w:lang w:val="en-GB"/>
              </w:rPr>
              <w:t xml:space="preserve"> cross-sectional survey </w:t>
            </w:r>
          </w:p>
          <w:p w14:paraId="629731A0" w14:textId="77777777" w:rsidR="0097487C" w:rsidRPr="00770A7D" w:rsidRDefault="0097487C" w:rsidP="0097487C">
            <w:pPr>
              <w:pStyle w:val="BodyText"/>
              <w:spacing w:before="8"/>
              <w:rPr>
                <w:rFonts w:asciiTheme="minorHAnsi" w:hAnsiTheme="minorHAnsi" w:cstheme="minorHAnsi"/>
                <w:bCs/>
                <w:sz w:val="22"/>
                <w:szCs w:val="22"/>
                <w:lang w:val="en-GB"/>
              </w:rPr>
            </w:pPr>
          </w:p>
          <w:p w14:paraId="5D57AD8D"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
                <w:sz w:val="22"/>
                <w:szCs w:val="22"/>
                <w:lang w:val="en-GB"/>
              </w:rPr>
              <w:t>Setting:</w:t>
            </w:r>
            <w:r w:rsidRPr="00770A7D">
              <w:rPr>
                <w:rFonts w:asciiTheme="minorHAnsi" w:hAnsiTheme="minorHAnsi" w:cstheme="minorHAnsi"/>
                <w:bCs/>
                <w:sz w:val="22"/>
                <w:szCs w:val="22"/>
                <w:lang w:val="en-GB"/>
              </w:rPr>
              <w:t xml:space="preserve"> Online</w:t>
            </w:r>
          </w:p>
          <w:p w14:paraId="07A9DFAE" w14:textId="77777777" w:rsidR="0097487C" w:rsidRPr="00770A7D" w:rsidRDefault="0097487C" w:rsidP="0097487C">
            <w:pPr>
              <w:pStyle w:val="BodyText"/>
              <w:spacing w:before="8"/>
              <w:rPr>
                <w:rFonts w:asciiTheme="minorHAnsi" w:hAnsiTheme="minorHAnsi" w:cstheme="minorHAnsi"/>
                <w:bCs/>
                <w:sz w:val="22"/>
                <w:szCs w:val="22"/>
                <w:lang w:val="en-GB"/>
              </w:rPr>
            </w:pPr>
          </w:p>
          <w:p w14:paraId="1AF6C771"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
                <w:sz w:val="22"/>
                <w:szCs w:val="22"/>
                <w:lang w:val="en-GB"/>
              </w:rPr>
              <w:t>Methodology</w:t>
            </w:r>
            <w:r w:rsidRPr="00770A7D">
              <w:rPr>
                <w:rFonts w:asciiTheme="minorHAnsi" w:hAnsiTheme="minorHAnsi" w:cstheme="minorHAnsi"/>
                <w:bCs/>
                <w:sz w:val="22"/>
                <w:szCs w:val="22"/>
                <w:lang w:val="en-GB"/>
              </w:rPr>
              <w:t xml:space="preserve">: </w:t>
            </w:r>
          </w:p>
          <w:p w14:paraId="084DFA7E"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Participants will complete a one-off online survey. The survey will measure health literacy, numeracy and </w:t>
            </w:r>
            <w:proofErr w:type="spellStart"/>
            <w:r w:rsidRPr="00770A7D">
              <w:rPr>
                <w:rFonts w:asciiTheme="minorHAnsi" w:hAnsiTheme="minorHAnsi" w:cstheme="minorHAnsi"/>
                <w:bCs/>
                <w:sz w:val="22"/>
                <w:szCs w:val="22"/>
                <w:lang w:val="en-GB"/>
              </w:rPr>
              <w:t>ehealth</w:t>
            </w:r>
            <w:proofErr w:type="spellEnd"/>
            <w:r w:rsidRPr="00770A7D">
              <w:rPr>
                <w:rFonts w:asciiTheme="minorHAnsi" w:hAnsiTheme="minorHAnsi" w:cstheme="minorHAnsi"/>
                <w:bCs/>
                <w:sz w:val="22"/>
                <w:szCs w:val="22"/>
                <w:lang w:val="en-GB"/>
              </w:rPr>
              <w:t xml:space="preserve"> literacy using </w:t>
            </w:r>
            <w:r>
              <w:rPr>
                <w:rFonts w:asciiTheme="minorHAnsi" w:hAnsiTheme="minorHAnsi" w:cstheme="minorHAnsi"/>
                <w:bCs/>
                <w:sz w:val="22"/>
                <w:szCs w:val="22"/>
                <w:lang w:val="en-GB"/>
              </w:rPr>
              <w:t xml:space="preserve">three </w:t>
            </w:r>
            <w:r w:rsidRPr="00770A7D">
              <w:rPr>
                <w:rFonts w:asciiTheme="minorHAnsi" w:hAnsiTheme="minorHAnsi" w:cstheme="minorHAnsi"/>
                <w:bCs/>
                <w:sz w:val="22"/>
                <w:szCs w:val="22"/>
                <w:lang w:val="en-GB"/>
              </w:rPr>
              <w:t>validated tools: the Functional Health literacy test (FHLT)</w:t>
            </w:r>
            <w:r>
              <w:rPr>
                <w:rFonts w:asciiTheme="minorHAnsi" w:hAnsiTheme="minorHAnsi" w:cstheme="minorHAnsi"/>
                <w:bCs/>
                <w:sz w:val="22"/>
                <w:szCs w:val="22"/>
                <w:lang w:val="en-GB"/>
              </w:rPr>
              <w:t>,</w:t>
            </w:r>
            <w:r w:rsidRPr="00770A7D">
              <w:rPr>
                <w:rFonts w:asciiTheme="minorHAnsi" w:hAnsiTheme="minorHAnsi" w:cstheme="minorHAnsi"/>
                <w:bCs/>
                <w:sz w:val="22"/>
                <w:szCs w:val="22"/>
                <w:lang w:val="en-GB"/>
              </w:rPr>
              <w:t xml:space="preserve"> the Numeracy Understanding in Medicine Instrument- short form (S-NuMI) and the eHealth Literacy Scale (</w:t>
            </w:r>
            <w:proofErr w:type="spellStart"/>
            <w:r w:rsidRPr="00770A7D">
              <w:rPr>
                <w:rFonts w:asciiTheme="minorHAnsi" w:hAnsiTheme="minorHAnsi" w:cstheme="minorHAnsi"/>
                <w:bCs/>
                <w:sz w:val="22"/>
                <w:szCs w:val="22"/>
                <w:lang w:val="en-GB"/>
              </w:rPr>
              <w:t>eHEALS</w:t>
            </w:r>
            <w:proofErr w:type="spellEnd"/>
            <w:r w:rsidRPr="00770A7D">
              <w:rPr>
                <w:rFonts w:asciiTheme="minorHAnsi" w:hAnsiTheme="minorHAnsi" w:cstheme="minorHAnsi"/>
                <w:bCs/>
                <w:sz w:val="22"/>
                <w:szCs w:val="22"/>
                <w:lang w:val="en-GB"/>
              </w:rPr>
              <w:t xml:space="preserve">) respectively and participants will be asked to rate their confidence in the online skills identified in the discharge summaries in WP2. I will measure HL, HN and </w:t>
            </w:r>
            <w:proofErr w:type="spellStart"/>
            <w:r w:rsidRPr="00770A7D">
              <w:rPr>
                <w:rFonts w:asciiTheme="minorHAnsi" w:hAnsiTheme="minorHAnsi" w:cstheme="minorHAnsi"/>
                <w:bCs/>
                <w:sz w:val="22"/>
                <w:szCs w:val="22"/>
                <w:lang w:val="en-GB"/>
              </w:rPr>
              <w:t>eHL</w:t>
            </w:r>
            <w:proofErr w:type="spellEnd"/>
            <w:r w:rsidRPr="00770A7D">
              <w:rPr>
                <w:rFonts w:asciiTheme="minorHAnsi" w:hAnsiTheme="minorHAnsi" w:cstheme="minorHAnsi"/>
                <w:bCs/>
                <w:sz w:val="22"/>
                <w:szCs w:val="22"/>
                <w:lang w:val="en-GB"/>
              </w:rPr>
              <w:t xml:space="preserve"> separately rather than using combined measures. These tools have been chosen as they are self-administered, focus on general health knowledge and written communication to reflect the breadth and medium of discharge summaries. Covariates including demographics, workplace and training-related factors will also be collected. The survey will be administered via </w:t>
            </w:r>
            <w:proofErr w:type="spellStart"/>
            <w:r w:rsidRPr="00770A7D">
              <w:rPr>
                <w:rFonts w:asciiTheme="minorHAnsi" w:hAnsiTheme="minorHAnsi" w:cstheme="minorHAnsi"/>
                <w:bCs/>
                <w:sz w:val="22"/>
                <w:szCs w:val="22"/>
                <w:lang w:val="en-GB"/>
              </w:rPr>
              <w:t>RedCap</w:t>
            </w:r>
            <w:proofErr w:type="spellEnd"/>
            <w:r w:rsidRPr="00770A7D">
              <w:rPr>
                <w:rFonts w:asciiTheme="minorHAnsi" w:hAnsiTheme="minorHAnsi" w:cstheme="minorHAnsi"/>
                <w:bCs/>
                <w:sz w:val="22"/>
                <w:szCs w:val="22"/>
                <w:lang w:val="en-GB"/>
              </w:rPr>
              <w:t>, an established research data collection service commissioned by UCL</w:t>
            </w:r>
            <w:r>
              <w:rPr>
                <w:rFonts w:asciiTheme="minorHAnsi" w:hAnsiTheme="minorHAnsi" w:cstheme="minorHAnsi"/>
                <w:bCs/>
                <w:sz w:val="22"/>
                <w:szCs w:val="22"/>
                <w:lang w:val="en-GB"/>
              </w:rPr>
              <w:t xml:space="preserve">. </w:t>
            </w:r>
            <w:r w:rsidRPr="00770A7D">
              <w:rPr>
                <w:rFonts w:asciiTheme="minorHAnsi" w:hAnsiTheme="minorHAnsi" w:cstheme="minorHAnsi"/>
                <w:bCs/>
                <w:sz w:val="22"/>
                <w:szCs w:val="22"/>
                <w:lang w:val="en-GB"/>
              </w:rPr>
              <w:t xml:space="preserve">which stores data securely within the UCL data </w:t>
            </w:r>
            <w:proofErr w:type="gramStart"/>
            <w:r w:rsidRPr="00770A7D">
              <w:rPr>
                <w:rFonts w:asciiTheme="minorHAnsi" w:hAnsiTheme="minorHAnsi" w:cstheme="minorHAnsi"/>
                <w:bCs/>
                <w:sz w:val="22"/>
                <w:szCs w:val="22"/>
                <w:lang w:val="en-GB"/>
              </w:rPr>
              <w:t>safe haven</w:t>
            </w:r>
            <w:proofErr w:type="gramEnd"/>
            <w:r w:rsidRPr="00770A7D">
              <w:rPr>
                <w:rFonts w:asciiTheme="minorHAnsi" w:hAnsiTheme="minorHAnsi" w:cstheme="minorHAnsi"/>
                <w:bCs/>
                <w:sz w:val="22"/>
                <w:szCs w:val="22"/>
                <w:lang w:val="en-GB"/>
              </w:rPr>
              <w:t>.</w:t>
            </w:r>
          </w:p>
          <w:p w14:paraId="328F6F58"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Recruitment will be supported through the </w:t>
            </w:r>
            <w:commentRangeStart w:id="120"/>
            <w:r w:rsidRPr="00770A7D">
              <w:rPr>
                <w:rFonts w:asciiTheme="minorHAnsi" w:hAnsiTheme="minorHAnsi" w:cstheme="minorHAnsi"/>
                <w:bCs/>
                <w:sz w:val="22"/>
                <w:szCs w:val="22"/>
                <w:lang w:val="en-GB"/>
              </w:rPr>
              <w:t>Vivaldi network</w:t>
            </w:r>
            <w:commentRangeEnd w:id="120"/>
            <w:r w:rsidR="005C7705">
              <w:rPr>
                <w:rStyle w:val="CommentReference"/>
              </w:rPr>
              <w:commentReference w:id="120"/>
            </w:r>
            <w:r w:rsidRPr="00770A7D">
              <w:rPr>
                <w:rFonts w:asciiTheme="minorHAnsi" w:hAnsiTheme="minorHAnsi" w:cstheme="minorHAnsi"/>
                <w:bCs/>
                <w:sz w:val="22"/>
                <w:szCs w:val="22"/>
                <w:lang w:val="en-GB"/>
              </w:rPr>
              <w:t xml:space="preserve">, the Outstanding Society and in-person promotion supported by HCIC </w:t>
            </w:r>
            <w:proofErr w:type="gramStart"/>
            <w:r w:rsidRPr="00770A7D">
              <w:rPr>
                <w:rFonts w:asciiTheme="minorHAnsi" w:hAnsiTheme="minorHAnsi" w:cstheme="minorHAnsi"/>
                <w:bCs/>
                <w:sz w:val="22"/>
                <w:szCs w:val="22"/>
                <w:lang w:val="en-GB"/>
              </w:rPr>
              <w:t>London</w:t>
            </w:r>
            <w:proofErr w:type="gramEnd"/>
            <w:r w:rsidRPr="00770A7D">
              <w:rPr>
                <w:rFonts w:asciiTheme="minorHAnsi" w:hAnsiTheme="minorHAnsi" w:cstheme="minorHAnsi"/>
                <w:bCs/>
                <w:sz w:val="22"/>
                <w:szCs w:val="22"/>
                <w:lang w:val="en-GB"/>
              </w:rPr>
              <w:t xml:space="preserve"> and participants will be provided a</w:t>
            </w:r>
            <w:r>
              <w:rPr>
                <w:rFonts w:asciiTheme="minorHAnsi" w:hAnsiTheme="minorHAnsi" w:cstheme="minorHAnsi"/>
                <w:bCs/>
                <w:sz w:val="22"/>
                <w:szCs w:val="22"/>
                <w:lang w:val="en-GB"/>
              </w:rPr>
              <w:t xml:space="preserve"> £15 </w:t>
            </w:r>
            <w:commentRangeStart w:id="121"/>
            <w:r w:rsidRPr="00770A7D">
              <w:rPr>
                <w:rFonts w:asciiTheme="minorHAnsi" w:hAnsiTheme="minorHAnsi" w:cstheme="minorHAnsi"/>
                <w:bCs/>
                <w:sz w:val="22"/>
                <w:szCs w:val="22"/>
                <w:lang w:val="en-GB"/>
              </w:rPr>
              <w:t>voucher incentive</w:t>
            </w:r>
            <w:commentRangeEnd w:id="121"/>
            <w:r>
              <w:rPr>
                <w:rStyle w:val="CommentReference"/>
              </w:rPr>
              <w:commentReference w:id="121"/>
            </w:r>
            <w:r w:rsidRPr="00770A7D">
              <w:rPr>
                <w:rFonts w:asciiTheme="minorHAnsi" w:hAnsiTheme="minorHAnsi" w:cstheme="minorHAnsi"/>
                <w:bCs/>
                <w:sz w:val="22"/>
                <w:szCs w:val="22"/>
                <w:lang w:val="en-GB"/>
              </w:rPr>
              <w:t xml:space="preserve">. Participants will provide electronic consent prior to completing the questionnaire and </w:t>
            </w:r>
            <w:proofErr w:type="spellStart"/>
            <w:r w:rsidRPr="00770A7D">
              <w:rPr>
                <w:rFonts w:asciiTheme="minorHAnsi" w:hAnsiTheme="minorHAnsi" w:cstheme="minorHAnsi"/>
                <w:bCs/>
                <w:sz w:val="22"/>
                <w:szCs w:val="22"/>
                <w:lang w:val="en-GB"/>
              </w:rPr>
              <w:t>REDCap</w:t>
            </w:r>
            <w:proofErr w:type="spellEnd"/>
            <w:r w:rsidRPr="00770A7D">
              <w:rPr>
                <w:rFonts w:asciiTheme="minorHAnsi" w:hAnsiTheme="minorHAnsi" w:cstheme="minorHAnsi"/>
                <w:bCs/>
                <w:sz w:val="22"/>
                <w:szCs w:val="22"/>
                <w:lang w:val="en-GB"/>
              </w:rPr>
              <w:t xml:space="preserve"> will segregate the consent form from the survey for storage. </w:t>
            </w:r>
          </w:p>
          <w:p w14:paraId="43AF45F4" w14:textId="77777777" w:rsidR="0097487C" w:rsidRPr="00770A7D" w:rsidRDefault="0097487C" w:rsidP="0097487C">
            <w:pPr>
              <w:pStyle w:val="BodyText"/>
              <w:spacing w:before="8"/>
              <w:rPr>
                <w:rFonts w:asciiTheme="minorHAnsi" w:hAnsiTheme="minorHAnsi" w:cstheme="minorHAnsi"/>
                <w:bCs/>
                <w:sz w:val="22"/>
                <w:szCs w:val="22"/>
                <w:lang w:val="en-GB"/>
              </w:rPr>
            </w:pPr>
          </w:p>
          <w:p w14:paraId="361B8A51" w14:textId="77777777" w:rsidR="0097487C" w:rsidRPr="00770A7D" w:rsidRDefault="0097487C" w:rsidP="0097487C">
            <w:pPr>
              <w:pStyle w:val="BodyText"/>
              <w:spacing w:before="8"/>
              <w:rPr>
                <w:rFonts w:asciiTheme="minorHAnsi" w:hAnsiTheme="minorHAnsi" w:cstheme="minorHAnsi"/>
                <w:b/>
                <w:sz w:val="22"/>
                <w:szCs w:val="22"/>
                <w:lang w:val="en-GB"/>
              </w:rPr>
            </w:pPr>
            <w:r w:rsidRPr="00770A7D">
              <w:rPr>
                <w:rFonts w:asciiTheme="minorHAnsi" w:hAnsiTheme="minorHAnsi" w:cstheme="minorHAnsi"/>
                <w:b/>
                <w:sz w:val="22"/>
                <w:szCs w:val="22"/>
                <w:lang w:val="en-GB"/>
              </w:rPr>
              <w:t>Inclusion/exclusion criteria:</w:t>
            </w:r>
          </w:p>
          <w:p w14:paraId="599615BF" w14:textId="77777777" w:rsidR="0097487C" w:rsidRDefault="0097487C" w:rsidP="0097487C">
            <w:pPr>
              <w:pStyle w:val="BodyText"/>
              <w:spacing w:before="8"/>
              <w:rPr>
                <w:rFonts w:asciiTheme="minorHAnsi" w:hAnsiTheme="minorHAnsi" w:cstheme="minorHAnsi"/>
                <w:bCs/>
                <w:sz w:val="22"/>
                <w:szCs w:val="22"/>
                <w:lang w:val="en-GB"/>
              </w:rPr>
            </w:pPr>
            <w:commentRangeStart w:id="122"/>
            <w:r>
              <w:rPr>
                <w:rFonts w:asciiTheme="minorHAnsi" w:hAnsiTheme="minorHAnsi" w:cstheme="minorHAnsi"/>
                <w:bCs/>
                <w:sz w:val="22"/>
                <w:szCs w:val="22"/>
                <w:lang w:val="en-GB"/>
              </w:rPr>
              <w:t>Care professionals</w:t>
            </w:r>
            <w:r w:rsidRPr="00770A7D">
              <w:rPr>
                <w:rFonts w:asciiTheme="minorHAnsi" w:hAnsiTheme="minorHAnsi" w:cstheme="minorHAnsi"/>
                <w:bCs/>
                <w:sz w:val="22"/>
                <w:szCs w:val="22"/>
                <w:lang w:val="en-GB"/>
              </w:rPr>
              <w:t xml:space="preserve"> </w:t>
            </w:r>
            <w:commentRangeEnd w:id="122"/>
            <w:r w:rsidR="005C7705">
              <w:rPr>
                <w:rStyle w:val="CommentReference"/>
              </w:rPr>
              <w:commentReference w:id="122"/>
            </w:r>
            <w:r w:rsidRPr="00770A7D">
              <w:rPr>
                <w:rFonts w:asciiTheme="minorHAnsi" w:hAnsiTheme="minorHAnsi" w:cstheme="minorHAnsi"/>
                <w:bCs/>
                <w:sz w:val="22"/>
                <w:szCs w:val="22"/>
                <w:lang w:val="en-GB"/>
              </w:rPr>
              <w:t xml:space="preserve">who </w:t>
            </w:r>
            <w:commentRangeStart w:id="123"/>
            <w:r w:rsidRPr="00770A7D">
              <w:rPr>
                <w:rFonts w:asciiTheme="minorHAnsi" w:hAnsiTheme="minorHAnsi" w:cstheme="minorHAnsi"/>
                <w:bCs/>
                <w:sz w:val="22"/>
                <w:szCs w:val="22"/>
                <w:lang w:val="en-GB"/>
              </w:rPr>
              <w:t xml:space="preserve">read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w:t>
            </w:r>
            <w:commentRangeEnd w:id="123"/>
            <w:r w:rsidR="005C7705">
              <w:rPr>
                <w:rStyle w:val="CommentReference"/>
              </w:rPr>
              <w:commentReference w:id="123"/>
            </w:r>
            <w:r w:rsidRPr="00770A7D">
              <w:rPr>
                <w:rFonts w:asciiTheme="minorHAnsi" w:hAnsiTheme="minorHAnsi" w:cstheme="minorHAnsi"/>
                <w:bCs/>
                <w:sz w:val="22"/>
                <w:szCs w:val="22"/>
                <w:lang w:val="en-GB"/>
              </w:rPr>
              <w:t xml:space="preserve">to provide direct care or to disseminate information to those who provide direct care predominantly in older age residential non-nursing care settings and who have completed their organisation’s induction process will be included. </w:t>
            </w:r>
          </w:p>
          <w:p w14:paraId="6DCD35CC" w14:textId="77777777" w:rsidR="0097487C" w:rsidRPr="00770A7D" w:rsidRDefault="0097487C" w:rsidP="0097487C">
            <w:pPr>
              <w:pStyle w:val="BodyText"/>
              <w:spacing w:before="8"/>
              <w:rPr>
                <w:rFonts w:asciiTheme="minorHAnsi" w:hAnsiTheme="minorHAnsi" w:cstheme="minorHAnsi"/>
                <w:bCs/>
                <w:sz w:val="22"/>
                <w:szCs w:val="22"/>
                <w:lang w:val="en-GB"/>
              </w:rPr>
            </w:pPr>
            <w:r>
              <w:rPr>
                <w:rFonts w:asciiTheme="minorHAnsi" w:hAnsiTheme="minorHAnsi" w:cstheme="minorHAnsi"/>
                <w:bCs/>
                <w:sz w:val="22"/>
                <w:szCs w:val="22"/>
                <w:lang w:val="en-GB"/>
              </w:rPr>
              <w:t xml:space="preserve">Social care professionals </w:t>
            </w:r>
            <w:r w:rsidRPr="00770A7D">
              <w:rPr>
                <w:rFonts w:asciiTheme="minorHAnsi" w:hAnsiTheme="minorHAnsi" w:cstheme="minorHAnsi"/>
                <w:bCs/>
                <w:sz w:val="22"/>
                <w:szCs w:val="22"/>
                <w:lang w:val="en-GB"/>
              </w:rPr>
              <w:t>with a healthcare background such as occupational therapists, physiotherapists and medical and nursing students will be excluded.</w:t>
            </w:r>
          </w:p>
          <w:p w14:paraId="7495C526" w14:textId="77777777" w:rsidR="0097487C" w:rsidRPr="00770A7D" w:rsidRDefault="0097487C" w:rsidP="0097487C">
            <w:pPr>
              <w:pStyle w:val="BodyText"/>
              <w:spacing w:before="8"/>
              <w:rPr>
                <w:rFonts w:asciiTheme="minorHAnsi" w:hAnsiTheme="minorHAnsi" w:cstheme="minorHAnsi"/>
                <w:bCs/>
                <w:sz w:val="22"/>
                <w:szCs w:val="22"/>
                <w:lang w:val="en-GB"/>
              </w:rPr>
            </w:pPr>
          </w:p>
          <w:p w14:paraId="30B92E54" w14:textId="77777777" w:rsidR="0097487C" w:rsidRPr="00770A7D" w:rsidRDefault="0097487C" w:rsidP="0097487C">
            <w:pPr>
              <w:pStyle w:val="BodyText"/>
              <w:spacing w:before="8"/>
              <w:rPr>
                <w:rFonts w:asciiTheme="minorHAnsi" w:hAnsiTheme="minorHAnsi" w:cstheme="minorHAnsi"/>
                <w:b/>
                <w:sz w:val="22"/>
                <w:szCs w:val="22"/>
                <w:lang w:val="en-GB"/>
              </w:rPr>
            </w:pPr>
            <w:r w:rsidRPr="00770A7D">
              <w:rPr>
                <w:rFonts w:asciiTheme="minorHAnsi" w:hAnsiTheme="minorHAnsi" w:cstheme="minorHAnsi"/>
                <w:b/>
                <w:sz w:val="22"/>
                <w:szCs w:val="22"/>
                <w:lang w:val="en-GB"/>
              </w:rPr>
              <w:t xml:space="preserve">Sample size </w:t>
            </w:r>
          </w:p>
          <w:p w14:paraId="4B33192B" w14:textId="77777777" w:rsidR="0097487C" w:rsidRPr="00770A7D" w:rsidRDefault="0097487C" w:rsidP="0097487C">
            <w:pPr>
              <w:pStyle w:val="BodyText"/>
              <w:spacing w:before="8"/>
              <w:rPr>
                <w:rFonts w:asciiTheme="minorHAnsi" w:hAnsiTheme="minorHAnsi" w:cstheme="minorHAnsi"/>
                <w:bCs/>
                <w:sz w:val="22"/>
                <w:szCs w:val="22"/>
                <w:lang w:val="en-GB"/>
              </w:rPr>
            </w:pPr>
            <w:r w:rsidRPr="003A7CF4">
              <w:rPr>
                <w:rFonts w:ascii="Calibri" w:hAnsi="Calibri" w:cs="Calibri"/>
                <w:sz w:val="22"/>
                <w:szCs w:val="22"/>
              </w:rPr>
              <w:t xml:space="preserve">To identify the proportion of </w:t>
            </w:r>
            <w:r>
              <w:rPr>
                <w:rFonts w:ascii="Calibri" w:hAnsi="Calibri" w:cs="Calibri"/>
                <w:sz w:val="22"/>
                <w:szCs w:val="22"/>
              </w:rPr>
              <w:t>care professionals</w:t>
            </w:r>
            <w:r w:rsidRPr="003A7CF4">
              <w:rPr>
                <w:rFonts w:ascii="Calibri" w:hAnsi="Calibri" w:cs="Calibri"/>
                <w:sz w:val="22"/>
                <w:szCs w:val="22"/>
              </w:rPr>
              <w:t xml:space="preserve"> with functional health literacy, </w:t>
            </w:r>
            <w:commentRangeStart w:id="124"/>
            <w:r w:rsidRPr="003A7CF4">
              <w:rPr>
                <w:rFonts w:ascii="Calibri" w:hAnsi="Calibri" w:cs="Calibri"/>
                <w:sz w:val="22"/>
                <w:szCs w:val="22"/>
              </w:rPr>
              <w:t xml:space="preserve">156 surveys </w:t>
            </w:r>
            <w:commentRangeEnd w:id="124"/>
            <w:r w:rsidR="005C7705">
              <w:rPr>
                <w:rStyle w:val="CommentReference"/>
              </w:rPr>
              <w:commentReference w:id="124"/>
            </w:r>
            <w:r w:rsidRPr="003A7CF4">
              <w:rPr>
                <w:rFonts w:ascii="Calibri" w:hAnsi="Calibri" w:cs="Calibri"/>
                <w:sz w:val="22"/>
                <w:szCs w:val="22"/>
              </w:rPr>
              <w:t xml:space="preserve">will need to be collected from </w:t>
            </w:r>
            <w:commentRangeStart w:id="125"/>
            <w:r>
              <w:rPr>
                <w:rFonts w:ascii="Calibri" w:hAnsi="Calibri" w:cs="Calibri"/>
                <w:sz w:val="22"/>
                <w:szCs w:val="22"/>
              </w:rPr>
              <w:t>care professionals</w:t>
            </w:r>
            <w:r w:rsidRPr="003A7CF4">
              <w:rPr>
                <w:rFonts w:ascii="Calibri" w:hAnsi="Calibri" w:cs="Calibri"/>
                <w:sz w:val="22"/>
                <w:szCs w:val="22"/>
              </w:rPr>
              <w:t xml:space="preserve"> </w:t>
            </w:r>
            <w:commentRangeEnd w:id="125"/>
            <w:r w:rsidR="005C7705">
              <w:rPr>
                <w:rStyle w:val="CommentReference"/>
              </w:rPr>
              <w:commentReference w:id="125"/>
            </w:r>
            <w:r w:rsidRPr="003A7CF4">
              <w:rPr>
                <w:rFonts w:ascii="Calibri" w:hAnsi="Calibri" w:cs="Calibri"/>
                <w:sz w:val="22"/>
                <w:szCs w:val="22"/>
              </w:rPr>
              <w:t xml:space="preserve">to achieve a 95% confidence interval with a margin of error of 5%, assuming a true proportion of 88.6% </w:t>
            </w:r>
            <w:sdt>
              <w:sdtPr>
                <w:rPr>
                  <w:rFonts w:ascii="Calibri" w:hAnsi="Calibri" w:cs="Calibri"/>
                  <w:color w:val="000000"/>
                  <w:sz w:val="22"/>
                  <w:szCs w:val="22"/>
                </w:rPr>
                <w:tag w:val="MENDELEY_CITATION_v3_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"/>
                <w:id w:val="785087876"/>
                <w:placeholder>
                  <w:docPart w:val="5F9DC950B7554C9CA257C302B51F4741"/>
                </w:placeholder>
              </w:sdtPr>
              <w:sdtContent>
                <w:r w:rsidRPr="003A7CF4">
                  <w:rPr>
                    <w:rFonts w:ascii="Calibri" w:hAnsi="Calibri" w:cs="Calibri"/>
                    <w:color w:val="000000"/>
                    <w:sz w:val="22"/>
                    <w:szCs w:val="22"/>
                  </w:rPr>
                  <w:t>(20)</w:t>
                </w:r>
              </w:sdtContent>
            </w:sdt>
            <w:r w:rsidRPr="003A7CF4">
              <w:rPr>
                <w:rFonts w:ascii="Calibri" w:hAnsi="Calibri" w:cs="Calibri"/>
                <w:sz w:val="22"/>
                <w:szCs w:val="22"/>
              </w:rPr>
              <w:t xml:space="preserve">. </w:t>
            </w:r>
            <w:commentRangeStart w:id="126"/>
            <w:commentRangeStart w:id="127"/>
            <w:commentRangeStart w:id="128"/>
            <w:r w:rsidRPr="003A7CF4">
              <w:rPr>
                <w:rFonts w:asciiTheme="minorHAnsi" w:hAnsiTheme="minorHAnsi" w:cstheme="minorHAnsi"/>
                <w:bCs/>
                <w:sz w:val="22"/>
                <w:szCs w:val="22"/>
                <w:lang w:val="en-GB"/>
              </w:rPr>
              <w:t xml:space="preserve">Target recruitment will be 180 to account for incomplete questionnaires.  </w:t>
            </w:r>
            <w:commentRangeEnd w:id="126"/>
            <w:r w:rsidRPr="003A7CF4">
              <w:rPr>
                <w:rStyle w:val="CommentReference"/>
                <w:rFonts w:asciiTheme="minorHAnsi" w:hAnsiTheme="minorHAnsi" w:cstheme="minorHAnsi"/>
                <w:sz w:val="22"/>
                <w:szCs w:val="22"/>
              </w:rPr>
              <w:commentReference w:id="126"/>
            </w:r>
            <w:commentRangeEnd w:id="127"/>
            <w:r w:rsidRPr="003A7CF4">
              <w:rPr>
                <w:rStyle w:val="CommentReference"/>
                <w:rFonts w:asciiTheme="minorHAnsi" w:hAnsiTheme="minorHAnsi" w:cstheme="minorHAnsi"/>
                <w:sz w:val="22"/>
                <w:szCs w:val="22"/>
              </w:rPr>
              <w:commentReference w:id="127"/>
            </w:r>
            <w:commentRangeEnd w:id="128"/>
            <w:r w:rsidRPr="003A7CF4">
              <w:rPr>
                <w:rStyle w:val="CommentReference"/>
                <w:rFonts w:asciiTheme="minorHAnsi" w:hAnsiTheme="minorHAnsi" w:cstheme="minorHAnsi"/>
                <w:sz w:val="22"/>
                <w:szCs w:val="22"/>
              </w:rPr>
              <w:commentReference w:id="128"/>
            </w:r>
          </w:p>
          <w:p w14:paraId="0259597F" w14:textId="77777777" w:rsidR="0097487C" w:rsidRDefault="0097487C" w:rsidP="0097487C">
            <w:pPr>
              <w:pStyle w:val="BodyText"/>
              <w:spacing w:before="8"/>
              <w:rPr>
                <w:rFonts w:asciiTheme="minorHAnsi" w:hAnsiTheme="minorHAnsi" w:cstheme="minorHAnsi"/>
                <w:bCs/>
                <w:sz w:val="22"/>
                <w:szCs w:val="22"/>
                <w:lang w:val="en-GB"/>
              </w:rPr>
            </w:pPr>
          </w:p>
          <w:p w14:paraId="38CB0C91" w14:textId="77777777" w:rsidR="0097487C" w:rsidRPr="00770A7D" w:rsidRDefault="0097487C" w:rsidP="0097487C">
            <w:pPr>
              <w:pStyle w:val="BodyText"/>
              <w:spacing w:before="8"/>
              <w:rPr>
                <w:rFonts w:asciiTheme="minorHAnsi" w:hAnsiTheme="minorHAnsi" w:cstheme="minorHAnsi"/>
                <w:bCs/>
                <w:sz w:val="22"/>
                <w:szCs w:val="22"/>
                <w:lang w:val="en-GB"/>
              </w:rPr>
            </w:pPr>
          </w:p>
          <w:p w14:paraId="60ADEFB1"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
                <w:sz w:val="22"/>
                <w:szCs w:val="22"/>
                <w:lang w:val="en-GB"/>
              </w:rPr>
              <w:t xml:space="preserve">Analysis: </w:t>
            </w:r>
            <w:r w:rsidRPr="00770A7D">
              <w:rPr>
                <w:rFonts w:asciiTheme="minorHAnsi" w:hAnsiTheme="minorHAnsi" w:cstheme="minorHAnsi"/>
                <w:bCs/>
                <w:sz w:val="22"/>
                <w:szCs w:val="22"/>
                <w:lang w:val="en-GB"/>
              </w:rPr>
              <w:t xml:space="preserve">data will be analysed in R. The results will be analysed descriptively and analysed </w:t>
            </w:r>
            <w:commentRangeStart w:id="129"/>
            <w:r w:rsidRPr="00770A7D">
              <w:rPr>
                <w:rFonts w:asciiTheme="minorHAnsi" w:hAnsiTheme="minorHAnsi" w:cstheme="minorHAnsi"/>
                <w:bCs/>
                <w:sz w:val="22"/>
                <w:szCs w:val="22"/>
                <w:lang w:val="en-GB"/>
              </w:rPr>
              <w:t>statistically</w:t>
            </w:r>
            <w:commentRangeEnd w:id="129"/>
            <w:r w:rsidR="00DF177F">
              <w:rPr>
                <w:rStyle w:val="CommentReference"/>
              </w:rPr>
              <w:commentReference w:id="129"/>
            </w:r>
            <w:r w:rsidRPr="00770A7D">
              <w:rPr>
                <w:rFonts w:asciiTheme="minorHAnsi" w:hAnsiTheme="minorHAnsi" w:cstheme="minorHAnsi"/>
                <w:bCs/>
                <w:sz w:val="22"/>
                <w:szCs w:val="22"/>
                <w:lang w:val="en-GB"/>
              </w:rPr>
              <w:t xml:space="preserve"> for an association between skills and demographic and workplace factors. The skills-based results of the questionnaire will be cross-referenced against the level of literacy and numeracy difficulty in the </w:t>
            </w:r>
            <w:r>
              <w:rPr>
                <w:rFonts w:asciiTheme="minorHAnsi" w:hAnsiTheme="minorHAnsi" w:cstheme="minorHAnsi"/>
                <w:bCs/>
                <w:sz w:val="22"/>
                <w:szCs w:val="22"/>
                <w:lang w:val="en-GB"/>
              </w:rPr>
              <w:t>MDS measured in WP2</w:t>
            </w:r>
            <w:r w:rsidRPr="00770A7D">
              <w:rPr>
                <w:rFonts w:asciiTheme="minorHAnsi" w:hAnsiTheme="minorHAnsi" w:cstheme="minorHAnsi"/>
                <w:bCs/>
                <w:sz w:val="22"/>
                <w:szCs w:val="22"/>
                <w:lang w:val="en-GB"/>
              </w:rPr>
              <w:t xml:space="preserve"> to make inferences about </w:t>
            </w:r>
            <w:r>
              <w:rPr>
                <w:rFonts w:asciiTheme="minorHAnsi" w:hAnsiTheme="minorHAnsi" w:cstheme="minorHAnsi"/>
                <w:bCs/>
                <w:sz w:val="22"/>
                <w:szCs w:val="22"/>
                <w:lang w:val="en-GB"/>
              </w:rPr>
              <w:t>carers</w:t>
            </w:r>
            <w:r w:rsidRPr="00770A7D">
              <w:rPr>
                <w:rFonts w:asciiTheme="minorHAnsi" w:hAnsiTheme="minorHAnsi" w:cstheme="minorHAnsi"/>
                <w:bCs/>
                <w:sz w:val="22"/>
                <w:szCs w:val="22"/>
                <w:lang w:val="en-GB"/>
              </w:rPr>
              <w:t xml:space="preserve"> ability to access this information in its current format.</w:t>
            </w:r>
          </w:p>
          <w:p w14:paraId="0BD1420E" w14:textId="77777777" w:rsidR="0097487C" w:rsidRPr="00770A7D" w:rsidRDefault="0097487C" w:rsidP="0097487C">
            <w:pPr>
              <w:pStyle w:val="BodyText"/>
              <w:spacing w:before="8"/>
              <w:rPr>
                <w:rFonts w:asciiTheme="minorHAnsi" w:hAnsiTheme="minorHAnsi" w:cstheme="minorHAnsi"/>
                <w:bCs/>
                <w:sz w:val="22"/>
                <w:szCs w:val="22"/>
                <w:lang w:val="en-GB"/>
              </w:rPr>
            </w:pPr>
          </w:p>
          <w:p w14:paraId="75DFC403" w14:textId="77777777" w:rsidR="0097487C" w:rsidRPr="00770A7D" w:rsidRDefault="0097487C" w:rsidP="0097487C">
            <w:pPr>
              <w:pStyle w:val="BodyText"/>
              <w:spacing w:before="8"/>
              <w:rPr>
                <w:rFonts w:asciiTheme="minorHAnsi" w:hAnsiTheme="minorHAnsi" w:cstheme="minorHAnsi"/>
                <w:b/>
                <w:sz w:val="22"/>
                <w:szCs w:val="22"/>
                <w:lang w:val="en-GB"/>
              </w:rPr>
            </w:pPr>
            <w:r w:rsidRPr="00770A7D">
              <w:rPr>
                <w:rFonts w:asciiTheme="minorHAnsi" w:hAnsiTheme="minorHAnsi" w:cstheme="minorHAnsi"/>
                <w:b/>
                <w:sz w:val="22"/>
                <w:szCs w:val="22"/>
                <w:lang w:val="en-GB"/>
              </w:rPr>
              <w:t>Output</w:t>
            </w:r>
            <w:r>
              <w:rPr>
                <w:rFonts w:asciiTheme="minorHAnsi" w:hAnsiTheme="minorHAnsi" w:cstheme="minorHAnsi"/>
                <w:b/>
                <w:sz w:val="22"/>
                <w:szCs w:val="22"/>
                <w:lang w:val="en-GB"/>
              </w:rPr>
              <w:t>:</w:t>
            </w:r>
          </w:p>
          <w:p w14:paraId="246F9862" w14:textId="77777777" w:rsidR="0097487C" w:rsidRPr="00D73484" w:rsidRDefault="0097487C" w:rsidP="0097487C">
            <w:pPr>
              <w:pStyle w:val="BodyText"/>
              <w:spacing w:before="8"/>
              <w:rPr>
                <w:rFonts w:asciiTheme="minorHAnsi" w:hAnsiTheme="minorHAnsi" w:cstheme="minorHAnsi"/>
                <w:bCs/>
                <w:sz w:val="22"/>
                <w:szCs w:val="22"/>
                <w:lang w:val="en-GB"/>
              </w:rPr>
            </w:pPr>
            <w:r w:rsidRPr="00D73484">
              <w:rPr>
                <w:rFonts w:asciiTheme="minorHAnsi" w:hAnsiTheme="minorHAnsi" w:cstheme="minorHAnsi"/>
                <w:bCs/>
                <w:sz w:val="22"/>
                <w:szCs w:val="22"/>
                <w:lang w:val="en-GB"/>
              </w:rPr>
              <w:t xml:space="preserve">A measure of the health literacy, numeracy, </w:t>
            </w:r>
            <w:proofErr w:type="spellStart"/>
            <w:r w:rsidRPr="00D73484">
              <w:rPr>
                <w:rFonts w:asciiTheme="minorHAnsi" w:hAnsiTheme="minorHAnsi" w:cstheme="minorHAnsi"/>
                <w:bCs/>
                <w:sz w:val="22"/>
                <w:szCs w:val="22"/>
                <w:lang w:val="en-GB"/>
              </w:rPr>
              <w:t>ehealth</w:t>
            </w:r>
            <w:proofErr w:type="spellEnd"/>
            <w:r w:rsidRPr="00D73484">
              <w:rPr>
                <w:rFonts w:asciiTheme="minorHAnsi" w:hAnsiTheme="minorHAnsi" w:cstheme="minorHAnsi"/>
                <w:bCs/>
                <w:sz w:val="22"/>
                <w:szCs w:val="22"/>
                <w:lang w:val="en-GB"/>
              </w:rPr>
              <w:t xml:space="preserve"> literacy and digital skills of </w:t>
            </w:r>
            <w:r>
              <w:rPr>
                <w:rFonts w:asciiTheme="minorHAnsi" w:hAnsiTheme="minorHAnsi" w:cstheme="minorHAnsi"/>
                <w:bCs/>
                <w:sz w:val="22"/>
                <w:szCs w:val="22"/>
                <w:lang w:val="en-GB"/>
              </w:rPr>
              <w:t>carers</w:t>
            </w:r>
            <w:r w:rsidRPr="00D73484">
              <w:rPr>
                <w:rFonts w:asciiTheme="minorHAnsi" w:hAnsiTheme="minorHAnsi" w:cstheme="minorHAnsi"/>
                <w:bCs/>
                <w:sz w:val="22"/>
                <w:szCs w:val="22"/>
                <w:lang w:val="en-GB"/>
              </w:rPr>
              <w:t xml:space="preserve"> in </w:t>
            </w:r>
            <w:commentRangeStart w:id="130"/>
            <w:commentRangeStart w:id="131"/>
            <w:r>
              <w:rPr>
                <w:rFonts w:asciiTheme="minorHAnsi" w:hAnsiTheme="minorHAnsi" w:cstheme="minorHAnsi"/>
                <w:bCs/>
                <w:sz w:val="22"/>
                <w:szCs w:val="22"/>
                <w:lang w:val="en-GB"/>
              </w:rPr>
              <w:t>England</w:t>
            </w:r>
            <w:commentRangeEnd w:id="130"/>
            <w:r>
              <w:rPr>
                <w:rStyle w:val="CommentReference"/>
              </w:rPr>
              <w:commentReference w:id="130"/>
            </w:r>
            <w:commentRangeEnd w:id="131"/>
            <w:r>
              <w:rPr>
                <w:rStyle w:val="CommentReference"/>
              </w:rPr>
              <w:commentReference w:id="131"/>
            </w:r>
            <w:r w:rsidRPr="00D73484">
              <w:rPr>
                <w:rFonts w:asciiTheme="minorHAnsi" w:hAnsiTheme="minorHAnsi" w:cstheme="minorHAnsi"/>
                <w:bCs/>
                <w:sz w:val="22"/>
                <w:szCs w:val="22"/>
                <w:lang w:val="en-GB"/>
              </w:rPr>
              <w:t xml:space="preserve"> </w:t>
            </w:r>
          </w:p>
          <w:p w14:paraId="6835B3A7"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End-users: Stakeholders in </w:t>
            </w:r>
            <w:r>
              <w:rPr>
                <w:rFonts w:asciiTheme="minorHAnsi" w:hAnsiTheme="minorHAnsi" w:cstheme="minorHAnsi"/>
                <w:bCs/>
                <w:sz w:val="22"/>
                <w:szCs w:val="22"/>
                <w:lang w:val="en-GB"/>
              </w:rPr>
              <w:t>adult social care</w:t>
            </w:r>
            <w:r w:rsidRPr="00770A7D">
              <w:rPr>
                <w:rFonts w:asciiTheme="minorHAnsi" w:hAnsiTheme="minorHAnsi" w:cstheme="minorHAnsi"/>
                <w:bCs/>
                <w:sz w:val="22"/>
                <w:szCs w:val="22"/>
                <w:lang w:val="en-GB"/>
              </w:rPr>
              <w:t xml:space="preserve"> workforce development</w:t>
            </w:r>
          </w:p>
          <w:p w14:paraId="6F39F584"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The HLN and </w:t>
            </w:r>
            <w:proofErr w:type="spellStart"/>
            <w:r w:rsidRPr="00770A7D">
              <w:rPr>
                <w:rFonts w:asciiTheme="minorHAnsi" w:hAnsiTheme="minorHAnsi" w:cstheme="minorHAnsi"/>
                <w:bCs/>
                <w:sz w:val="22"/>
                <w:szCs w:val="22"/>
                <w:lang w:val="en-GB"/>
              </w:rPr>
              <w:t>eHL</w:t>
            </w:r>
            <w:proofErr w:type="spellEnd"/>
            <w:r w:rsidRPr="00770A7D">
              <w:rPr>
                <w:rFonts w:asciiTheme="minorHAnsi" w:hAnsiTheme="minorHAnsi" w:cstheme="minorHAnsi"/>
                <w:bCs/>
                <w:sz w:val="22"/>
                <w:szCs w:val="22"/>
                <w:lang w:val="en-GB"/>
              </w:rPr>
              <w:t xml:space="preserve"> of </w:t>
            </w:r>
            <w:r>
              <w:rPr>
                <w:rFonts w:asciiTheme="minorHAnsi" w:hAnsiTheme="minorHAnsi" w:cstheme="minorHAnsi"/>
                <w:bCs/>
                <w:sz w:val="22"/>
                <w:szCs w:val="22"/>
                <w:lang w:val="en-GB"/>
              </w:rPr>
              <w:t>carers</w:t>
            </w:r>
            <w:r w:rsidRPr="00770A7D">
              <w:rPr>
                <w:rFonts w:asciiTheme="minorHAnsi" w:hAnsiTheme="minorHAnsi" w:cstheme="minorHAnsi"/>
                <w:bCs/>
                <w:sz w:val="22"/>
                <w:szCs w:val="22"/>
                <w:lang w:val="en-GB"/>
              </w:rPr>
              <w:t xml:space="preserve"> is unknown. Providing an understanding of its distribution will be valuable to stakeholders who provide educational resources or </w:t>
            </w:r>
            <w:r>
              <w:rPr>
                <w:rFonts w:asciiTheme="minorHAnsi" w:hAnsiTheme="minorHAnsi" w:cstheme="minorHAnsi"/>
                <w:bCs/>
                <w:sz w:val="22"/>
                <w:szCs w:val="22"/>
                <w:lang w:val="en-GB"/>
              </w:rPr>
              <w:t xml:space="preserve">training to </w:t>
            </w:r>
            <w:r w:rsidRPr="00770A7D">
              <w:rPr>
                <w:rFonts w:asciiTheme="minorHAnsi" w:hAnsiTheme="minorHAnsi" w:cstheme="minorHAnsi"/>
                <w:bCs/>
                <w:sz w:val="22"/>
                <w:szCs w:val="22"/>
                <w:lang w:val="en-GB"/>
              </w:rPr>
              <w:t xml:space="preserve">this population, to ensure that information is appropriately delivered. Measures of </w:t>
            </w:r>
            <w:proofErr w:type="spellStart"/>
            <w:r w:rsidRPr="00770A7D">
              <w:rPr>
                <w:rFonts w:asciiTheme="minorHAnsi" w:hAnsiTheme="minorHAnsi" w:cstheme="minorHAnsi"/>
                <w:bCs/>
                <w:sz w:val="22"/>
                <w:szCs w:val="22"/>
                <w:lang w:val="en-GB"/>
              </w:rPr>
              <w:t>eHL</w:t>
            </w:r>
            <w:proofErr w:type="spellEnd"/>
            <w:r w:rsidRPr="00770A7D">
              <w:rPr>
                <w:rFonts w:asciiTheme="minorHAnsi" w:hAnsiTheme="minorHAnsi" w:cstheme="minorHAnsi"/>
                <w:bCs/>
                <w:sz w:val="22"/>
                <w:szCs w:val="22"/>
                <w:lang w:val="en-GB"/>
              </w:rPr>
              <w:t xml:space="preserve"> and digital skills will be supportive to the implementation of the government’s plan to increase the use of technology in the care sector. </w:t>
            </w:r>
          </w:p>
          <w:p w14:paraId="1D8CBFB8" w14:textId="77777777" w:rsidR="0097487C" w:rsidRPr="00770A7D" w:rsidRDefault="0097487C" w:rsidP="0097487C">
            <w:pPr>
              <w:pStyle w:val="BodyText"/>
              <w:spacing w:before="8"/>
              <w:rPr>
                <w:rFonts w:asciiTheme="minorHAnsi" w:hAnsiTheme="minorHAnsi" w:cstheme="minorHAnsi"/>
                <w:b/>
                <w:sz w:val="22"/>
                <w:szCs w:val="22"/>
              </w:rPr>
            </w:pPr>
          </w:p>
          <w:p w14:paraId="3BA3A593" w14:textId="4F196160" w:rsidR="0097487C" w:rsidRPr="00770A7D" w:rsidRDefault="0097487C" w:rsidP="0097487C">
            <w:pPr>
              <w:pStyle w:val="BodyText"/>
              <w:spacing w:before="8"/>
              <w:rPr>
                <w:rFonts w:asciiTheme="minorHAnsi" w:hAnsiTheme="minorHAnsi" w:cstheme="minorHAnsi"/>
                <w:b/>
                <w:sz w:val="22"/>
                <w:szCs w:val="22"/>
              </w:rPr>
            </w:pPr>
            <w:r w:rsidRPr="00770A7D">
              <w:rPr>
                <w:rFonts w:asciiTheme="minorHAnsi" w:hAnsiTheme="minorHAnsi" w:cstheme="minorHAnsi"/>
                <w:b/>
                <w:sz w:val="22"/>
                <w:szCs w:val="22"/>
              </w:rPr>
              <w:t xml:space="preserve">WP2: A mixed methods </w:t>
            </w:r>
            <w:r>
              <w:rPr>
                <w:rFonts w:asciiTheme="minorHAnsi" w:hAnsiTheme="minorHAnsi" w:cstheme="minorHAnsi"/>
                <w:b/>
                <w:sz w:val="22"/>
                <w:szCs w:val="22"/>
              </w:rPr>
              <w:t xml:space="preserve">study </w:t>
            </w:r>
            <w:r w:rsidRPr="00770A7D">
              <w:rPr>
                <w:rFonts w:asciiTheme="minorHAnsi" w:hAnsiTheme="minorHAnsi" w:cstheme="minorHAnsi"/>
                <w:b/>
                <w:sz w:val="22"/>
                <w:szCs w:val="22"/>
              </w:rPr>
              <w:t xml:space="preserve">to explore the purpose, form, content and style of </w:t>
            </w:r>
            <w:proofErr w:type="gramStart"/>
            <w:r w:rsidR="008A7509">
              <w:rPr>
                <w:rFonts w:asciiTheme="minorHAnsi" w:hAnsiTheme="minorHAnsi" w:cstheme="minorHAnsi"/>
                <w:b/>
                <w:sz w:val="22"/>
                <w:szCs w:val="22"/>
              </w:rPr>
              <w:t>MDS</w:t>
            </w:r>
            <w:proofErr w:type="gramEnd"/>
          </w:p>
          <w:p w14:paraId="1013C6EE" w14:textId="77777777" w:rsidR="0097487C" w:rsidRDefault="0097487C" w:rsidP="0097487C">
            <w:pPr>
              <w:pStyle w:val="BodyText"/>
              <w:spacing w:before="8"/>
              <w:rPr>
                <w:rFonts w:asciiTheme="minorHAnsi" w:hAnsiTheme="minorHAnsi" w:cstheme="minorHAnsi"/>
                <w:b/>
                <w:sz w:val="22"/>
                <w:szCs w:val="22"/>
              </w:rPr>
            </w:pPr>
          </w:p>
          <w:p w14:paraId="61C359B9" w14:textId="77777777" w:rsidR="0097487C" w:rsidRPr="00770A7D" w:rsidRDefault="0097487C" w:rsidP="0097487C">
            <w:pPr>
              <w:pStyle w:val="BodyText"/>
              <w:spacing w:before="8"/>
              <w:rPr>
                <w:rFonts w:asciiTheme="minorHAnsi" w:hAnsiTheme="minorHAnsi" w:cstheme="minorHAnsi"/>
                <w:b/>
                <w:sz w:val="22"/>
                <w:szCs w:val="22"/>
              </w:rPr>
            </w:pPr>
            <w:r>
              <w:rPr>
                <w:rFonts w:asciiTheme="minorHAnsi" w:hAnsiTheme="minorHAnsi" w:cstheme="minorHAnsi"/>
                <w:b/>
                <w:sz w:val="22"/>
                <w:szCs w:val="22"/>
              </w:rPr>
              <w:t xml:space="preserve">2A: </w:t>
            </w:r>
            <w:r w:rsidRPr="00770A7D">
              <w:rPr>
                <w:rFonts w:asciiTheme="minorHAnsi" w:hAnsiTheme="minorHAnsi" w:cstheme="minorHAnsi"/>
                <w:b/>
                <w:sz w:val="22"/>
                <w:szCs w:val="22"/>
              </w:rPr>
              <w:t xml:space="preserve">Quantitative assessment of the content of discharge summaries </w:t>
            </w:r>
          </w:p>
          <w:p w14:paraId="1E55F011" w14:textId="77777777" w:rsidR="0097487C" w:rsidRPr="00770A7D" w:rsidRDefault="0097487C" w:rsidP="0097487C">
            <w:pPr>
              <w:pStyle w:val="BodyText"/>
              <w:spacing w:before="8"/>
              <w:rPr>
                <w:rFonts w:asciiTheme="minorHAnsi" w:hAnsiTheme="minorHAnsi" w:cstheme="minorHAnsi"/>
                <w:bCs/>
                <w:sz w:val="22"/>
                <w:szCs w:val="22"/>
              </w:rPr>
            </w:pPr>
            <w:r w:rsidRPr="00770A7D">
              <w:rPr>
                <w:rFonts w:asciiTheme="minorHAnsi" w:hAnsiTheme="minorHAnsi" w:cstheme="minorHAnsi"/>
                <w:b/>
                <w:sz w:val="22"/>
                <w:szCs w:val="22"/>
              </w:rPr>
              <w:t xml:space="preserve">Aim: </w:t>
            </w:r>
            <w:r w:rsidRPr="00770A7D">
              <w:rPr>
                <w:rFonts w:asciiTheme="minorHAnsi" w:hAnsiTheme="minorHAnsi" w:cstheme="minorHAnsi"/>
                <w:bCs/>
                <w:sz w:val="22"/>
                <w:szCs w:val="22"/>
              </w:rPr>
              <w:t xml:space="preserve">To measure the readability, actionability and understandability of </w:t>
            </w:r>
            <w:r>
              <w:rPr>
                <w:rFonts w:asciiTheme="minorHAnsi" w:hAnsiTheme="minorHAnsi" w:cstheme="minorHAnsi"/>
                <w:bCs/>
                <w:sz w:val="22"/>
                <w:szCs w:val="22"/>
              </w:rPr>
              <w:t>MDS</w:t>
            </w:r>
            <w:r w:rsidRPr="00770A7D">
              <w:rPr>
                <w:rFonts w:asciiTheme="minorHAnsi" w:hAnsiTheme="minorHAnsi" w:cstheme="minorHAnsi"/>
                <w:bCs/>
                <w:sz w:val="22"/>
                <w:szCs w:val="22"/>
              </w:rPr>
              <w:t xml:space="preserve">, numeracy </w:t>
            </w:r>
            <w:r>
              <w:rPr>
                <w:rFonts w:asciiTheme="minorHAnsi" w:hAnsiTheme="minorHAnsi" w:cstheme="minorHAnsi"/>
                <w:bCs/>
                <w:sz w:val="22"/>
                <w:szCs w:val="22"/>
              </w:rPr>
              <w:t>difficulty level</w:t>
            </w:r>
            <w:r w:rsidRPr="00770A7D">
              <w:rPr>
                <w:rFonts w:asciiTheme="minorHAnsi" w:hAnsiTheme="minorHAnsi" w:cstheme="minorHAnsi"/>
                <w:bCs/>
                <w:sz w:val="22"/>
                <w:szCs w:val="22"/>
              </w:rPr>
              <w:t xml:space="preserve"> and document the type of online skills required to use a</w:t>
            </w:r>
            <w:r>
              <w:rPr>
                <w:rFonts w:asciiTheme="minorHAnsi" w:hAnsiTheme="minorHAnsi" w:cstheme="minorHAnsi"/>
                <w:bCs/>
                <w:sz w:val="22"/>
                <w:szCs w:val="22"/>
              </w:rPr>
              <w:t>n</w:t>
            </w:r>
            <w:r w:rsidRPr="00770A7D">
              <w:rPr>
                <w:rFonts w:asciiTheme="minorHAnsi" w:hAnsiTheme="minorHAnsi" w:cstheme="minorHAnsi"/>
                <w:bCs/>
                <w:sz w:val="22"/>
                <w:szCs w:val="22"/>
              </w:rPr>
              <w:t xml:space="preserve"> </w:t>
            </w:r>
            <w:r>
              <w:rPr>
                <w:rFonts w:asciiTheme="minorHAnsi" w:hAnsiTheme="minorHAnsi" w:cstheme="minorHAnsi"/>
                <w:bCs/>
                <w:sz w:val="22"/>
                <w:szCs w:val="22"/>
              </w:rPr>
              <w:t>MDS</w:t>
            </w:r>
            <w:r w:rsidRPr="00770A7D">
              <w:rPr>
                <w:rFonts w:asciiTheme="minorHAnsi" w:hAnsiTheme="minorHAnsi" w:cstheme="minorHAnsi"/>
                <w:bCs/>
                <w:sz w:val="22"/>
                <w:szCs w:val="22"/>
              </w:rPr>
              <w:t xml:space="preserve">. </w:t>
            </w:r>
          </w:p>
          <w:p w14:paraId="61E77831" w14:textId="77777777" w:rsidR="0097487C" w:rsidRPr="00770A7D" w:rsidRDefault="0097487C" w:rsidP="0097487C">
            <w:pPr>
              <w:pStyle w:val="BodyText"/>
              <w:spacing w:before="8"/>
              <w:rPr>
                <w:rFonts w:asciiTheme="minorHAnsi" w:hAnsiTheme="minorHAnsi" w:cstheme="minorHAnsi"/>
                <w:bCs/>
                <w:sz w:val="22"/>
                <w:szCs w:val="22"/>
                <w:lang w:val="en-GB"/>
              </w:rPr>
            </w:pPr>
          </w:p>
          <w:p w14:paraId="07FADC9A"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I will assess the content of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by looking at how easy it is to read (readability), how well the information can be understood and acted on (understandability and actionability), the level of the maths skills involved when reading and using the information (numeracy) and the skills involved in accessing any online information sign-posted on the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(online skills). </w:t>
            </w:r>
          </w:p>
          <w:p w14:paraId="3DEDA988" w14:textId="77777777" w:rsidR="0097487C" w:rsidRPr="00770A7D" w:rsidRDefault="0097487C" w:rsidP="0097487C">
            <w:pPr>
              <w:pStyle w:val="BodyText"/>
              <w:spacing w:before="8"/>
              <w:rPr>
                <w:rFonts w:asciiTheme="minorHAnsi" w:hAnsiTheme="minorHAnsi" w:cstheme="minorHAnsi"/>
                <w:bCs/>
                <w:sz w:val="22"/>
                <w:szCs w:val="22"/>
                <w:lang w:val="en-GB"/>
              </w:rPr>
            </w:pPr>
          </w:p>
          <w:p w14:paraId="618D98FA"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
                <w:sz w:val="22"/>
                <w:szCs w:val="22"/>
                <w:lang w:val="en-GB"/>
              </w:rPr>
              <w:t>Study design:</w:t>
            </w:r>
            <w:r w:rsidRPr="00770A7D">
              <w:rPr>
                <w:rFonts w:asciiTheme="minorHAnsi" w:hAnsiTheme="minorHAnsi" w:cstheme="minorHAnsi"/>
                <w:bCs/>
                <w:sz w:val="22"/>
                <w:szCs w:val="22"/>
                <w:lang w:val="en-GB"/>
              </w:rPr>
              <w:t xml:space="preserve"> documentary analysis</w:t>
            </w:r>
          </w:p>
          <w:p w14:paraId="10328F1B" w14:textId="77777777" w:rsidR="0097487C" w:rsidRPr="00770A7D" w:rsidRDefault="0097487C" w:rsidP="0097487C">
            <w:pPr>
              <w:pStyle w:val="BodyText"/>
              <w:spacing w:before="8"/>
              <w:rPr>
                <w:rFonts w:asciiTheme="minorHAnsi" w:hAnsiTheme="minorHAnsi" w:cstheme="minorHAnsi"/>
                <w:bCs/>
                <w:sz w:val="22"/>
                <w:szCs w:val="22"/>
                <w:lang w:val="en-GB"/>
              </w:rPr>
            </w:pPr>
          </w:p>
          <w:p w14:paraId="7EA8C1F1"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
                <w:sz w:val="22"/>
                <w:szCs w:val="22"/>
                <w:lang w:val="en-GB"/>
              </w:rPr>
              <w:t xml:space="preserve">Setting: </w:t>
            </w:r>
            <w:commentRangeStart w:id="132"/>
            <w:r w:rsidRPr="008B4506">
              <w:rPr>
                <w:rFonts w:asciiTheme="minorHAnsi" w:hAnsiTheme="minorHAnsi" w:cstheme="minorHAnsi"/>
                <w:bCs/>
                <w:sz w:val="22"/>
                <w:szCs w:val="22"/>
                <w:lang w:val="en-GB"/>
              </w:rPr>
              <w:t xml:space="preserve">3 </w:t>
            </w:r>
            <w:r w:rsidRPr="00770A7D">
              <w:rPr>
                <w:rFonts w:asciiTheme="minorHAnsi" w:hAnsiTheme="minorHAnsi" w:cstheme="minorHAnsi"/>
                <w:bCs/>
                <w:sz w:val="22"/>
                <w:szCs w:val="22"/>
                <w:lang w:val="en-GB"/>
              </w:rPr>
              <w:t xml:space="preserve">trusts across England </w:t>
            </w:r>
            <w:commentRangeEnd w:id="132"/>
            <w:r w:rsidR="00DF177F">
              <w:rPr>
                <w:rStyle w:val="CommentReference"/>
              </w:rPr>
              <w:commentReference w:id="132"/>
            </w:r>
          </w:p>
          <w:p w14:paraId="2B25312A" w14:textId="77777777" w:rsidR="0097487C" w:rsidRPr="00770A7D" w:rsidRDefault="0097487C" w:rsidP="0097487C">
            <w:pPr>
              <w:pStyle w:val="BodyText"/>
              <w:spacing w:before="8"/>
              <w:rPr>
                <w:rFonts w:asciiTheme="minorHAnsi" w:hAnsiTheme="minorHAnsi" w:cstheme="minorHAnsi"/>
                <w:bCs/>
                <w:sz w:val="22"/>
                <w:szCs w:val="22"/>
                <w:lang w:val="en-GB"/>
              </w:rPr>
            </w:pPr>
          </w:p>
          <w:p w14:paraId="4CDBE06A" w14:textId="77777777" w:rsidR="0097487C" w:rsidRPr="00770A7D" w:rsidRDefault="0097487C" w:rsidP="0097487C">
            <w:pPr>
              <w:pStyle w:val="BodyText"/>
              <w:spacing w:before="8"/>
              <w:rPr>
                <w:rFonts w:asciiTheme="minorHAnsi" w:hAnsiTheme="minorHAnsi" w:cstheme="minorHAnsi"/>
                <w:bCs/>
                <w:sz w:val="22"/>
                <w:szCs w:val="22"/>
                <w:lang w:val="en-GB"/>
              </w:rPr>
            </w:pPr>
            <w:commentRangeStart w:id="133"/>
            <w:r w:rsidRPr="00770A7D">
              <w:rPr>
                <w:rFonts w:asciiTheme="minorHAnsi" w:hAnsiTheme="minorHAnsi" w:cstheme="minorHAnsi"/>
                <w:b/>
                <w:sz w:val="22"/>
                <w:szCs w:val="22"/>
                <w:lang w:val="en-GB"/>
              </w:rPr>
              <w:t>Methodology</w:t>
            </w:r>
            <w:commentRangeEnd w:id="133"/>
            <w:r w:rsidRPr="00770A7D">
              <w:rPr>
                <w:rStyle w:val="CommentReference"/>
                <w:rFonts w:asciiTheme="minorHAnsi" w:hAnsiTheme="minorHAnsi" w:cstheme="minorHAnsi"/>
                <w:sz w:val="22"/>
                <w:szCs w:val="22"/>
              </w:rPr>
              <w:commentReference w:id="133"/>
            </w:r>
            <w:r w:rsidRPr="00770A7D">
              <w:rPr>
                <w:rFonts w:asciiTheme="minorHAnsi" w:hAnsiTheme="minorHAnsi" w:cstheme="minorHAnsi"/>
                <w:bCs/>
                <w:sz w:val="22"/>
                <w:szCs w:val="22"/>
                <w:lang w:val="en-GB"/>
              </w:rPr>
              <w:t xml:space="preserve">: </w:t>
            </w:r>
          </w:p>
          <w:p w14:paraId="2A3D1947" w14:textId="77777777" w:rsidR="0097487C" w:rsidRPr="00770A7D" w:rsidRDefault="0097487C" w:rsidP="0097487C">
            <w:pPr>
              <w:pStyle w:val="BodyText"/>
              <w:spacing w:before="8"/>
              <w:rPr>
                <w:rFonts w:asciiTheme="minorHAnsi" w:hAnsiTheme="minorHAnsi" w:cstheme="minorHAnsi"/>
                <w:bCs/>
                <w:sz w:val="22"/>
                <w:szCs w:val="22"/>
                <w:lang w:val="en-GB"/>
              </w:rPr>
            </w:pPr>
          </w:p>
          <w:p w14:paraId="04FF794F"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2</w:t>
            </w:r>
            <w:r>
              <w:rPr>
                <w:rFonts w:asciiTheme="minorHAnsi" w:hAnsiTheme="minorHAnsi" w:cstheme="minorHAnsi"/>
                <w:bCs/>
                <w:sz w:val="22"/>
                <w:szCs w:val="22"/>
                <w:lang w:val="en-GB"/>
              </w:rPr>
              <w:t>91 MDS</w:t>
            </w:r>
            <w:r w:rsidRPr="00770A7D">
              <w:rPr>
                <w:rFonts w:asciiTheme="minorHAnsi" w:hAnsiTheme="minorHAnsi" w:cstheme="minorHAnsi"/>
                <w:bCs/>
                <w:sz w:val="22"/>
                <w:szCs w:val="22"/>
                <w:lang w:val="en-GB"/>
              </w:rPr>
              <w:t xml:space="preserve"> for older adults being discharged to a care home on randomly selected day(s) will be analysed. Discharge summaries will be collected from 3</w:t>
            </w:r>
            <w:r>
              <w:rPr>
                <w:rFonts w:asciiTheme="minorHAnsi" w:hAnsiTheme="minorHAnsi" w:cstheme="minorHAnsi"/>
                <w:bCs/>
                <w:sz w:val="22"/>
                <w:szCs w:val="22"/>
                <w:lang w:val="en-GB"/>
              </w:rPr>
              <w:t xml:space="preserve"> t</w:t>
            </w:r>
            <w:r w:rsidRPr="00770A7D">
              <w:rPr>
                <w:rFonts w:asciiTheme="minorHAnsi" w:hAnsiTheme="minorHAnsi" w:cstheme="minorHAnsi"/>
                <w:bCs/>
                <w:sz w:val="22"/>
                <w:szCs w:val="22"/>
                <w:lang w:val="en-GB"/>
              </w:rPr>
              <w:t xml:space="preserve">rusts, capturing a diverse set of centrally located teaching hospitals and smaller district general hospitals in the south and north of the country. Information sharing agreements and feasibility has already been agreed with all three </w:t>
            </w:r>
            <w:r>
              <w:rPr>
                <w:rFonts w:asciiTheme="minorHAnsi" w:hAnsiTheme="minorHAnsi" w:cstheme="minorHAnsi"/>
                <w:bCs/>
                <w:sz w:val="22"/>
                <w:szCs w:val="22"/>
                <w:lang w:val="en-GB"/>
              </w:rPr>
              <w:t>trusts</w:t>
            </w:r>
            <w:r w:rsidRPr="00770A7D">
              <w:rPr>
                <w:rFonts w:asciiTheme="minorHAnsi" w:hAnsiTheme="minorHAnsi" w:cstheme="minorHAnsi"/>
                <w:bCs/>
                <w:sz w:val="22"/>
                <w:szCs w:val="22"/>
                <w:lang w:val="en-GB"/>
              </w:rPr>
              <w:t xml:space="preserve">, Whittington NHS Trust, University College London Hospital (UCLH) and Manchester Foundation Trust. </w:t>
            </w:r>
          </w:p>
          <w:p w14:paraId="57DD8E3C" w14:textId="77777777" w:rsidR="0097487C" w:rsidRPr="00770A7D" w:rsidRDefault="0097487C" w:rsidP="0097487C">
            <w:pPr>
              <w:pStyle w:val="BodyText"/>
              <w:spacing w:before="8"/>
              <w:rPr>
                <w:rFonts w:asciiTheme="minorHAnsi" w:hAnsiTheme="minorHAnsi" w:cstheme="minorHAnsi"/>
                <w:bCs/>
                <w:sz w:val="22"/>
                <w:szCs w:val="22"/>
                <w:lang w:val="en-GB"/>
              </w:rPr>
            </w:pPr>
          </w:p>
          <w:p w14:paraId="69A67906" w14:textId="77777777" w:rsidR="0097487C" w:rsidRPr="00770A7D" w:rsidRDefault="0097487C" w:rsidP="0097487C">
            <w:pPr>
              <w:pStyle w:val="BodyText"/>
              <w:spacing w:before="8"/>
              <w:rPr>
                <w:rFonts w:asciiTheme="minorHAnsi" w:hAnsiTheme="minorHAnsi" w:cstheme="minorHAnsi"/>
                <w:b/>
                <w:sz w:val="22"/>
                <w:szCs w:val="22"/>
                <w:lang w:val="en-GB"/>
              </w:rPr>
            </w:pPr>
            <w:r w:rsidRPr="00770A7D">
              <w:rPr>
                <w:rFonts w:asciiTheme="minorHAnsi" w:hAnsiTheme="minorHAnsi" w:cstheme="minorHAnsi"/>
                <w:b/>
                <w:sz w:val="22"/>
                <w:szCs w:val="22"/>
                <w:lang w:val="en-GB"/>
              </w:rPr>
              <w:t xml:space="preserve">Inclusion and exclusion criteria for discharge </w:t>
            </w:r>
            <w:commentRangeStart w:id="134"/>
            <w:commentRangeStart w:id="135"/>
            <w:commentRangeStart w:id="136"/>
            <w:commentRangeStart w:id="137"/>
            <w:r w:rsidRPr="00770A7D">
              <w:rPr>
                <w:rFonts w:asciiTheme="minorHAnsi" w:hAnsiTheme="minorHAnsi" w:cstheme="minorHAnsi"/>
                <w:b/>
                <w:sz w:val="22"/>
                <w:szCs w:val="22"/>
                <w:lang w:val="en-GB"/>
              </w:rPr>
              <w:t>summaries</w:t>
            </w:r>
            <w:commentRangeEnd w:id="134"/>
            <w:r w:rsidRPr="00770A7D">
              <w:rPr>
                <w:rStyle w:val="CommentReference"/>
                <w:rFonts w:asciiTheme="minorHAnsi" w:hAnsiTheme="minorHAnsi" w:cstheme="minorHAnsi"/>
                <w:sz w:val="22"/>
                <w:szCs w:val="22"/>
              </w:rPr>
              <w:commentReference w:id="134"/>
            </w:r>
            <w:commentRangeEnd w:id="135"/>
            <w:r w:rsidRPr="00770A7D">
              <w:rPr>
                <w:rStyle w:val="CommentReference"/>
                <w:rFonts w:asciiTheme="minorHAnsi" w:hAnsiTheme="minorHAnsi" w:cstheme="minorHAnsi"/>
                <w:sz w:val="22"/>
                <w:szCs w:val="22"/>
              </w:rPr>
              <w:commentReference w:id="135"/>
            </w:r>
            <w:commentRangeEnd w:id="136"/>
            <w:r w:rsidRPr="00770A7D">
              <w:rPr>
                <w:rStyle w:val="CommentReference"/>
                <w:rFonts w:asciiTheme="minorHAnsi" w:hAnsiTheme="minorHAnsi" w:cstheme="minorHAnsi"/>
                <w:sz w:val="22"/>
                <w:szCs w:val="22"/>
              </w:rPr>
              <w:commentReference w:id="136"/>
            </w:r>
            <w:commentRangeEnd w:id="137"/>
            <w:r w:rsidRPr="00770A7D">
              <w:rPr>
                <w:rStyle w:val="CommentReference"/>
                <w:rFonts w:asciiTheme="minorHAnsi" w:hAnsiTheme="minorHAnsi" w:cstheme="minorHAnsi"/>
                <w:sz w:val="22"/>
                <w:szCs w:val="22"/>
              </w:rPr>
              <w:commentReference w:id="137"/>
            </w:r>
            <w:r w:rsidRPr="00770A7D">
              <w:rPr>
                <w:rFonts w:asciiTheme="minorHAnsi" w:hAnsiTheme="minorHAnsi" w:cstheme="minorHAnsi"/>
                <w:b/>
                <w:sz w:val="22"/>
                <w:szCs w:val="22"/>
                <w:lang w:val="en-GB"/>
              </w:rPr>
              <w:t>:</w:t>
            </w:r>
          </w:p>
          <w:p w14:paraId="327DC43B" w14:textId="77777777" w:rsidR="0097487C" w:rsidRPr="00770A7D" w:rsidRDefault="0097487C" w:rsidP="0097487C">
            <w:pPr>
              <w:pStyle w:val="BodyText"/>
              <w:spacing w:before="8"/>
              <w:rPr>
                <w:rFonts w:asciiTheme="minorHAnsi" w:hAnsiTheme="minorHAnsi" w:cstheme="minorHAnsi"/>
                <w:bCs/>
                <w:sz w:val="22"/>
                <w:szCs w:val="22"/>
                <w:lang w:val="en-GB"/>
              </w:rPr>
            </w:pP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for patients &gt;65 years old being discharged to a non-nursing residential care home will be included.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not written in English, relating to in-hospital deaths or inter-hospital transfer and other forms of letter communications such as outpatient letters will not be included.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from the </w:t>
            </w:r>
            <w:commentRangeStart w:id="138"/>
            <w:r w:rsidRPr="00770A7D">
              <w:rPr>
                <w:rFonts w:asciiTheme="minorHAnsi" w:hAnsiTheme="minorHAnsi" w:cstheme="minorHAnsi"/>
                <w:bCs/>
                <w:sz w:val="22"/>
                <w:szCs w:val="22"/>
                <w:lang w:val="en-GB"/>
              </w:rPr>
              <w:t xml:space="preserve">top five </w:t>
            </w:r>
            <w:r>
              <w:rPr>
                <w:rFonts w:asciiTheme="minorHAnsi" w:hAnsiTheme="minorHAnsi" w:cstheme="minorHAnsi"/>
                <w:bCs/>
                <w:sz w:val="22"/>
                <w:szCs w:val="22"/>
                <w:lang w:val="en-GB"/>
              </w:rPr>
              <w:t xml:space="preserve">hospital </w:t>
            </w:r>
            <w:r w:rsidRPr="00770A7D">
              <w:rPr>
                <w:rFonts w:asciiTheme="minorHAnsi" w:hAnsiTheme="minorHAnsi" w:cstheme="minorHAnsi"/>
                <w:bCs/>
                <w:sz w:val="22"/>
                <w:szCs w:val="22"/>
                <w:lang w:val="en-GB"/>
              </w:rPr>
              <w:t xml:space="preserve">specialties </w:t>
            </w:r>
            <w:commentRangeEnd w:id="138"/>
            <w:r w:rsidR="00DF177F">
              <w:rPr>
                <w:rStyle w:val="CommentReference"/>
              </w:rPr>
              <w:commentReference w:id="138"/>
            </w:r>
            <w:r w:rsidRPr="00770A7D">
              <w:rPr>
                <w:rFonts w:asciiTheme="minorHAnsi" w:hAnsiTheme="minorHAnsi" w:cstheme="minorHAnsi"/>
                <w:bCs/>
                <w:sz w:val="22"/>
                <w:szCs w:val="22"/>
                <w:lang w:val="en-GB"/>
              </w:rPr>
              <w:t xml:space="preserve">experienced by foundation doctors will be included, as </w:t>
            </w:r>
            <w:proofErr w:type="gramStart"/>
            <w:r w:rsidRPr="00770A7D">
              <w:rPr>
                <w:rFonts w:asciiTheme="minorHAnsi" w:hAnsiTheme="minorHAnsi" w:cstheme="minorHAnsi"/>
                <w:bCs/>
                <w:sz w:val="22"/>
                <w:szCs w:val="22"/>
                <w:lang w:val="en-GB"/>
              </w:rPr>
              <w:t>the majority of</w:t>
            </w:r>
            <w:proofErr w:type="gramEnd"/>
            <w:r w:rsidRPr="00770A7D">
              <w:rPr>
                <w:rFonts w:asciiTheme="minorHAnsi" w:hAnsiTheme="minorHAnsi" w:cstheme="minorHAnsi"/>
                <w:bCs/>
                <w:sz w:val="22"/>
                <w:szCs w:val="22"/>
                <w:lang w:val="en-GB"/>
              </w:rPr>
              <w:t xml:space="preserve"> discharge summaries are written by foundation doctors. </w:t>
            </w:r>
            <w:sdt>
              <w:sdtPr>
                <w:rPr>
                  <w:rFonts w:asciiTheme="minorHAnsi" w:hAnsiTheme="minorHAnsi" w:cstheme="minorHAnsi"/>
                  <w:bCs/>
                  <w:color w:val="000000"/>
                  <w:sz w:val="22"/>
                  <w:szCs w:val="22"/>
                  <w:lang w:val="en-GB"/>
                </w:rPr>
                <w:tag w:val="MENDELEY_CITATION_v3_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"/>
                <w:id w:val="-895971324"/>
                <w:placeholder>
                  <w:docPart w:val="12ACCD12D5274DEEA234D6E26E2BD2A9"/>
                </w:placeholder>
              </w:sdtPr>
              <w:sdtContent>
                <w:r w:rsidRPr="00AE2A55">
                  <w:rPr>
                    <w:rFonts w:asciiTheme="minorHAnsi" w:hAnsiTheme="minorHAnsi" w:cstheme="minorHAnsi"/>
                    <w:bCs/>
                    <w:color w:val="000000"/>
                    <w:sz w:val="22"/>
                    <w:szCs w:val="22"/>
                    <w:lang w:val="en-GB"/>
                  </w:rPr>
                  <w:t>(21,22)</w:t>
                </w:r>
              </w:sdtContent>
            </w:sdt>
            <w:r w:rsidRPr="00770A7D">
              <w:rPr>
                <w:rFonts w:asciiTheme="minorHAnsi" w:hAnsiTheme="minorHAnsi" w:cstheme="minorHAnsi"/>
                <w:bCs/>
                <w:sz w:val="22"/>
                <w:szCs w:val="22"/>
                <w:lang w:val="en-GB"/>
              </w:rPr>
              <w:t xml:space="preserve"> </w:t>
            </w:r>
          </w:p>
          <w:p w14:paraId="1DDDD83D" w14:textId="77777777" w:rsidR="0097487C" w:rsidRPr="00770A7D" w:rsidRDefault="0097487C" w:rsidP="0097487C">
            <w:pPr>
              <w:pStyle w:val="BodyText"/>
              <w:spacing w:before="8"/>
              <w:rPr>
                <w:rFonts w:asciiTheme="minorHAnsi" w:hAnsiTheme="minorHAnsi" w:cstheme="minorHAnsi"/>
                <w:bCs/>
                <w:sz w:val="22"/>
                <w:szCs w:val="22"/>
                <w:lang w:val="en-GB"/>
              </w:rPr>
            </w:pPr>
          </w:p>
          <w:p w14:paraId="62BD569A" w14:textId="77777777" w:rsidR="0097487C" w:rsidRPr="00770A7D" w:rsidRDefault="0097487C" w:rsidP="0097487C">
            <w:pPr>
              <w:pStyle w:val="BodyText"/>
              <w:spacing w:before="8"/>
              <w:rPr>
                <w:rFonts w:asciiTheme="minorHAnsi" w:hAnsiTheme="minorHAnsi" w:cstheme="minorHAnsi"/>
                <w:b/>
                <w:sz w:val="22"/>
                <w:szCs w:val="22"/>
                <w:lang w:val="en-GB"/>
              </w:rPr>
            </w:pPr>
            <w:r w:rsidRPr="00770A7D">
              <w:rPr>
                <w:rFonts w:asciiTheme="minorHAnsi" w:hAnsiTheme="minorHAnsi" w:cstheme="minorHAnsi"/>
                <w:b/>
                <w:sz w:val="22"/>
                <w:szCs w:val="22"/>
                <w:lang w:val="en-GB"/>
              </w:rPr>
              <w:t>Outcomes and covariates</w:t>
            </w:r>
          </w:p>
          <w:p w14:paraId="14B045DD" w14:textId="77777777" w:rsidR="0097487C" w:rsidRPr="00770A7D" w:rsidRDefault="0097487C" w:rsidP="0097487C">
            <w:pPr>
              <w:pStyle w:val="BodyText"/>
              <w:spacing w:before="8"/>
              <w:rPr>
                <w:rFonts w:asciiTheme="minorHAnsi" w:hAnsiTheme="minorHAnsi" w:cstheme="minorHAnsi"/>
                <w:bCs/>
                <w:sz w:val="22"/>
                <w:szCs w:val="22"/>
                <w:lang w:val="en-GB"/>
              </w:rPr>
            </w:pPr>
            <w:r>
              <w:rPr>
                <w:rFonts w:asciiTheme="minorHAnsi" w:hAnsiTheme="minorHAnsi" w:cstheme="minorHAnsi"/>
                <w:bCs/>
                <w:sz w:val="22"/>
                <w:szCs w:val="22"/>
                <w:lang w:val="en-GB"/>
              </w:rPr>
              <w:t xml:space="preserve">The primary outcome will be readability.  Secondary outcomes will include numeracy, understandability and actionability. </w:t>
            </w:r>
            <w:r w:rsidRPr="00770A7D">
              <w:rPr>
                <w:rFonts w:asciiTheme="minorHAnsi" w:hAnsiTheme="minorHAnsi" w:cstheme="minorHAnsi"/>
                <w:bCs/>
                <w:sz w:val="22"/>
                <w:szCs w:val="22"/>
                <w:lang w:val="en-GB"/>
              </w:rPr>
              <w:t xml:space="preserve">Characteristics of the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will be</w:t>
            </w:r>
            <w:r>
              <w:rPr>
                <w:rFonts w:asciiTheme="minorHAnsi" w:hAnsiTheme="minorHAnsi" w:cstheme="minorHAnsi"/>
                <w:bCs/>
                <w:sz w:val="22"/>
                <w:szCs w:val="22"/>
                <w:lang w:val="en-GB"/>
              </w:rPr>
              <w:t xml:space="preserve"> extracted</w:t>
            </w:r>
            <w:r w:rsidRPr="00770A7D">
              <w:rPr>
                <w:rFonts w:asciiTheme="minorHAnsi" w:hAnsiTheme="minorHAnsi" w:cstheme="minorHAnsi"/>
                <w:bCs/>
                <w:sz w:val="22"/>
                <w:szCs w:val="22"/>
                <w:lang w:val="en-GB"/>
              </w:rPr>
              <w:t xml:space="preserve"> </w:t>
            </w:r>
            <w:proofErr w:type="gramStart"/>
            <w:r w:rsidRPr="00770A7D">
              <w:rPr>
                <w:rFonts w:asciiTheme="minorHAnsi" w:hAnsiTheme="minorHAnsi" w:cstheme="minorHAnsi"/>
                <w:bCs/>
                <w:sz w:val="22"/>
                <w:szCs w:val="22"/>
                <w:lang w:val="en-GB"/>
              </w:rPr>
              <w:t>including:</w:t>
            </w:r>
            <w:proofErr w:type="gramEnd"/>
            <w:r w:rsidRPr="00770A7D">
              <w:rPr>
                <w:rFonts w:asciiTheme="minorHAnsi" w:hAnsiTheme="minorHAnsi" w:cstheme="minorHAnsi"/>
                <w:bCs/>
                <w:sz w:val="22"/>
                <w:szCs w:val="22"/>
                <w:lang w:val="en-GB"/>
              </w:rPr>
              <w:t xml:space="preserve"> patient’s age, sex, ethnicity, length of stay, type of admission, usual place of residence prior to admission, specialty, and Trust. </w:t>
            </w:r>
          </w:p>
          <w:p w14:paraId="4974E2B0" w14:textId="77777777" w:rsidR="0097487C" w:rsidRPr="00770A7D" w:rsidRDefault="0097487C" w:rsidP="0097487C">
            <w:pPr>
              <w:pStyle w:val="BodyText"/>
              <w:spacing w:before="8"/>
              <w:rPr>
                <w:rFonts w:asciiTheme="minorHAnsi" w:hAnsiTheme="minorHAnsi" w:cstheme="minorHAnsi"/>
                <w:bCs/>
                <w:sz w:val="22"/>
                <w:szCs w:val="22"/>
                <w:lang w:val="en-GB"/>
              </w:rPr>
            </w:pPr>
          </w:p>
          <w:p w14:paraId="242944A5"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
                <w:sz w:val="22"/>
                <w:szCs w:val="22"/>
                <w:lang w:val="en-GB"/>
              </w:rPr>
              <w:t>Readability</w:t>
            </w:r>
            <w:r w:rsidRPr="00770A7D">
              <w:rPr>
                <w:rFonts w:asciiTheme="minorHAnsi" w:hAnsiTheme="minorHAnsi" w:cstheme="minorHAnsi"/>
                <w:bCs/>
                <w:sz w:val="22"/>
                <w:szCs w:val="22"/>
                <w:lang w:val="en-GB"/>
              </w:rPr>
              <w:t xml:space="preserve"> </w:t>
            </w:r>
          </w:p>
          <w:p w14:paraId="5E3B2516"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Readability scores for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will be measured using Microsoft Word’s Flesch-Kincaid tool. The Fleisch-Kincaid tool has been chosen to maintain consistency across the PhD work programmes as the health literacy questionnaire text is also measured using this tool. The tool is well-known</w:t>
            </w:r>
            <w:r>
              <w:rPr>
                <w:rFonts w:asciiTheme="minorHAnsi" w:hAnsiTheme="minorHAnsi" w:cstheme="minorHAnsi"/>
                <w:bCs/>
                <w:sz w:val="22"/>
                <w:szCs w:val="22"/>
                <w:lang w:val="en-GB"/>
              </w:rPr>
              <w:t xml:space="preserve">, </w:t>
            </w:r>
            <w:r w:rsidRPr="00770A7D">
              <w:rPr>
                <w:rFonts w:asciiTheme="minorHAnsi" w:hAnsiTheme="minorHAnsi" w:cstheme="minorHAnsi"/>
                <w:bCs/>
                <w:sz w:val="22"/>
                <w:szCs w:val="22"/>
                <w:lang w:val="en-GB"/>
              </w:rPr>
              <w:t xml:space="preserve">widely accessible through Word and reproducible which will make the findings, methodology and possible recommendations easier to utilise, reproduce and access by stakeholders or future researchers. </w:t>
            </w:r>
          </w:p>
          <w:p w14:paraId="1E0AB135" w14:textId="77777777" w:rsidR="0097487C" w:rsidRPr="00770A7D" w:rsidRDefault="0097487C" w:rsidP="0097487C">
            <w:pPr>
              <w:pStyle w:val="BodyText"/>
              <w:spacing w:before="8"/>
              <w:rPr>
                <w:rFonts w:asciiTheme="minorHAnsi" w:hAnsiTheme="minorHAnsi" w:cstheme="minorHAnsi"/>
                <w:bCs/>
                <w:sz w:val="22"/>
                <w:szCs w:val="22"/>
                <w:lang w:val="en-GB"/>
              </w:rPr>
            </w:pPr>
          </w:p>
          <w:p w14:paraId="1B3D0D88" w14:textId="77777777" w:rsidR="0097487C" w:rsidRPr="00770A7D" w:rsidRDefault="0097487C" w:rsidP="0097487C">
            <w:pPr>
              <w:pStyle w:val="BodyText"/>
              <w:spacing w:before="8"/>
              <w:rPr>
                <w:rFonts w:asciiTheme="minorHAnsi" w:hAnsiTheme="minorHAnsi" w:cstheme="minorHAnsi"/>
                <w:b/>
                <w:sz w:val="22"/>
                <w:szCs w:val="22"/>
                <w:lang w:val="en-GB"/>
              </w:rPr>
            </w:pPr>
            <w:r w:rsidRPr="00770A7D">
              <w:rPr>
                <w:rFonts w:asciiTheme="minorHAnsi" w:hAnsiTheme="minorHAnsi" w:cstheme="minorHAnsi"/>
                <w:b/>
                <w:sz w:val="22"/>
                <w:szCs w:val="22"/>
                <w:lang w:val="en-GB"/>
              </w:rPr>
              <w:t xml:space="preserve">Understandability and actionability </w:t>
            </w:r>
          </w:p>
          <w:p w14:paraId="103CD4A1" w14:textId="77777777" w:rsidR="0097487C" w:rsidRPr="008B6BB1"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Understandability and actionability of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will be assessed using the </w:t>
            </w:r>
            <w:r w:rsidRPr="00770A7D">
              <w:rPr>
                <w:rFonts w:asciiTheme="minorHAnsi" w:hAnsiTheme="minorHAnsi" w:cstheme="minorHAnsi"/>
                <w:sz w:val="22"/>
                <w:szCs w:val="22"/>
                <w:lang w:val="en-GB"/>
              </w:rPr>
              <w:t xml:space="preserve">Patient Education Materials Assessment Tool (PEMAT). </w:t>
            </w:r>
            <w:r w:rsidRPr="00770A7D">
              <w:rPr>
                <w:rFonts w:asciiTheme="minorHAnsi" w:hAnsiTheme="minorHAnsi" w:cstheme="minorHAnsi"/>
                <w:bCs/>
                <w:sz w:val="22"/>
                <w:szCs w:val="22"/>
                <w:lang w:val="en-GB"/>
              </w:rPr>
              <w:t xml:space="preserve">The PEMAT is designed for patient education material and has been used previously to analyse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w:t>
            </w:r>
            <w:sdt>
              <w:sdtPr>
                <w:rPr>
                  <w:rFonts w:asciiTheme="minorHAnsi" w:hAnsiTheme="minorHAnsi" w:cstheme="minorHAnsi"/>
                  <w:bCs/>
                  <w:color w:val="000000"/>
                  <w:sz w:val="22"/>
                  <w:szCs w:val="22"/>
                  <w:lang w:val="en-GB"/>
                </w:rPr>
                <w:tag w:val="MENDELEY_CITATION_v3_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"/>
                <w:id w:val="-946229973"/>
                <w:placeholder>
                  <w:docPart w:val="F629A1006C6543B388FD681D46821D05"/>
                </w:placeholder>
              </w:sdtPr>
              <w:sdtContent>
                <w:r w:rsidRPr="00AE2A55">
                  <w:rPr>
                    <w:rFonts w:asciiTheme="minorHAnsi" w:hAnsiTheme="minorHAnsi" w:cstheme="minorHAnsi"/>
                    <w:bCs/>
                    <w:color w:val="000000"/>
                    <w:sz w:val="22"/>
                    <w:szCs w:val="22"/>
                    <w:lang w:val="en-GB"/>
                  </w:rPr>
                  <w:t>(23)</w:t>
                </w:r>
              </w:sdtContent>
            </w:sdt>
            <w:r w:rsidRPr="00770A7D">
              <w:rPr>
                <w:rFonts w:asciiTheme="minorHAnsi" w:hAnsiTheme="minorHAnsi" w:cstheme="minorHAnsi"/>
                <w:bCs/>
                <w:sz w:val="22"/>
                <w:szCs w:val="22"/>
                <w:lang w:val="en-GB"/>
              </w:rPr>
              <w:t xml:space="preserve"> PEMAT provides a tool to explore how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relate to the information needs of the reader. </w:t>
            </w:r>
            <w:r w:rsidRPr="00770A7D">
              <w:rPr>
                <w:rFonts w:asciiTheme="minorHAnsi" w:hAnsiTheme="minorHAnsi" w:cstheme="minorHAnsi"/>
                <w:sz w:val="22"/>
                <w:szCs w:val="22"/>
                <w:lang w:val="en-GB"/>
              </w:rPr>
              <w:t>The results of the PEMAT are numerical.</w:t>
            </w:r>
          </w:p>
          <w:p w14:paraId="08B5DD23" w14:textId="77777777" w:rsidR="0097487C" w:rsidRPr="00770A7D" w:rsidRDefault="0097487C" w:rsidP="0097487C">
            <w:pPr>
              <w:pStyle w:val="BodyText"/>
              <w:spacing w:before="8"/>
              <w:rPr>
                <w:rFonts w:asciiTheme="minorHAnsi" w:hAnsiTheme="minorHAnsi" w:cstheme="minorHAnsi"/>
                <w:bCs/>
                <w:sz w:val="22"/>
                <w:szCs w:val="22"/>
                <w:lang w:val="en-GB"/>
              </w:rPr>
            </w:pPr>
          </w:p>
          <w:p w14:paraId="43F1477B" w14:textId="77777777" w:rsidR="0097487C" w:rsidRPr="00770A7D" w:rsidRDefault="0097487C" w:rsidP="0097487C">
            <w:pPr>
              <w:pStyle w:val="BodyText"/>
              <w:spacing w:before="8"/>
              <w:rPr>
                <w:rFonts w:asciiTheme="minorHAnsi" w:hAnsiTheme="minorHAnsi" w:cstheme="minorHAnsi"/>
                <w:b/>
                <w:sz w:val="22"/>
                <w:szCs w:val="22"/>
                <w:lang w:val="en-GB"/>
              </w:rPr>
            </w:pPr>
            <w:r w:rsidRPr="00770A7D">
              <w:rPr>
                <w:rFonts w:asciiTheme="minorHAnsi" w:hAnsiTheme="minorHAnsi" w:cstheme="minorHAnsi"/>
                <w:b/>
                <w:sz w:val="22"/>
                <w:szCs w:val="22"/>
                <w:lang w:val="en-GB"/>
              </w:rPr>
              <w:t xml:space="preserve">Numeracy </w:t>
            </w:r>
            <w:commentRangeStart w:id="139"/>
            <w:commentRangeStart w:id="140"/>
            <w:r w:rsidRPr="00770A7D">
              <w:rPr>
                <w:rFonts w:asciiTheme="minorHAnsi" w:hAnsiTheme="minorHAnsi" w:cstheme="minorHAnsi"/>
                <w:b/>
                <w:sz w:val="22"/>
                <w:szCs w:val="22"/>
                <w:lang w:val="en-GB"/>
              </w:rPr>
              <w:t>level</w:t>
            </w:r>
            <w:commentRangeEnd w:id="139"/>
            <w:r w:rsidRPr="00770A7D">
              <w:rPr>
                <w:rStyle w:val="CommentReference"/>
                <w:rFonts w:asciiTheme="minorHAnsi" w:hAnsiTheme="minorHAnsi" w:cstheme="minorHAnsi"/>
                <w:sz w:val="22"/>
                <w:szCs w:val="22"/>
              </w:rPr>
              <w:commentReference w:id="139"/>
            </w:r>
            <w:commentRangeEnd w:id="140"/>
            <w:r w:rsidRPr="00770A7D">
              <w:rPr>
                <w:rStyle w:val="CommentReference"/>
                <w:rFonts w:asciiTheme="minorHAnsi" w:hAnsiTheme="minorHAnsi" w:cstheme="minorHAnsi"/>
                <w:sz w:val="22"/>
                <w:szCs w:val="22"/>
              </w:rPr>
              <w:commentReference w:id="140"/>
            </w:r>
          </w:p>
          <w:p w14:paraId="1A500344"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I will assess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complexities in relation to numeracy skills. I will identify where the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involve numerical information, </w:t>
            </w:r>
            <w:proofErr w:type="gramStart"/>
            <w:r w:rsidRPr="00770A7D">
              <w:rPr>
                <w:rFonts w:asciiTheme="minorHAnsi" w:hAnsiTheme="minorHAnsi" w:cstheme="minorHAnsi"/>
                <w:bCs/>
                <w:sz w:val="22"/>
                <w:szCs w:val="22"/>
                <w:lang w:val="en-GB"/>
              </w:rPr>
              <w:t>calculations</w:t>
            </w:r>
            <w:proofErr w:type="gramEnd"/>
            <w:r w:rsidRPr="00770A7D">
              <w:rPr>
                <w:rFonts w:asciiTheme="minorHAnsi" w:hAnsiTheme="minorHAnsi" w:cstheme="minorHAnsi"/>
                <w:bCs/>
                <w:sz w:val="22"/>
                <w:szCs w:val="22"/>
                <w:lang w:val="en-GB"/>
              </w:rPr>
              <w:t xml:space="preserve"> or data interpretation such as medication dosages and laboratory tests. I will then use the adult numeracy core curriculum as a rating tool to evaluate the difficulty of the numeracy-related information in the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This will allow me to determine the mathematical proficiency required to understand and use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w:t>
            </w:r>
            <w:commentRangeStart w:id="141"/>
            <w:commentRangeStart w:id="142"/>
            <w:r w:rsidRPr="00770A7D">
              <w:rPr>
                <w:rFonts w:asciiTheme="minorHAnsi" w:hAnsiTheme="minorHAnsi" w:cstheme="minorHAnsi"/>
                <w:bCs/>
                <w:sz w:val="22"/>
                <w:szCs w:val="22"/>
                <w:lang w:val="en-GB"/>
              </w:rPr>
              <w:t xml:space="preserve">To ensure the robustness of my ratings I will prepare mock examples and medications lists to work through with Dr Mallows from the Institute of Education, UCL. </w:t>
            </w:r>
            <w:commentRangeEnd w:id="141"/>
            <w:r w:rsidRPr="00770A7D">
              <w:rPr>
                <w:rStyle w:val="CommentReference"/>
                <w:rFonts w:asciiTheme="minorHAnsi" w:hAnsiTheme="minorHAnsi" w:cstheme="minorHAnsi"/>
                <w:sz w:val="22"/>
                <w:szCs w:val="22"/>
              </w:rPr>
              <w:commentReference w:id="141"/>
            </w:r>
            <w:commentRangeEnd w:id="142"/>
            <w:r w:rsidRPr="00770A7D">
              <w:rPr>
                <w:rStyle w:val="CommentReference"/>
                <w:rFonts w:asciiTheme="minorHAnsi" w:hAnsiTheme="minorHAnsi" w:cstheme="minorHAnsi"/>
                <w:sz w:val="22"/>
                <w:szCs w:val="22"/>
              </w:rPr>
              <w:commentReference w:id="142"/>
            </w:r>
            <w:r w:rsidRPr="00770A7D">
              <w:rPr>
                <w:rFonts w:asciiTheme="minorHAnsi" w:hAnsiTheme="minorHAnsi" w:cstheme="minorHAnsi"/>
                <w:bCs/>
                <w:sz w:val="22"/>
                <w:szCs w:val="22"/>
                <w:lang w:val="en-GB"/>
              </w:rPr>
              <w:t xml:space="preserve"> </w:t>
            </w:r>
          </w:p>
          <w:p w14:paraId="0A9A096B" w14:textId="77777777" w:rsidR="0097487C" w:rsidRPr="00770A7D" w:rsidRDefault="0097487C" w:rsidP="0097487C">
            <w:pPr>
              <w:pStyle w:val="BodyText"/>
              <w:spacing w:before="8"/>
              <w:rPr>
                <w:rFonts w:asciiTheme="minorHAnsi" w:hAnsiTheme="minorHAnsi" w:cstheme="minorHAnsi"/>
                <w:bCs/>
                <w:sz w:val="22"/>
                <w:szCs w:val="22"/>
                <w:lang w:val="en-GB"/>
              </w:rPr>
            </w:pPr>
          </w:p>
          <w:p w14:paraId="52680CCF"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Finally, I will record what skills </w:t>
            </w:r>
            <w:r>
              <w:rPr>
                <w:rFonts w:asciiTheme="minorHAnsi" w:hAnsiTheme="minorHAnsi" w:cstheme="minorHAnsi"/>
                <w:bCs/>
                <w:sz w:val="22"/>
                <w:szCs w:val="22"/>
                <w:lang w:val="en-GB"/>
              </w:rPr>
              <w:t>carers</w:t>
            </w:r>
            <w:r w:rsidRPr="00770A7D">
              <w:rPr>
                <w:rFonts w:asciiTheme="minorHAnsi" w:hAnsiTheme="minorHAnsi" w:cstheme="minorHAnsi"/>
                <w:bCs/>
                <w:sz w:val="22"/>
                <w:szCs w:val="22"/>
                <w:lang w:val="en-GB"/>
              </w:rPr>
              <w:t xml:space="preserve"> will need to access additional online resources that are signposted in the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Examples include using a QR code or following a URL. </w:t>
            </w:r>
          </w:p>
          <w:p w14:paraId="7CC05137" w14:textId="77777777" w:rsidR="0097487C" w:rsidRPr="00770A7D" w:rsidRDefault="0097487C" w:rsidP="0097487C">
            <w:pPr>
              <w:pStyle w:val="BodyText"/>
              <w:spacing w:before="8"/>
              <w:rPr>
                <w:rFonts w:asciiTheme="minorHAnsi" w:hAnsiTheme="minorHAnsi" w:cstheme="minorHAnsi"/>
                <w:b/>
                <w:sz w:val="22"/>
                <w:szCs w:val="22"/>
                <w:lang w:val="en-GB"/>
              </w:rPr>
            </w:pPr>
          </w:p>
          <w:p w14:paraId="78F89A05" w14:textId="77777777" w:rsidR="0097487C" w:rsidRPr="00770A7D" w:rsidRDefault="0097487C" w:rsidP="0097487C">
            <w:pPr>
              <w:pStyle w:val="BodyText"/>
              <w:spacing w:before="8"/>
              <w:rPr>
                <w:rFonts w:asciiTheme="minorHAnsi" w:hAnsiTheme="minorHAnsi" w:cstheme="minorHAnsi"/>
                <w:b/>
                <w:bCs/>
                <w:sz w:val="22"/>
                <w:szCs w:val="22"/>
                <w:lang w:val="en-GB"/>
              </w:rPr>
            </w:pPr>
            <w:r w:rsidRPr="00770A7D">
              <w:rPr>
                <w:rFonts w:asciiTheme="minorHAnsi" w:hAnsiTheme="minorHAnsi" w:cstheme="minorHAnsi"/>
                <w:b/>
                <w:bCs/>
                <w:sz w:val="22"/>
                <w:szCs w:val="22"/>
                <w:lang w:val="en-GB"/>
              </w:rPr>
              <w:t xml:space="preserve">Sample size </w:t>
            </w:r>
            <w:commentRangeStart w:id="143"/>
            <w:commentRangeStart w:id="144"/>
            <w:commentRangeStart w:id="145"/>
            <w:r w:rsidRPr="00770A7D">
              <w:rPr>
                <w:rFonts w:asciiTheme="minorHAnsi" w:hAnsiTheme="minorHAnsi" w:cstheme="minorHAnsi"/>
                <w:b/>
                <w:bCs/>
                <w:sz w:val="22"/>
                <w:szCs w:val="22"/>
                <w:lang w:val="en-GB"/>
              </w:rPr>
              <w:t>calculation</w:t>
            </w:r>
            <w:commentRangeEnd w:id="143"/>
            <w:r w:rsidRPr="00770A7D">
              <w:rPr>
                <w:rStyle w:val="CommentReference"/>
                <w:rFonts w:asciiTheme="minorHAnsi" w:hAnsiTheme="minorHAnsi" w:cstheme="minorHAnsi"/>
                <w:sz w:val="22"/>
                <w:szCs w:val="22"/>
              </w:rPr>
              <w:commentReference w:id="143"/>
            </w:r>
            <w:commentRangeEnd w:id="144"/>
            <w:r w:rsidRPr="00770A7D">
              <w:rPr>
                <w:rStyle w:val="CommentReference"/>
                <w:rFonts w:asciiTheme="minorHAnsi" w:hAnsiTheme="minorHAnsi" w:cstheme="minorHAnsi"/>
                <w:sz w:val="22"/>
                <w:szCs w:val="22"/>
              </w:rPr>
              <w:commentReference w:id="144"/>
            </w:r>
            <w:commentRangeEnd w:id="145"/>
            <w:r w:rsidRPr="00770A7D">
              <w:rPr>
                <w:rStyle w:val="CommentReference"/>
                <w:rFonts w:asciiTheme="minorHAnsi" w:hAnsiTheme="minorHAnsi" w:cstheme="minorHAnsi"/>
                <w:sz w:val="22"/>
                <w:szCs w:val="22"/>
              </w:rPr>
              <w:commentReference w:id="145"/>
            </w:r>
          </w:p>
          <w:p w14:paraId="7439B982" w14:textId="77777777" w:rsidR="0097487C" w:rsidRDefault="0097487C" w:rsidP="0097487C">
            <w:pPr>
              <w:pStyle w:val="BodyText"/>
              <w:spacing w:before="8"/>
              <w:rPr>
                <w:rFonts w:asciiTheme="minorHAnsi" w:hAnsiTheme="minorHAnsi" w:cstheme="minorHAnsi"/>
                <w:sz w:val="22"/>
                <w:szCs w:val="22"/>
                <w:lang w:val="en-GB"/>
              </w:rPr>
            </w:pPr>
            <w:r w:rsidRPr="00770A7D">
              <w:rPr>
                <w:rFonts w:asciiTheme="minorHAnsi" w:hAnsiTheme="minorHAnsi" w:cstheme="minorHAnsi"/>
                <w:sz w:val="22"/>
                <w:szCs w:val="22"/>
                <w:lang w:val="en-GB"/>
              </w:rPr>
              <w:lastRenderedPageBreak/>
              <w:t>Sample size is calculated for each trust individually, to take account of likely variation between different trusts</w:t>
            </w:r>
            <w:r>
              <w:rPr>
                <w:rFonts w:asciiTheme="minorHAnsi" w:hAnsiTheme="minorHAnsi" w:cstheme="minorHAnsi"/>
                <w:sz w:val="22"/>
                <w:szCs w:val="22"/>
                <w:lang w:val="en-GB"/>
              </w:rPr>
              <w:t>’</w:t>
            </w:r>
            <w:r w:rsidRPr="00770A7D">
              <w:rPr>
                <w:rFonts w:asciiTheme="minorHAnsi" w:hAnsiTheme="minorHAnsi" w:cstheme="minorHAnsi"/>
                <w:sz w:val="22"/>
                <w:szCs w:val="22"/>
                <w:lang w:val="en-GB"/>
              </w:rPr>
              <w:t xml:space="preserve"> </w:t>
            </w:r>
            <w:r>
              <w:rPr>
                <w:rFonts w:asciiTheme="minorHAnsi" w:hAnsiTheme="minorHAnsi" w:cstheme="minorHAnsi"/>
                <w:sz w:val="22"/>
                <w:szCs w:val="22"/>
                <w:lang w:val="en-GB"/>
              </w:rPr>
              <w:t>MDS</w:t>
            </w:r>
            <w:r w:rsidRPr="00770A7D">
              <w:rPr>
                <w:rFonts w:asciiTheme="minorHAnsi" w:hAnsiTheme="minorHAnsi" w:cstheme="minorHAnsi"/>
                <w:sz w:val="22"/>
                <w:szCs w:val="22"/>
                <w:lang w:val="en-GB"/>
              </w:rPr>
              <w:t>. 9</w:t>
            </w:r>
            <w:r>
              <w:rPr>
                <w:rFonts w:asciiTheme="minorHAnsi" w:hAnsiTheme="minorHAnsi" w:cstheme="minorHAnsi"/>
                <w:sz w:val="22"/>
                <w:szCs w:val="22"/>
                <w:lang w:val="en-GB"/>
              </w:rPr>
              <w:t>7</w:t>
            </w:r>
            <w:r w:rsidRPr="00770A7D">
              <w:rPr>
                <w:rFonts w:asciiTheme="minorHAnsi" w:hAnsiTheme="minorHAnsi" w:cstheme="minorHAnsi"/>
                <w:sz w:val="22"/>
                <w:szCs w:val="22"/>
                <w:lang w:val="en-GB"/>
              </w:rPr>
              <w:t xml:space="preserve"> discharge summaries for each trust would provide a </w:t>
            </w:r>
            <w:r>
              <w:rPr>
                <w:rFonts w:asciiTheme="minorHAnsi" w:hAnsiTheme="minorHAnsi" w:cstheme="minorHAnsi"/>
                <w:sz w:val="22"/>
                <w:szCs w:val="22"/>
                <w:lang w:val="en-GB"/>
              </w:rPr>
              <w:t xml:space="preserve">minimum level of </w:t>
            </w:r>
            <w:r w:rsidRPr="00770A7D">
              <w:rPr>
                <w:rFonts w:asciiTheme="minorHAnsi" w:hAnsiTheme="minorHAnsi" w:cstheme="minorHAnsi"/>
                <w:sz w:val="22"/>
                <w:szCs w:val="22"/>
                <w:lang w:val="en-GB"/>
              </w:rPr>
              <w:t>precision of +/- 10%</w:t>
            </w:r>
            <w:r>
              <w:rPr>
                <w:rFonts w:asciiTheme="minorHAnsi" w:hAnsiTheme="minorHAnsi" w:cstheme="minorHAnsi"/>
                <w:sz w:val="22"/>
                <w:szCs w:val="22"/>
                <w:lang w:val="en-GB"/>
              </w:rPr>
              <w:t xml:space="preserve">, using a </w:t>
            </w:r>
            <w:r>
              <w:rPr>
                <w:rFonts w:asciiTheme="minorHAnsi" w:hAnsiTheme="minorHAnsi" w:cstheme="minorHAnsi"/>
                <w:bCs/>
                <w:sz w:val="22"/>
                <w:szCs w:val="22"/>
              </w:rPr>
              <w:t xml:space="preserve">95% confidence interval, </w:t>
            </w:r>
            <w:r w:rsidRPr="00770A7D">
              <w:rPr>
                <w:rFonts w:asciiTheme="minorHAnsi" w:hAnsiTheme="minorHAnsi" w:cstheme="minorHAnsi"/>
                <w:sz w:val="22"/>
                <w:szCs w:val="22"/>
                <w:lang w:val="en-GB"/>
              </w:rPr>
              <w:t xml:space="preserve">to assess the proportion of discharge summaries that have an </w:t>
            </w:r>
            <w:commentRangeStart w:id="146"/>
            <w:r w:rsidRPr="00770A7D">
              <w:rPr>
                <w:rFonts w:asciiTheme="minorHAnsi" w:hAnsiTheme="minorHAnsi" w:cstheme="minorHAnsi"/>
                <w:sz w:val="22"/>
                <w:szCs w:val="22"/>
                <w:lang w:val="en-GB"/>
              </w:rPr>
              <w:t>appropriate readability level</w:t>
            </w:r>
            <w:commentRangeEnd w:id="146"/>
            <w:r>
              <w:rPr>
                <w:rStyle w:val="CommentReference"/>
              </w:rPr>
              <w:commentReference w:id="146"/>
            </w:r>
            <w:r>
              <w:rPr>
                <w:rFonts w:asciiTheme="minorHAnsi" w:hAnsiTheme="minorHAnsi" w:cstheme="minorHAnsi"/>
                <w:sz w:val="22"/>
                <w:szCs w:val="22"/>
                <w:lang w:val="en-GB"/>
              </w:rPr>
              <w:t xml:space="preserve"> of Flesch-Kincaid score &gt;60</w:t>
            </w:r>
            <w:r w:rsidRPr="00770A7D">
              <w:rPr>
                <w:rFonts w:asciiTheme="minorHAnsi" w:hAnsiTheme="minorHAnsi" w:cstheme="minorHAnsi"/>
                <w:sz w:val="22"/>
                <w:szCs w:val="22"/>
                <w:lang w:val="en-GB"/>
              </w:rPr>
              <w:t xml:space="preserve">.  </w:t>
            </w:r>
          </w:p>
          <w:p w14:paraId="658EAEA1" w14:textId="77777777" w:rsidR="0097487C" w:rsidRPr="00770A7D" w:rsidRDefault="0097487C" w:rsidP="0097487C">
            <w:pPr>
              <w:pStyle w:val="BodyText"/>
              <w:spacing w:before="8"/>
              <w:rPr>
                <w:rFonts w:asciiTheme="minorHAnsi" w:hAnsiTheme="minorHAnsi" w:cstheme="minorHAnsi"/>
                <w:bCs/>
                <w:sz w:val="22"/>
                <w:szCs w:val="22"/>
                <w:lang w:val="en-GB"/>
              </w:rPr>
            </w:pPr>
          </w:p>
          <w:p w14:paraId="2DCE40D0"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
                <w:sz w:val="22"/>
                <w:szCs w:val="22"/>
                <w:lang w:val="en-GB"/>
              </w:rPr>
              <w:t>Analysis</w:t>
            </w:r>
          </w:p>
          <w:p w14:paraId="5C993BBC"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Measures will be summarised using descriptive statistics.  I will also test for association between covariates and each of the listed outcomes.   </w:t>
            </w:r>
          </w:p>
          <w:p w14:paraId="7D9582C5" w14:textId="77777777" w:rsidR="0097487C" w:rsidRPr="00770A7D" w:rsidRDefault="0097487C" w:rsidP="0097487C">
            <w:pPr>
              <w:pStyle w:val="BodyText"/>
              <w:spacing w:before="8"/>
              <w:rPr>
                <w:rFonts w:asciiTheme="minorHAnsi" w:hAnsiTheme="minorHAnsi" w:cstheme="minorHAnsi"/>
                <w:b/>
                <w:sz w:val="22"/>
                <w:szCs w:val="22"/>
              </w:rPr>
            </w:pPr>
          </w:p>
          <w:p w14:paraId="6BC6B9D9" w14:textId="77777777" w:rsidR="0097487C" w:rsidRPr="00770A7D" w:rsidRDefault="0097487C" w:rsidP="0097487C">
            <w:pPr>
              <w:pStyle w:val="BodyText"/>
              <w:spacing w:before="8"/>
              <w:rPr>
                <w:rFonts w:asciiTheme="minorHAnsi" w:hAnsiTheme="minorHAnsi" w:cstheme="minorHAnsi"/>
                <w:b/>
                <w:sz w:val="22"/>
                <w:szCs w:val="22"/>
              </w:rPr>
            </w:pPr>
            <w:r>
              <w:rPr>
                <w:rFonts w:asciiTheme="minorHAnsi" w:hAnsiTheme="minorHAnsi" w:cstheme="minorHAnsi"/>
                <w:b/>
                <w:sz w:val="22"/>
                <w:szCs w:val="22"/>
              </w:rPr>
              <w:t xml:space="preserve">2B: </w:t>
            </w:r>
            <w:r w:rsidRPr="00770A7D">
              <w:rPr>
                <w:rFonts w:asciiTheme="minorHAnsi" w:hAnsiTheme="minorHAnsi" w:cstheme="minorHAnsi"/>
                <w:b/>
                <w:sz w:val="22"/>
                <w:szCs w:val="22"/>
              </w:rPr>
              <w:t>Qualitative assessment through focus groups</w:t>
            </w:r>
          </w:p>
          <w:p w14:paraId="41D4A475" w14:textId="77777777" w:rsidR="0097487C" w:rsidRPr="00770A7D" w:rsidRDefault="0097487C" w:rsidP="0097487C">
            <w:pPr>
              <w:pStyle w:val="BodyText"/>
              <w:spacing w:before="8"/>
              <w:rPr>
                <w:rFonts w:asciiTheme="minorHAnsi" w:hAnsiTheme="minorHAnsi" w:cstheme="minorHAnsi"/>
                <w:b/>
                <w:sz w:val="22"/>
                <w:szCs w:val="22"/>
                <w:lang w:val="en-GB"/>
              </w:rPr>
            </w:pPr>
            <w:r w:rsidRPr="00770A7D">
              <w:rPr>
                <w:rFonts w:asciiTheme="minorHAnsi" w:hAnsiTheme="minorHAnsi" w:cstheme="minorHAnsi"/>
                <w:b/>
                <w:sz w:val="22"/>
                <w:szCs w:val="22"/>
                <w:lang w:val="en-GB"/>
              </w:rPr>
              <w:t xml:space="preserve">Aim: </w:t>
            </w:r>
            <w:r w:rsidRPr="00770A7D">
              <w:rPr>
                <w:rFonts w:asciiTheme="minorHAnsi" w:hAnsiTheme="minorHAnsi" w:cstheme="minorHAnsi"/>
                <w:bCs/>
                <w:sz w:val="22"/>
                <w:szCs w:val="22"/>
                <w:lang w:val="en-GB"/>
              </w:rPr>
              <w:t xml:space="preserve">To explore the differences between the views of </w:t>
            </w:r>
            <w:r>
              <w:rPr>
                <w:rFonts w:asciiTheme="minorHAnsi" w:hAnsiTheme="minorHAnsi" w:cstheme="minorHAnsi"/>
                <w:bCs/>
                <w:sz w:val="22"/>
                <w:szCs w:val="22"/>
                <w:lang w:val="en-GB"/>
              </w:rPr>
              <w:t>care professionals</w:t>
            </w:r>
            <w:r w:rsidRPr="00770A7D">
              <w:rPr>
                <w:rFonts w:asciiTheme="minorHAnsi" w:hAnsiTheme="minorHAnsi" w:cstheme="minorHAnsi"/>
                <w:bCs/>
                <w:sz w:val="22"/>
                <w:szCs w:val="22"/>
                <w:lang w:val="en-GB"/>
              </w:rPr>
              <w:t xml:space="preserve"> and medical teams on the role of </w:t>
            </w:r>
            <w:r>
              <w:rPr>
                <w:rFonts w:asciiTheme="minorHAnsi" w:hAnsiTheme="minorHAnsi" w:cstheme="minorHAnsi"/>
                <w:bCs/>
                <w:sz w:val="22"/>
                <w:szCs w:val="22"/>
                <w:lang w:val="en-GB"/>
              </w:rPr>
              <w:t>MDS.</w:t>
            </w:r>
          </w:p>
          <w:p w14:paraId="15B5E244" w14:textId="67A1B8A5"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
                <w:sz w:val="22"/>
                <w:szCs w:val="22"/>
                <w:lang w:val="en-GB"/>
              </w:rPr>
              <w:t xml:space="preserve">Research question: </w:t>
            </w:r>
            <w:r w:rsidRPr="00770A7D">
              <w:rPr>
                <w:rFonts w:asciiTheme="minorHAnsi" w:hAnsiTheme="minorHAnsi" w:cstheme="minorHAnsi"/>
                <w:bCs/>
                <w:sz w:val="22"/>
                <w:szCs w:val="22"/>
                <w:lang w:val="en-GB"/>
              </w:rPr>
              <w:t>What are the differences between what medical team</w:t>
            </w:r>
            <w:r w:rsidR="006D582C">
              <w:rPr>
                <w:rFonts w:asciiTheme="minorHAnsi" w:hAnsiTheme="minorHAnsi" w:cstheme="minorHAnsi"/>
                <w:bCs/>
                <w:sz w:val="22"/>
                <w:szCs w:val="22"/>
                <w:lang w:val="en-GB"/>
              </w:rPr>
              <w:t>s</w:t>
            </w:r>
            <w:r w:rsidRPr="00770A7D">
              <w:rPr>
                <w:rFonts w:asciiTheme="minorHAnsi" w:hAnsiTheme="minorHAnsi" w:cstheme="minorHAnsi"/>
                <w:bCs/>
                <w:sz w:val="22"/>
                <w:szCs w:val="22"/>
                <w:lang w:val="en-GB"/>
              </w:rPr>
              <w:t xml:space="preserve"> and </w:t>
            </w:r>
            <w:r w:rsidR="006D582C">
              <w:rPr>
                <w:rFonts w:asciiTheme="minorHAnsi" w:hAnsiTheme="minorHAnsi" w:cstheme="minorHAnsi"/>
                <w:bCs/>
                <w:sz w:val="22"/>
                <w:szCs w:val="22"/>
                <w:lang w:val="en-GB"/>
              </w:rPr>
              <w:t xml:space="preserve">social </w:t>
            </w:r>
            <w:r>
              <w:rPr>
                <w:rFonts w:asciiTheme="minorHAnsi" w:hAnsiTheme="minorHAnsi" w:cstheme="minorHAnsi"/>
                <w:bCs/>
                <w:sz w:val="22"/>
                <w:szCs w:val="22"/>
                <w:lang w:val="en-GB"/>
              </w:rPr>
              <w:t>care professionals</w:t>
            </w:r>
            <w:r w:rsidRPr="00770A7D">
              <w:rPr>
                <w:rFonts w:asciiTheme="minorHAnsi" w:hAnsiTheme="minorHAnsi" w:cstheme="minorHAnsi"/>
                <w:bCs/>
                <w:sz w:val="22"/>
                <w:szCs w:val="22"/>
                <w:lang w:val="en-GB"/>
              </w:rPr>
              <w:t xml:space="preserve"> see as the role of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and does this lead to differences in their expectations of </w:t>
            </w:r>
            <w:r>
              <w:rPr>
                <w:rFonts w:asciiTheme="minorHAnsi" w:hAnsiTheme="minorHAnsi" w:cstheme="minorHAnsi"/>
                <w:bCs/>
                <w:sz w:val="22"/>
                <w:szCs w:val="22"/>
                <w:lang w:val="en-GB"/>
              </w:rPr>
              <w:t>its</w:t>
            </w:r>
            <w:r w:rsidRPr="00770A7D">
              <w:rPr>
                <w:rFonts w:asciiTheme="minorHAnsi" w:hAnsiTheme="minorHAnsi" w:cstheme="minorHAnsi"/>
                <w:bCs/>
                <w:sz w:val="22"/>
                <w:szCs w:val="22"/>
                <w:lang w:val="en-GB"/>
              </w:rPr>
              <w:t xml:space="preserve"> contents?</w:t>
            </w:r>
          </w:p>
          <w:p w14:paraId="7DB6024C" w14:textId="77777777" w:rsidR="0097487C" w:rsidRPr="00770A7D" w:rsidRDefault="0097487C" w:rsidP="0097487C">
            <w:pPr>
              <w:pStyle w:val="BodyText"/>
              <w:spacing w:before="8"/>
              <w:rPr>
                <w:rFonts w:asciiTheme="minorHAnsi" w:hAnsiTheme="minorHAnsi" w:cstheme="minorHAnsi"/>
                <w:b/>
                <w:sz w:val="22"/>
                <w:szCs w:val="22"/>
                <w:lang w:val="en-GB"/>
              </w:rPr>
            </w:pPr>
          </w:p>
          <w:p w14:paraId="4A831545"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
                <w:sz w:val="22"/>
                <w:szCs w:val="22"/>
                <w:lang w:val="en-GB"/>
              </w:rPr>
              <w:t>Study design:</w:t>
            </w:r>
            <w:r w:rsidRPr="00770A7D">
              <w:rPr>
                <w:rFonts w:asciiTheme="minorHAnsi" w:hAnsiTheme="minorHAnsi" w:cstheme="minorHAnsi"/>
                <w:bCs/>
                <w:sz w:val="22"/>
                <w:szCs w:val="22"/>
                <w:lang w:val="en-GB"/>
              </w:rPr>
              <w:t xml:space="preserve"> documentary analysis and focus groups</w:t>
            </w:r>
          </w:p>
          <w:p w14:paraId="21D3D50E"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I will explore </w:t>
            </w:r>
            <w:r>
              <w:rPr>
                <w:rFonts w:asciiTheme="minorHAnsi" w:hAnsiTheme="minorHAnsi" w:cstheme="minorHAnsi"/>
                <w:bCs/>
                <w:sz w:val="22"/>
                <w:szCs w:val="22"/>
                <w:lang w:val="en-GB"/>
              </w:rPr>
              <w:t>carers’</w:t>
            </w:r>
            <w:r w:rsidRPr="00770A7D">
              <w:rPr>
                <w:rFonts w:asciiTheme="minorHAnsi" w:hAnsiTheme="minorHAnsi" w:cstheme="minorHAnsi"/>
                <w:bCs/>
                <w:sz w:val="22"/>
                <w:szCs w:val="22"/>
                <w:lang w:val="en-GB"/>
              </w:rPr>
              <w:t xml:space="preserve"> views on the role of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and how </w:t>
            </w:r>
            <w:r>
              <w:rPr>
                <w:rFonts w:asciiTheme="minorHAnsi" w:hAnsiTheme="minorHAnsi" w:cstheme="minorHAnsi"/>
                <w:bCs/>
                <w:sz w:val="22"/>
                <w:szCs w:val="22"/>
                <w:lang w:val="en-GB"/>
              </w:rPr>
              <w:t>they</w:t>
            </w:r>
            <w:r w:rsidRPr="00770A7D">
              <w:rPr>
                <w:rFonts w:asciiTheme="minorHAnsi" w:hAnsiTheme="minorHAnsi" w:cstheme="minorHAnsi"/>
                <w:bCs/>
                <w:sz w:val="22"/>
                <w:szCs w:val="22"/>
                <w:lang w:val="en-GB"/>
              </w:rPr>
              <w:t xml:space="preserve"> can effectively fulfil this role and compare this to the medical community’s understanding of the roles of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as explored through </w:t>
            </w:r>
            <w:r>
              <w:rPr>
                <w:rFonts w:asciiTheme="minorHAnsi" w:hAnsiTheme="minorHAnsi" w:cstheme="minorHAnsi"/>
                <w:bCs/>
                <w:sz w:val="22"/>
                <w:szCs w:val="22"/>
                <w:lang w:val="en-GB"/>
              </w:rPr>
              <w:t xml:space="preserve">focus groups and </w:t>
            </w:r>
            <w:r w:rsidRPr="00770A7D">
              <w:rPr>
                <w:rFonts w:asciiTheme="minorHAnsi" w:hAnsiTheme="minorHAnsi" w:cstheme="minorHAnsi"/>
                <w:bCs/>
                <w:sz w:val="22"/>
                <w:szCs w:val="22"/>
                <w:lang w:val="en-GB"/>
              </w:rPr>
              <w:t xml:space="preserve">the analysis of educational materials and guidelines. </w:t>
            </w:r>
          </w:p>
          <w:p w14:paraId="56A13D85" w14:textId="77777777" w:rsidR="0097487C" w:rsidRPr="00770A7D" w:rsidRDefault="0097487C" w:rsidP="0097487C">
            <w:pPr>
              <w:pStyle w:val="BodyText"/>
              <w:spacing w:before="8"/>
              <w:rPr>
                <w:rFonts w:asciiTheme="minorHAnsi" w:hAnsiTheme="minorHAnsi" w:cstheme="minorHAnsi"/>
                <w:bCs/>
                <w:sz w:val="22"/>
                <w:szCs w:val="22"/>
                <w:lang w:val="en-GB"/>
              </w:rPr>
            </w:pPr>
          </w:p>
          <w:p w14:paraId="02C20371"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
                <w:sz w:val="22"/>
                <w:szCs w:val="22"/>
                <w:lang w:val="en-GB"/>
              </w:rPr>
              <w:t>Methodology:</w:t>
            </w:r>
          </w:p>
          <w:p w14:paraId="680ABDA5"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I will conduct two </w:t>
            </w:r>
            <w:r>
              <w:rPr>
                <w:rFonts w:asciiTheme="minorHAnsi" w:hAnsiTheme="minorHAnsi" w:cstheme="minorHAnsi"/>
                <w:bCs/>
                <w:sz w:val="22"/>
                <w:szCs w:val="22"/>
                <w:lang w:val="en-GB"/>
              </w:rPr>
              <w:t>carer</w:t>
            </w:r>
            <w:commentRangeStart w:id="147"/>
            <w:r w:rsidRPr="00770A7D">
              <w:rPr>
                <w:rFonts w:asciiTheme="minorHAnsi" w:hAnsiTheme="minorHAnsi" w:cstheme="minorHAnsi"/>
                <w:bCs/>
                <w:sz w:val="22"/>
                <w:szCs w:val="22"/>
                <w:lang w:val="en-GB"/>
              </w:rPr>
              <w:t xml:space="preserve"> focus groups and two separate medical team focus groups, </w:t>
            </w:r>
            <w:commentRangeEnd w:id="147"/>
            <w:r w:rsidRPr="00770A7D">
              <w:rPr>
                <w:rStyle w:val="CommentReference"/>
                <w:rFonts w:asciiTheme="minorHAnsi" w:hAnsiTheme="minorHAnsi" w:cstheme="minorHAnsi"/>
                <w:sz w:val="22"/>
                <w:szCs w:val="22"/>
              </w:rPr>
              <w:commentReference w:id="147"/>
            </w:r>
            <w:r w:rsidRPr="00770A7D">
              <w:rPr>
                <w:rFonts w:asciiTheme="minorHAnsi" w:hAnsiTheme="minorHAnsi" w:cstheme="minorHAnsi"/>
                <w:bCs/>
                <w:sz w:val="22"/>
                <w:szCs w:val="22"/>
                <w:lang w:val="en-GB"/>
              </w:rPr>
              <w:t xml:space="preserve">consisting of 6-8 participants each, which can be supplemented by 1:1 or smaller group or pair interviews where timetabling prevents participation. I will aim for a minimum of 12 </w:t>
            </w:r>
            <w:r>
              <w:rPr>
                <w:rFonts w:asciiTheme="minorHAnsi" w:hAnsiTheme="minorHAnsi" w:cstheme="minorHAnsi"/>
                <w:bCs/>
                <w:sz w:val="22"/>
                <w:szCs w:val="22"/>
                <w:lang w:val="en-GB"/>
              </w:rPr>
              <w:t>carers</w:t>
            </w:r>
            <w:r w:rsidRPr="00770A7D">
              <w:rPr>
                <w:rFonts w:asciiTheme="minorHAnsi" w:hAnsiTheme="minorHAnsi" w:cstheme="minorHAnsi"/>
                <w:bCs/>
                <w:sz w:val="22"/>
                <w:szCs w:val="22"/>
                <w:lang w:val="en-GB"/>
              </w:rPr>
              <w:t xml:space="preserve"> and 12 </w:t>
            </w:r>
            <w:r>
              <w:rPr>
                <w:rFonts w:asciiTheme="minorHAnsi" w:hAnsiTheme="minorHAnsi" w:cstheme="minorHAnsi"/>
                <w:bCs/>
                <w:sz w:val="22"/>
                <w:szCs w:val="22"/>
                <w:lang w:val="en-GB"/>
              </w:rPr>
              <w:t xml:space="preserve">medical team </w:t>
            </w:r>
            <w:r w:rsidRPr="00770A7D">
              <w:rPr>
                <w:rFonts w:asciiTheme="minorHAnsi" w:hAnsiTheme="minorHAnsi" w:cstheme="minorHAnsi"/>
                <w:bCs/>
                <w:sz w:val="22"/>
                <w:szCs w:val="22"/>
                <w:lang w:val="en-GB"/>
              </w:rPr>
              <w:t>members. Where practical</w:t>
            </w:r>
            <w:r>
              <w:rPr>
                <w:rFonts w:asciiTheme="minorHAnsi" w:hAnsiTheme="minorHAnsi" w:cstheme="minorHAnsi"/>
                <w:bCs/>
                <w:sz w:val="22"/>
                <w:szCs w:val="22"/>
                <w:lang w:val="en-GB"/>
              </w:rPr>
              <w:t xml:space="preserve">, </w:t>
            </w:r>
            <w:r w:rsidRPr="00770A7D">
              <w:rPr>
                <w:rFonts w:asciiTheme="minorHAnsi" w:hAnsiTheme="minorHAnsi" w:cstheme="minorHAnsi"/>
                <w:bCs/>
                <w:sz w:val="22"/>
                <w:szCs w:val="22"/>
                <w:lang w:val="en-GB"/>
              </w:rPr>
              <w:t>interviews will be held face-to-face or otherwise over</w:t>
            </w:r>
            <w:r>
              <w:rPr>
                <w:rFonts w:asciiTheme="minorHAnsi" w:hAnsiTheme="minorHAnsi" w:cstheme="minorHAnsi"/>
                <w:bCs/>
                <w:sz w:val="22"/>
                <w:szCs w:val="22"/>
                <w:lang w:val="en-GB"/>
              </w:rPr>
              <w:t xml:space="preserve"> MS</w:t>
            </w:r>
            <w:r w:rsidRPr="00770A7D">
              <w:rPr>
                <w:rFonts w:asciiTheme="minorHAnsi" w:hAnsiTheme="minorHAnsi" w:cstheme="minorHAnsi"/>
                <w:bCs/>
                <w:sz w:val="22"/>
                <w:szCs w:val="22"/>
                <w:lang w:val="en-GB"/>
              </w:rPr>
              <w:t xml:space="preserve"> Teams. </w:t>
            </w:r>
          </w:p>
          <w:p w14:paraId="7F1A5A9A" w14:textId="77777777" w:rsidR="0097487C" w:rsidRPr="00770A7D" w:rsidRDefault="0097487C" w:rsidP="0097487C">
            <w:pPr>
              <w:pStyle w:val="BodyText"/>
              <w:spacing w:before="8"/>
              <w:rPr>
                <w:rFonts w:asciiTheme="minorHAnsi" w:hAnsiTheme="minorHAnsi" w:cstheme="minorHAnsi"/>
                <w:b/>
                <w:sz w:val="22"/>
                <w:szCs w:val="22"/>
                <w:lang w:val="en-GB"/>
              </w:rPr>
            </w:pPr>
          </w:p>
          <w:p w14:paraId="3112B9DC" w14:textId="77777777" w:rsidR="0097487C" w:rsidRPr="00770A7D" w:rsidRDefault="0097487C" w:rsidP="0097487C">
            <w:pPr>
              <w:pStyle w:val="BodyText"/>
              <w:spacing w:before="8"/>
              <w:rPr>
                <w:rFonts w:asciiTheme="minorHAnsi" w:hAnsiTheme="minorHAnsi" w:cstheme="minorHAnsi"/>
                <w:bCs/>
                <w:sz w:val="22"/>
                <w:szCs w:val="22"/>
                <w:lang w:val="en-GB"/>
              </w:rPr>
            </w:pPr>
            <w:commentRangeStart w:id="148"/>
            <w:r w:rsidRPr="00770A7D">
              <w:rPr>
                <w:rFonts w:asciiTheme="minorHAnsi" w:hAnsiTheme="minorHAnsi" w:cstheme="minorHAnsi"/>
                <w:b/>
                <w:sz w:val="22"/>
                <w:szCs w:val="22"/>
                <w:lang w:val="en-GB"/>
              </w:rPr>
              <w:t>Recruitment</w:t>
            </w:r>
            <w:commentRangeEnd w:id="148"/>
            <w:r w:rsidRPr="00770A7D">
              <w:rPr>
                <w:rStyle w:val="CommentReference"/>
                <w:rFonts w:asciiTheme="minorHAnsi" w:hAnsiTheme="minorHAnsi" w:cstheme="minorHAnsi"/>
                <w:sz w:val="22"/>
                <w:szCs w:val="22"/>
              </w:rPr>
              <w:commentReference w:id="148"/>
            </w:r>
            <w:r w:rsidRPr="00770A7D">
              <w:rPr>
                <w:rFonts w:asciiTheme="minorHAnsi" w:hAnsiTheme="minorHAnsi" w:cstheme="minorHAnsi"/>
                <w:b/>
                <w:sz w:val="22"/>
                <w:szCs w:val="22"/>
                <w:lang w:val="en-GB"/>
              </w:rPr>
              <w:t>:</w:t>
            </w:r>
            <w:r w:rsidRPr="00770A7D">
              <w:rPr>
                <w:rFonts w:asciiTheme="minorHAnsi" w:hAnsiTheme="minorHAnsi" w:cstheme="minorHAnsi"/>
                <w:bCs/>
                <w:sz w:val="22"/>
                <w:szCs w:val="22"/>
                <w:lang w:val="en-GB"/>
              </w:rPr>
              <w:t xml:space="preserve"> </w:t>
            </w:r>
          </w:p>
          <w:p w14:paraId="367106C3" w14:textId="77777777" w:rsidR="0097487C" w:rsidRPr="00770A7D" w:rsidRDefault="0097487C" w:rsidP="0097487C">
            <w:pPr>
              <w:pStyle w:val="BodyText"/>
              <w:spacing w:before="8"/>
              <w:rPr>
                <w:rFonts w:asciiTheme="minorHAnsi" w:hAnsiTheme="minorHAnsi" w:cstheme="minorHAnsi"/>
                <w:bCs/>
                <w:sz w:val="22"/>
                <w:szCs w:val="22"/>
                <w:lang w:val="en-GB"/>
              </w:rPr>
            </w:pPr>
            <w:r>
              <w:rPr>
                <w:rFonts w:asciiTheme="minorHAnsi" w:hAnsiTheme="minorHAnsi" w:cstheme="minorHAnsi"/>
                <w:bCs/>
                <w:sz w:val="22"/>
                <w:szCs w:val="22"/>
                <w:lang w:val="en-GB"/>
              </w:rPr>
              <w:t>Carers</w:t>
            </w:r>
            <w:r w:rsidRPr="00770A7D">
              <w:rPr>
                <w:rFonts w:asciiTheme="minorHAnsi" w:hAnsiTheme="minorHAnsi" w:cstheme="minorHAnsi"/>
                <w:bCs/>
                <w:sz w:val="22"/>
                <w:szCs w:val="22"/>
                <w:lang w:val="en-GB"/>
              </w:rPr>
              <w:t xml:space="preserve">: All </w:t>
            </w:r>
            <w:r>
              <w:rPr>
                <w:rFonts w:asciiTheme="minorHAnsi" w:hAnsiTheme="minorHAnsi" w:cstheme="minorHAnsi"/>
                <w:bCs/>
                <w:sz w:val="22"/>
                <w:szCs w:val="22"/>
                <w:lang w:val="en-GB"/>
              </w:rPr>
              <w:t>carers</w:t>
            </w:r>
            <w:r w:rsidRPr="00770A7D">
              <w:rPr>
                <w:rFonts w:asciiTheme="minorHAnsi" w:hAnsiTheme="minorHAnsi" w:cstheme="minorHAnsi"/>
                <w:bCs/>
                <w:sz w:val="22"/>
                <w:szCs w:val="22"/>
                <w:lang w:val="en-GB"/>
              </w:rPr>
              <w:t xml:space="preserve"> taking part in WP1 will be asked if they are happy to be contacted to participate in a </w:t>
            </w:r>
            <w:commentRangeStart w:id="149"/>
            <w:r w:rsidRPr="00770A7D">
              <w:rPr>
                <w:rFonts w:asciiTheme="minorHAnsi" w:hAnsiTheme="minorHAnsi" w:cstheme="minorHAnsi"/>
                <w:bCs/>
                <w:sz w:val="22"/>
                <w:szCs w:val="22"/>
                <w:lang w:val="en-GB"/>
              </w:rPr>
              <w:t>focus</w:t>
            </w:r>
            <w:commentRangeEnd w:id="149"/>
            <w:r w:rsidRPr="00770A7D">
              <w:rPr>
                <w:rStyle w:val="CommentReference"/>
                <w:rFonts w:asciiTheme="minorHAnsi" w:hAnsiTheme="minorHAnsi" w:cstheme="minorHAnsi"/>
                <w:sz w:val="22"/>
                <w:szCs w:val="22"/>
              </w:rPr>
              <w:commentReference w:id="149"/>
            </w:r>
            <w:r w:rsidRPr="00770A7D">
              <w:rPr>
                <w:rFonts w:asciiTheme="minorHAnsi" w:hAnsiTheme="minorHAnsi" w:cstheme="minorHAnsi"/>
                <w:bCs/>
                <w:sz w:val="22"/>
                <w:szCs w:val="22"/>
                <w:lang w:val="en-GB"/>
              </w:rPr>
              <w:t xml:space="preserve"> group. Opportunities to participate in the focus group will also be advertised via NIHRs Enabling Research in Care Homes (ENRICH) networks, </w:t>
            </w:r>
            <w:r>
              <w:rPr>
                <w:rFonts w:asciiTheme="minorHAnsi" w:hAnsiTheme="minorHAnsi" w:cstheme="minorHAnsi"/>
                <w:bCs/>
                <w:sz w:val="22"/>
                <w:szCs w:val="22"/>
                <w:lang w:val="en-GB"/>
              </w:rPr>
              <w:t>adult social care</w:t>
            </w:r>
            <w:r w:rsidRPr="00770A7D">
              <w:rPr>
                <w:rFonts w:asciiTheme="minorHAnsi" w:hAnsiTheme="minorHAnsi" w:cstheme="minorHAnsi"/>
                <w:bCs/>
                <w:sz w:val="22"/>
                <w:szCs w:val="22"/>
                <w:lang w:val="en-GB"/>
              </w:rPr>
              <w:t xml:space="preserve"> networks as supported by HCIC, Vivaldi and the Outstanding Society nationally.  Participants will be purposively selected to maximise diversity in terms of health literacy skill, care homes size and CQC ratings, </w:t>
            </w:r>
            <w:proofErr w:type="gramStart"/>
            <w:r w:rsidRPr="00770A7D">
              <w:rPr>
                <w:rFonts w:asciiTheme="minorHAnsi" w:hAnsiTheme="minorHAnsi" w:cstheme="minorHAnsi"/>
                <w:bCs/>
                <w:sz w:val="22"/>
                <w:szCs w:val="22"/>
                <w:lang w:val="en-GB"/>
              </w:rPr>
              <w:t>region</w:t>
            </w:r>
            <w:proofErr w:type="gramEnd"/>
            <w:r w:rsidRPr="00770A7D">
              <w:rPr>
                <w:rFonts w:asciiTheme="minorHAnsi" w:hAnsiTheme="minorHAnsi" w:cstheme="minorHAnsi"/>
                <w:bCs/>
                <w:sz w:val="22"/>
                <w:szCs w:val="22"/>
                <w:lang w:val="en-GB"/>
              </w:rPr>
              <w:t xml:space="preserve"> and demographic factors. Inclusion and exclusion criteria will reflect that of WP1. Participants information sheets and consent forms will be shared ahead of interviews and signed at the beginning of interviews electronically.  To support engagement </w:t>
            </w:r>
            <w:r>
              <w:rPr>
                <w:rFonts w:asciiTheme="minorHAnsi" w:hAnsiTheme="minorHAnsi" w:cstheme="minorHAnsi"/>
                <w:bCs/>
                <w:sz w:val="22"/>
                <w:szCs w:val="22"/>
                <w:lang w:val="en-GB"/>
              </w:rPr>
              <w:t>carers’</w:t>
            </w:r>
            <w:r w:rsidRPr="00770A7D">
              <w:rPr>
                <w:rFonts w:asciiTheme="minorHAnsi" w:hAnsiTheme="minorHAnsi" w:cstheme="minorHAnsi"/>
                <w:bCs/>
                <w:sz w:val="22"/>
                <w:szCs w:val="22"/>
                <w:lang w:val="en-GB"/>
              </w:rPr>
              <w:t xml:space="preserve"> time will be </w:t>
            </w:r>
            <w:commentRangeStart w:id="150"/>
            <w:r w:rsidRPr="00770A7D">
              <w:rPr>
                <w:rFonts w:asciiTheme="minorHAnsi" w:hAnsiTheme="minorHAnsi" w:cstheme="minorHAnsi"/>
                <w:bCs/>
                <w:sz w:val="22"/>
                <w:szCs w:val="22"/>
                <w:lang w:val="en-GB"/>
              </w:rPr>
              <w:t>compensated</w:t>
            </w:r>
            <w:commentRangeEnd w:id="150"/>
            <w:r w:rsidRPr="00770A7D">
              <w:rPr>
                <w:rStyle w:val="CommentReference"/>
                <w:rFonts w:asciiTheme="minorHAnsi" w:hAnsiTheme="minorHAnsi" w:cstheme="minorHAnsi"/>
                <w:sz w:val="22"/>
                <w:szCs w:val="22"/>
              </w:rPr>
              <w:commentReference w:id="150"/>
            </w:r>
            <w:r w:rsidRPr="00770A7D">
              <w:rPr>
                <w:rFonts w:asciiTheme="minorHAnsi" w:hAnsiTheme="minorHAnsi" w:cstheme="minorHAnsi"/>
                <w:bCs/>
                <w:sz w:val="22"/>
                <w:szCs w:val="22"/>
                <w:lang w:val="en-GB"/>
              </w:rPr>
              <w:t xml:space="preserve"> with a e-gift card of £25, and travel costs covered. </w:t>
            </w:r>
          </w:p>
          <w:p w14:paraId="291D3883" w14:textId="77777777" w:rsidR="0097487C" w:rsidRPr="00770A7D" w:rsidRDefault="0097487C" w:rsidP="0097487C">
            <w:pPr>
              <w:pStyle w:val="BodyText"/>
              <w:spacing w:before="8"/>
              <w:rPr>
                <w:rFonts w:asciiTheme="minorHAnsi" w:hAnsiTheme="minorHAnsi" w:cstheme="minorHAnsi"/>
                <w:bCs/>
                <w:sz w:val="22"/>
                <w:szCs w:val="22"/>
                <w:lang w:val="en-GB"/>
              </w:rPr>
            </w:pPr>
          </w:p>
          <w:p w14:paraId="610DD2FA" w14:textId="77777777" w:rsidR="0097487C" w:rsidRPr="005B466A"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Medical team: recruitment will be through the London Enhance programme and trusts supporting WP1. Inclusion criteria: doctor or other health</w:t>
            </w:r>
            <w:r>
              <w:rPr>
                <w:rFonts w:asciiTheme="minorHAnsi" w:hAnsiTheme="minorHAnsi" w:cstheme="minorHAnsi"/>
                <w:bCs/>
                <w:sz w:val="22"/>
                <w:szCs w:val="22"/>
                <w:lang w:val="en-GB"/>
              </w:rPr>
              <w:t>care</w:t>
            </w:r>
            <w:r w:rsidRPr="00770A7D">
              <w:rPr>
                <w:rFonts w:asciiTheme="minorHAnsi" w:hAnsiTheme="minorHAnsi" w:cstheme="minorHAnsi"/>
                <w:bCs/>
                <w:sz w:val="22"/>
                <w:szCs w:val="22"/>
                <w:lang w:val="en-GB"/>
              </w:rPr>
              <w:t xml:space="preserve"> professional responsible for </w:t>
            </w:r>
            <w:r>
              <w:rPr>
                <w:rFonts w:asciiTheme="minorHAnsi" w:hAnsiTheme="minorHAnsi" w:cstheme="minorHAnsi"/>
                <w:bCs/>
                <w:sz w:val="22"/>
                <w:szCs w:val="22"/>
                <w:lang w:val="en-GB"/>
              </w:rPr>
              <w:t>writing</w:t>
            </w:r>
            <w:r w:rsidRPr="00770A7D">
              <w:rPr>
                <w:rFonts w:asciiTheme="minorHAnsi" w:hAnsiTheme="minorHAnsi" w:cstheme="minorHAnsi"/>
                <w:bCs/>
                <w:sz w:val="22"/>
                <w:szCs w:val="22"/>
                <w:lang w:val="en-GB"/>
              </w:rPr>
              <w:t xml:space="preserve">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for older age adult </w:t>
            </w:r>
            <w:r>
              <w:rPr>
                <w:rFonts w:asciiTheme="minorHAnsi" w:hAnsiTheme="minorHAnsi" w:cstheme="minorHAnsi"/>
                <w:bCs/>
                <w:sz w:val="22"/>
                <w:szCs w:val="22"/>
                <w:lang w:val="en-GB"/>
              </w:rPr>
              <w:t xml:space="preserve">patients. </w:t>
            </w:r>
            <w:r w:rsidRPr="00770A7D">
              <w:rPr>
                <w:rFonts w:asciiTheme="minorHAnsi" w:hAnsiTheme="minorHAnsi" w:cstheme="minorHAnsi"/>
                <w:bCs/>
                <w:sz w:val="22"/>
                <w:szCs w:val="22"/>
                <w:lang w:val="en-GB"/>
              </w:rPr>
              <w:t xml:space="preserve">Participants information sheets and consent forms will be shared ahead of interviews and signed at the beginning of interviews electronically.  </w:t>
            </w:r>
          </w:p>
          <w:p w14:paraId="6A63B568" w14:textId="77777777" w:rsidR="0097487C" w:rsidRPr="00770A7D" w:rsidRDefault="0097487C" w:rsidP="0097487C">
            <w:pPr>
              <w:pStyle w:val="BodyText"/>
              <w:spacing w:before="8"/>
              <w:rPr>
                <w:rFonts w:asciiTheme="minorHAnsi" w:hAnsiTheme="minorHAnsi" w:cstheme="minorHAnsi"/>
                <w:bCs/>
                <w:sz w:val="22"/>
                <w:szCs w:val="22"/>
                <w:lang w:val="en-GB"/>
              </w:rPr>
            </w:pPr>
          </w:p>
          <w:p w14:paraId="0E3348E7"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
                <w:sz w:val="22"/>
                <w:szCs w:val="22"/>
                <w:lang w:val="en-GB"/>
              </w:rPr>
              <w:t xml:space="preserve">Data collection: </w:t>
            </w:r>
            <w:r w:rsidRPr="00770A7D">
              <w:rPr>
                <w:rFonts w:asciiTheme="minorHAnsi" w:hAnsiTheme="minorHAnsi" w:cstheme="minorHAnsi"/>
                <w:bCs/>
                <w:sz w:val="22"/>
                <w:szCs w:val="22"/>
                <w:lang w:val="en-GB"/>
              </w:rPr>
              <w:t xml:space="preserve">A topic guide will be created with feedback from the steering committee. All interviews will be audio </w:t>
            </w:r>
            <w:commentRangeStart w:id="151"/>
            <w:commentRangeStart w:id="152"/>
            <w:r w:rsidRPr="00770A7D">
              <w:rPr>
                <w:rFonts w:asciiTheme="minorHAnsi" w:hAnsiTheme="minorHAnsi" w:cstheme="minorHAnsi"/>
                <w:bCs/>
                <w:sz w:val="22"/>
                <w:szCs w:val="22"/>
                <w:lang w:val="en-GB"/>
              </w:rPr>
              <w:t>recorded</w:t>
            </w:r>
            <w:commentRangeEnd w:id="151"/>
            <w:r w:rsidRPr="00770A7D">
              <w:rPr>
                <w:rStyle w:val="CommentReference"/>
                <w:rFonts w:asciiTheme="minorHAnsi" w:hAnsiTheme="minorHAnsi" w:cstheme="minorHAnsi"/>
                <w:bCs/>
                <w:sz w:val="22"/>
                <w:szCs w:val="22"/>
              </w:rPr>
              <w:commentReference w:id="151"/>
            </w:r>
            <w:commentRangeEnd w:id="152"/>
            <w:r w:rsidRPr="00770A7D">
              <w:rPr>
                <w:rStyle w:val="CommentReference"/>
                <w:rFonts w:asciiTheme="minorHAnsi" w:hAnsiTheme="minorHAnsi" w:cstheme="minorHAnsi"/>
                <w:bCs/>
                <w:sz w:val="22"/>
                <w:szCs w:val="22"/>
              </w:rPr>
              <w:commentReference w:id="152"/>
            </w:r>
            <w:r w:rsidRPr="00770A7D">
              <w:rPr>
                <w:rFonts w:asciiTheme="minorHAnsi" w:hAnsiTheme="minorHAnsi" w:cstheme="minorHAnsi"/>
                <w:bCs/>
                <w:sz w:val="22"/>
                <w:szCs w:val="22"/>
                <w:lang w:val="en-GB"/>
              </w:rPr>
              <w:t xml:space="preserve"> and transcribed for analysis. </w:t>
            </w:r>
          </w:p>
          <w:p w14:paraId="60806B88" w14:textId="77777777" w:rsidR="0097487C" w:rsidRPr="00770A7D" w:rsidRDefault="0097487C" w:rsidP="0097487C">
            <w:pPr>
              <w:pStyle w:val="BodyText"/>
              <w:spacing w:before="8"/>
              <w:rPr>
                <w:rFonts w:asciiTheme="minorHAnsi" w:hAnsiTheme="minorHAnsi" w:cstheme="minorHAnsi"/>
                <w:bCs/>
                <w:sz w:val="22"/>
                <w:szCs w:val="22"/>
                <w:lang w:val="en-GB"/>
              </w:rPr>
            </w:pPr>
          </w:p>
          <w:p w14:paraId="39AA214A"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
                <w:sz w:val="22"/>
                <w:szCs w:val="22"/>
                <w:lang w:val="en-GB"/>
              </w:rPr>
              <w:t>Documentary analysis:</w:t>
            </w:r>
            <w:r w:rsidRPr="00770A7D">
              <w:rPr>
                <w:rFonts w:asciiTheme="minorHAnsi" w:hAnsiTheme="minorHAnsi" w:cstheme="minorHAnsi"/>
                <w:bCs/>
                <w:sz w:val="22"/>
                <w:szCs w:val="22"/>
                <w:lang w:val="en-GB"/>
              </w:rPr>
              <w:t xml:space="preserve">  </w:t>
            </w:r>
            <w:commentRangeStart w:id="153"/>
            <w:commentRangeStart w:id="154"/>
            <w:commentRangeStart w:id="155"/>
            <w:r w:rsidRPr="00770A7D">
              <w:rPr>
                <w:rFonts w:asciiTheme="minorHAnsi" w:hAnsiTheme="minorHAnsi" w:cstheme="minorHAnsi"/>
                <w:bCs/>
                <w:sz w:val="22"/>
                <w:szCs w:val="22"/>
                <w:lang w:val="en-GB"/>
              </w:rPr>
              <w:t xml:space="preserve">I will complete a documentary analysis based on the documents identified in the focus groups. This will include the UK medical school curriculums of focus group participants and other </w:t>
            </w:r>
            <w:proofErr w:type="gramStart"/>
            <w:r w:rsidRPr="00770A7D">
              <w:rPr>
                <w:rFonts w:asciiTheme="minorHAnsi" w:hAnsiTheme="minorHAnsi" w:cstheme="minorHAnsi"/>
                <w:bCs/>
                <w:sz w:val="22"/>
                <w:szCs w:val="22"/>
                <w:lang w:val="en-GB"/>
              </w:rPr>
              <w:t>resources</w:t>
            </w:r>
            <w:proofErr w:type="gramEnd"/>
            <w:r w:rsidRPr="00770A7D">
              <w:rPr>
                <w:rFonts w:asciiTheme="minorHAnsi" w:hAnsiTheme="minorHAnsi" w:cstheme="minorHAnsi"/>
                <w:bCs/>
                <w:sz w:val="22"/>
                <w:szCs w:val="22"/>
                <w:lang w:val="en-GB"/>
              </w:rPr>
              <w:t xml:space="preserve"> or guidance described by the participants of the medical team focus group.  Medical school curriculums will be accessed with the support of the Doubleday Medical Schools Patient Partnership Collaboration. </w:t>
            </w:r>
            <w:commentRangeEnd w:id="153"/>
            <w:r w:rsidRPr="00770A7D">
              <w:rPr>
                <w:rStyle w:val="CommentReference"/>
                <w:rFonts w:asciiTheme="minorHAnsi" w:hAnsiTheme="minorHAnsi" w:cstheme="minorHAnsi"/>
                <w:sz w:val="22"/>
                <w:szCs w:val="22"/>
              </w:rPr>
              <w:commentReference w:id="153"/>
            </w:r>
            <w:commentRangeEnd w:id="154"/>
            <w:r w:rsidRPr="00770A7D">
              <w:rPr>
                <w:rStyle w:val="CommentReference"/>
                <w:rFonts w:asciiTheme="minorHAnsi" w:hAnsiTheme="minorHAnsi" w:cstheme="minorHAnsi"/>
                <w:sz w:val="22"/>
                <w:szCs w:val="22"/>
              </w:rPr>
              <w:commentReference w:id="154"/>
            </w:r>
            <w:commentRangeEnd w:id="155"/>
            <w:r w:rsidRPr="00770A7D">
              <w:rPr>
                <w:rStyle w:val="CommentReference"/>
                <w:rFonts w:asciiTheme="minorHAnsi" w:hAnsiTheme="minorHAnsi" w:cstheme="minorHAnsi"/>
                <w:sz w:val="22"/>
                <w:szCs w:val="22"/>
              </w:rPr>
              <w:commentReference w:id="155"/>
            </w:r>
          </w:p>
          <w:p w14:paraId="4ECBE867"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Outcome of interest:</w:t>
            </w:r>
          </w:p>
          <w:p w14:paraId="7F9F8D0F" w14:textId="77777777" w:rsidR="0097487C" w:rsidRPr="00770A7D" w:rsidRDefault="0097487C" w:rsidP="0097487C">
            <w:pPr>
              <w:pStyle w:val="BodyText"/>
              <w:numPr>
                <w:ilvl w:val="0"/>
                <w:numId w:val="14"/>
              </w:numPr>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References in the materials to the role of </w:t>
            </w:r>
            <w:r>
              <w:rPr>
                <w:rFonts w:asciiTheme="minorHAnsi" w:hAnsiTheme="minorHAnsi" w:cstheme="minorHAnsi"/>
                <w:bCs/>
                <w:sz w:val="22"/>
                <w:szCs w:val="22"/>
                <w:lang w:val="en-GB"/>
              </w:rPr>
              <w:t>MDS.</w:t>
            </w:r>
          </w:p>
          <w:p w14:paraId="26F369E4" w14:textId="77777777" w:rsidR="0097487C" w:rsidRPr="00770A7D" w:rsidRDefault="0097487C" w:rsidP="0097487C">
            <w:pPr>
              <w:pStyle w:val="BodyText"/>
              <w:numPr>
                <w:ilvl w:val="0"/>
                <w:numId w:val="14"/>
              </w:numPr>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References in the material to the expected, </w:t>
            </w:r>
            <w:proofErr w:type="gramStart"/>
            <w:r w:rsidRPr="00770A7D">
              <w:rPr>
                <w:rFonts w:asciiTheme="minorHAnsi" w:hAnsiTheme="minorHAnsi" w:cstheme="minorHAnsi"/>
                <w:bCs/>
                <w:sz w:val="22"/>
                <w:szCs w:val="22"/>
                <w:lang w:val="en-GB"/>
              </w:rPr>
              <w:t>intended</w:t>
            </w:r>
            <w:proofErr w:type="gramEnd"/>
            <w:r w:rsidRPr="00770A7D">
              <w:rPr>
                <w:rFonts w:asciiTheme="minorHAnsi" w:hAnsiTheme="minorHAnsi" w:cstheme="minorHAnsi"/>
                <w:bCs/>
                <w:sz w:val="22"/>
                <w:szCs w:val="22"/>
                <w:lang w:val="en-GB"/>
              </w:rPr>
              <w:t xml:space="preserve"> or possible audiences of the </w:t>
            </w:r>
            <w:r>
              <w:rPr>
                <w:rFonts w:asciiTheme="minorHAnsi" w:hAnsiTheme="minorHAnsi" w:cstheme="minorHAnsi"/>
                <w:bCs/>
                <w:sz w:val="22"/>
                <w:szCs w:val="22"/>
                <w:lang w:val="en-GB"/>
              </w:rPr>
              <w:t>MDS.</w:t>
            </w:r>
          </w:p>
          <w:p w14:paraId="633229F7" w14:textId="77777777" w:rsidR="0097487C" w:rsidRPr="00770A7D" w:rsidRDefault="0097487C" w:rsidP="0097487C">
            <w:pPr>
              <w:pStyle w:val="BodyText"/>
              <w:numPr>
                <w:ilvl w:val="0"/>
                <w:numId w:val="14"/>
              </w:numPr>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Summaries of what to include in the </w:t>
            </w:r>
            <w:r>
              <w:rPr>
                <w:rFonts w:asciiTheme="minorHAnsi" w:hAnsiTheme="minorHAnsi" w:cstheme="minorHAnsi"/>
                <w:bCs/>
                <w:sz w:val="22"/>
                <w:szCs w:val="22"/>
                <w:lang w:val="en-GB"/>
              </w:rPr>
              <w:t>MDS.</w:t>
            </w:r>
          </w:p>
          <w:p w14:paraId="1680D647" w14:textId="77777777" w:rsidR="0097487C" w:rsidRPr="00770A7D" w:rsidRDefault="0097487C" w:rsidP="0097487C">
            <w:pPr>
              <w:pStyle w:val="BodyText"/>
              <w:numPr>
                <w:ilvl w:val="0"/>
                <w:numId w:val="14"/>
              </w:numPr>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Reference to the type of language to be used when writing </w:t>
            </w:r>
            <w:r>
              <w:rPr>
                <w:rFonts w:asciiTheme="minorHAnsi" w:hAnsiTheme="minorHAnsi" w:cstheme="minorHAnsi"/>
                <w:bCs/>
                <w:sz w:val="22"/>
                <w:szCs w:val="22"/>
                <w:lang w:val="en-GB"/>
              </w:rPr>
              <w:t>MDSs.</w:t>
            </w:r>
          </w:p>
          <w:p w14:paraId="67A92AB2" w14:textId="77777777" w:rsidR="0097487C" w:rsidRPr="00770A7D" w:rsidRDefault="0097487C" w:rsidP="0097487C">
            <w:pPr>
              <w:pStyle w:val="BodyText"/>
              <w:spacing w:before="8"/>
              <w:rPr>
                <w:rFonts w:asciiTheme="minorHAnsi" w:hAnsiTheme="minorHAnsi" w:cstheme="minorHAnsi"/>
                <w:bCs/>
                <w:sz w:val="22"/>
                <w:szCs w:val="22"/>
                <w:lang w:val="en-GB"/>
              </w:rPr>
            </w:pPr>
          </w:p>
          <w:p w14:paraId="5FD7E4C0" w14:textId="77777777" w:rsidR="0097487C" w:rsidRPr="00770A7D" w:rsidRDefault="0097487C" w:rsidP="0097487C">
            <w:pPr>
              <w:pStyle w:val="BodyText"/>
              <w:spacing w:before="8"/>
              <w:rPr>
                <w:rFonts w:asciiTheme="minorHAnsi" w:hAnsiTheme="minorHAnsi" w:cstheme="minorHAnsi"/>
                <w:b/>
                <w:sz w:val="22"/>
                <w:szCs w:val="22"/>
                <w:lang w:val="en-GB"/>
              </w:rPr>
            </w:pPr>
            <w:r w:rsidRPr="00770A7D">
              <w:rPr>
                <w:rFonts w:asciiTheme="minorHAnsi" w:hAnsiTheme="minorHAnsi" w:cstheme="minorHAnsi"/>
                <w:b/>
                <w:sz w:val="22"/>
                <w:szCs w:val="22"/>
                <w:lang w:val="en-GB"/>
              </w:rPr>
              <w:t xml:space="preserve">Analysis: </w:t>
            </w:r>
          </w:p>
          <w:p w14:paraId="786F7DC7"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lastRenderedPageBreak/>
              <w:t>I will analyse the findings from the focus groups and collated documents using thematic analysis. I will create the themes using an inductive process from codes. I will follow the commonly adopted six step process described by Braun and Clarke. NVivo will be used to support analysis.</w:t>
            </w:r>
            <w:sdt>
              <w:sdtPr>
                <w:rPr>
                  <w:rFonts w:asciiTheme="minorHAnsi" w:hAnsiTheme="minorHAnsi" w:cstheme="minorHAnsi"/>
                  <w:bCs/>
                  <w:color w:val="000000"/>
                  <w:sz w:val="22"/>
                  <w:szCs w:val="22"/>
                  <w:lang w:val="en-GB"/>
                </w:rPr>
                <w:tag w:val="MENDELEY_CITATION_v3_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"/>
                <w:id w:val="1848433362"/>
                <w:placeholder>
                  <w:docPart w:val="12ACCD12D5274DEEA234D6E26E2BD2A9"/>
                </w:placeholder>
              </w:sdtPr>
              <w:sdtEndPr>
                <w:rPr>
                  <w:bCs w:val="0"/>
                  <w:lang w:val="en-US"/>
                </w:rPr>
              </w:sdtEndPr>
              <w:sdtContent>
                <w:r w:rsidRPr="00AE2A55">
                  <w:rPr>
                    <w:rFonts w:asciiTheme="minorHAnsi" w:hAnsiTheme="minorHAnsi" w:cstheme="minorHAnsi"/>
                    <w:color w:val="000000"/>
                    <w:sz w:val="22"/>
                    <w:szCs w:val="22"/>
                  </w:rPr>
                  <w:t>(24)</w:t>
                </w:r>
              </w:sdtContent>
            </w:sdt>
          </w:p>
          <w:p w14:paraId="683927F0" w14:textId="77777777" w:rsidR="0097487C" w:rsidRPr="00770A7D" w:rsidRDefault="0097487C" w:rsidP="0097487C">
            <w:pPr>
              <w:pStyle w:val="BodyText"/>
              <w:spacing w:before="8"/>
              <w:rPr>
                <w:rFonts w:asciiTheme="minorHAnsi" w:hAnsiTheme="minorHAnsi" w:cstheme="minorHAnsi"/>
                <w:bCs/>
                <w:sz w:val="22"/>
                <w:szCs w:val="22"/>
                <w:lang w:val="en-GB"/>
              </w:rPr>
            </w:pPr>
          </w:p>
          <w:p w14:paraId="73BE0AB6" w14:textId="77777777" w:rsidR="0097487C" w:rsidRPr="00770A7D" w:rsidRDefault="0097487C" w:rsidP="0097487C">
            <w:pPr>
              <w:pStyle w:val="BodyText"/>
              <w:spacing w:before="8"/>
              <w:rPr>
                <w:rFonts w:asciiTheme="minorHAnsi" w:hAnsiTheme="minorHAnsi" w:cstheme="minorHAnsi"/>
                <w:b/>
                <w:sz w:val="22"/>
                <w:szCs w:val="22"/>
                <w:lang w:val="en-GB"/>
              </w:rPr>
            </w:pPr>
            <w:r w:rsidRPr="00770A7D">
              <w:rPr>
                <w:rFonts w:asciiTheme="minorHAnsi" w:hAnsiTheme="minorHAnsi" w:cstheme="minorHAnsi"/>
                <w:b/>
                <w:sz w:val="22"/>
                <w:szCs w:val="22"/>
                <w:lang w:val="en-GB"/>
              </w:rPr>
              <w:t>Work programme 3</w:t>
            </w:r>
          </w:p>
          <w:p w14:paraId="5CADD0DE"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
                <w:sz w:val="22"/>
                <w:szCs w:val="22"/>
                <w:lang w:val="en-GB"/>
              </w:rPr>
              <w:t>Aim:</w:t>
            </w:r>
            <w:r w:rsidRPr="00770A7D">
              <w:rPr>
                <w:rFonts w:asciiTheme="minorHAnsi" w:hAnsiTheme="minorHAnsi" w:cstheme="minorHAnsi"/>
                <w:bCs/>
                <w:sz w:val="22"/>
                <w:szCs w:val="22"/>
                <w:lang w:val="en-GB"/>
              </w:rPr>
              <w:t xml:space="preserve"> To co-produce principles through consensus development methods to support the writing</w:t>
            </w:r>
            <w:r>
              <w:rPr>
                <w:rFonts w:asciiTheme="minorHAnsi" w:hAnsiTheme="minorHAnsi" w:cstheme="minorHAnsi"/>
                <w:bCs/>
                <w:sz w:val="22"/>
                <w:szCs w:val="22"/>
                <w:lang w:val="en-GB"/>
              </w:rPr>
              <w:t xml:space="preserve"> of</w:t>
            </w:r>
            <w:r w:rsidRPr="00770A7D">
              <w:rPr>
                <w:rFonts w:asciiTheme="minorHAnsi" w:hAnsiTheme="minorHAnsi" w:cstheme="minorHAnsi"/>
                <w:bCs/>
                <w:sz w:val="22"/>
                <w:szCs w:val="22"/>
                <w:lang w:val="en-GB"/>
              </w:rPr>
              <w:t xml:space="preserve">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to meet the needs of adult social care</w:t>
            </w:r>
            <w:r>
              <w:rPr>
                <w:rFonts w:asciiTheme="minorHAnsi" w:hAnsiTheme="minorHAnsi" w:cstheme="minorHAnsi"/>
                <w:bCs/>
                <w:sz w:val="22"/>
                <w:szCs w:val="22"/>
                <w:lang w:val="en-GB"/>
              </w:rPr>
              <w:t xml:space="preserve">. </w:t>
            </w:r>
          </w:p>
          <w:p w14:paraId="1332AC18" w14:textId="77777777" w:rsidR="0097487C" w:rsidRPr="00770A7D" w:rsidRDefault="0097487C" w:rsidP="0097487C">
            <w:pPr>
              <w:pStyle w:val="BodyText"/>
              <w:spacing w:before="8"/>
              <w:rPr>
                <w:rFonts w:asciiTheme="minorHAnsi" w:hAnsiTheme="minorHAnsi" w:cstheme="minorHAnsi"/>
                <w:b/>
                <w:sz w:val="22"/>
                <w:szCs w:val="22"/>
                <w:lang w:val="en-GB"/>
              </w:rPr>
            </w:pPr>
          </w:p>
          <w:p w14:paraId="1A00C739"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
                <w:sz w:val="22"/>
                <w:szCs w:val="22"/>
                <w:lang w:val="en-GB"/>
              </w:rPr>
              <w:t>Study design</w:t>
            </w:r>
            <w:r w:rsidRPr="00770A7D">
              <w:rPr>
                <w:rFonts w:asciiTheme="minorHAnsi" w:hAnsiTheme="minorHAnsi" w:cstheme="minorHAnsi"/>
                <w:bCs/>
                <w:sz w:val="22"/>
                <w:szCs w:val="22"/>
                <w:lang w:val="en-GB"/>
              </w:rPr>
              <w:t>: Modified Delphi method</w:t>
            </w:r>
          </w:p>
          <w:p w14:paraId="2AE79985"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
                <w:sz w:val="22"/>
                <w:szCs w:val="22"/>
                <w:lang w:val="en-GB"/>
              </w:rPr>
              <w:t>Methodology:</w:t>
            </w:r>
            <w:r w:rsidRPr="00770A7D">
              <w:rPr>
                <w:rFonts w:asciiTheme="minorHAnsi" w:hAnsiTheme="minorHAnsi" w:cstheme="minorHAnsi"/>
                <w:bCs/>
                <w:sz w:val="22"/>
                <w:szCs w:val="22"/>
                <w:lang w:val="en-GB"/>
              </w:rPr>
              <w:t xml:space="preserve"> Using learnings from </w:t>
            </w:r>
            <w:r>
              <w:rPr>
                <w:rFonts w:asciiTheme="minorHAnsi" w:hAnsiTheme="minorHAnsi" w:cstheme="minorHAnsi"/>
                <w:bCs/>
                <w:sz w:val="22"/>
                <w:szCs w:val="22"/>
                <w:lang w:val="en-GB"/>
              </w:rPr>
              <w:t>WP1 and WP2</w:t>
            </w:r>
            <w:r w:rsidRPr="00770A7D">
              <w:rPr>
                <w:rFonts w:asciiTheme="minorHAnsi" w:hAnsiTheme="minorHAnsi" w:cstheme="minorHAnsi"/>
                <w:bCs/>
                <w:sz w:val="22"/>
                <w:szCs w:val="22"/>
                <w:lang w:val="en-GB"/>
              </w:rPr>
              <w:t xml:space="preserve"> I will create a set of principles</w:t>
            </w:r>
            <w:r>
              <w:rPr>
                <w:rFonts w:asciiTheme="minorHAnsi" w:hAnsiTheme="minorHAnsi" w:cstheme="minorHAnsi"/>
                <w:bCs/>
                <w:sz w:val="22"/>
                <w:szCs w:val="22"/>
                <w:lang w:val="en-GB"/>
              </w:rPr>
              <w:t xml:space="preserve"> to support the formulation of an accessible MDS for carers. I</w:t>
            </w:r>
            <w:r w:rsidRPr="00770A7D">
              <w:rPr>
                <w:rFonts w:asciiTheme="minorHAnsi" w:hAnsiTheme="minorHAnsi" w:cstheme="minorHAnsi"/>
                <w:bCs/>
                <w:sz w:val="22"/>
                <w:szCs w:val="22"/>
                <w:lang w:val="en-GB"/>
              </w:rPr>
              <w:t xml:space="preserve"> will take advice from the steering committee on how to present these principles, e.g. a guidance document, a standard or a toolkit. I will recruit around </w:t>
            </w:r>
            <w:commentRangeStart w:id="156"/>
            <w:r w:rsidRPr="00770A7D">
              <w:rPr>
                <w:rFonts w:asciiTheme="minorHAnsi" w:hAnsiTheme="minorHAnsi" w:cstheme="minorHAnsi"/>
                <w:bCs/>
                <w:sz w:val="22"/>
                <w:szCs w:val="22"/>
                <w:lang w:val="en-GB"/>
              </w:rPr>
              <w:t xml:space="preserve">30 experts and experts by experience </w:t>
            </w:r>
            <w:commentRangeEnd w:id="156"/>
            <w:r w:rsidRPr="00770A7D">
              <w:rPr>
                <w:rStyle w:val="CommentReference"/>
                <w:rFonts w:asciiTheme="minorHAnsi" w:hAnsiTheme="minorHAnsi" w:cstheme="minorHAnsi"/>
                <w:sz w:val="22"/>
                <w:szCs w:val="22"/>
              </w:rPr>
              <w:commentReference w:id="156"/>
            </w:r>
            <w:r w:rsidRPr="00770A7D">
              <w:rPr>
                <w:rFonts w:asciiTheme="minorHAnsi" w:hAnsiTheme="minorHAnsi" w:cstheme="minorHAnsi"/>
                <w:bCs/>
                <w:sz w:val="22"/>
                <w:szCs w:val="22"/>
                <w:lang w:val="en-GB"/>
              </w:rPr>
              <w:t xml:space="preserve"> to reflect the breadth of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users and writers to ensure the principles do not alienate any group. These experts will include </w:t>
            </w:r>
            <w:r>
              <w:rPr>
                <w:rFonts w:asciiTheme="minorHAnsi" w:hAnsiTheme="minorHAnsi" w:cstheme="minorHAnsi"/>
                <w:bCs/>
                <w:sz w:val="22"/>
                <w:szCs w:val="22"/>
                <w:lang w:val="en-GB"/>
              </w:rPr>
              <w:t>carers</w:t>
            </w:r>
            <w:r w:rsidRPr="00770A7D">
              <w:rPr>
                <w:rFonts w:asciiTheme="minorHAnsi" w:hAnsiTheme="minorHAnsi" w:cstheme="minorHAnsi"/>
                <w:bCs/>
                <w:sz w:val="22"/>
                <w:szCs w:val="22"/>
                <w:lang w:val="en-GB"/>
              </w:rPr>
              <w:t xml:space="preserve">, care home residents and their families, informal carers, </w:t>
            </w:r>
            <w:proofErr w:type="gramStart"/>
            <w:r w:rsidRPr="00770A7D">
              <w:rPr>
                <w:rFonts w:asciiTheme="minorHAnsi" w:hAnsiTheme="minorHAnsi" w:cstheme="minorHAnsi"/>
                <w:bCs/>
                <w:sz w:val="22"/>
                <w:szCs w:val="22"/>
                <w:lang w:val="en-GB"/>
              </w:rPr>
              <w:t>patients</w:t>
            </w:r>
            <w:proofErr w:type="gramEnd"/>
            <w:r w:rsidRPr="00770A7D">
              <w:rPr>
                <w:rFonts w:asciiTheme="minorHAnsi" w:hAnsiTheme="minorHAnsi" w:cstheme="minorHAnsi"/>
                <w:bCs/>
                <w:sz w:val="22"/>
                <w:szCs w:val="22"/>
                <w:lang w:val="en-GB"/>
              </w:rPr>
              <w:t xml:space="preserve"> and healthcare professionals. I will use up to three </w:t>
            </w:r>
            <w:commentRangeStart w:id="157"/>
            <w:commentRangeStart w:id="158"/>
            <w:commentRangeStart w:id="159"/>
            <w:r w:rsidRPr="00770A7D">
              <w:rPr>
                <w:rFonts w:asciiTheme="minorHAnsi" w:hAnsiTheme="minorHAnsi" w:cstheme="minorHAnsi"/>
                <w:bCs/>
                <w:sz w:val="22"/>
                <w:szCs w:val="22"/>
                <w:lang w:val="en-GB"/>
              </w:rPr>
              <w:t>rounds</w:t>
            </w:r>
            <w:commentRangeEnd w:id="157"/>
            <w:r>
              <w:rPr>
                <w:rStyle w:val="CommentReference"/>
              </w:rPr>
              <w:commentReference w:id="157"/>
            </w:r>
            <w:commentRangeEnd w:id="158"/>
            <w:r>
              <w:rPr>
                <w:rStyle w:val="CommentReference"/>
              </w:rPr>
              <w:commentReference w:id="158"/>
            </w:r>
            <w:commentRangeEnd w:id="159"/>
            <w:r>
              <w:rPr>
                <w:rStyle w:val="CommentReference"/>
              </w:rPr>
              <w:commentReference w:id="159"/>
            </w:r>
            <w:r w:rsidRPr="00770A7D">
              <w:rPr>
                <w:rFonts w:asciiTheme="minorHAnsi" w:hAnsiTheme="minorHAnsi" w:cstheme="minorHAnsi"/>
                <w:bCs/>
                <w:sz w:val="22"/>
                <w:szCs w:val="22"/>
                <w:lang w:val="en-GB"/>
              </w:rPr>
              <w:t xml:space="preserve"> </w:t>
            </w:r>
            <w:r>
              <w:rPr>
                <w:rFonts w:asciiTheme="minorHAnsi" w:hAnsiTheme="minorHAnsi" w:cstheme="minorHAnsi"/>
                <w:bCs/>
                <w:sz w:val="22"/>
                <w:szCs w:val="22"/>
                <w:lang w:val="en-GB"/>
              </w:rPr>
              <w:t xml:space="preserve"> </w:t>
            </w:r>
            <w:r w:rsidRPr="00770A7D">
              <w:rPr>
                <w:rFonts w:asciiTheme="minorHAnsi" w:hAnsiTheme="minorHAnsi" w:cstheme="minorHAnsi"/>
                <w:bCs/>
                <w:sz w:val="22"/>
                <w:szCs w:val="22"/>
                <w:lang w:val="en-GB"/>
              </w:rPr>
              <w:t>to build consensus and participants will be asked to rate/rank each principle or element and provide free text comments, depending on the decided format of the principles.</w:t>
            </w:r>
            <w:r>
              <w:rPr>
                <w:rFonts w:asciiTheme="minorHAnsi" w:hAnsiTheme="minorHAnsi" w:cstheme="minorHAnsi"/>
                <w:bCs/>
                <w:sz w:val="22"/>
                <w:szCs w:val="22"/>
                <w:lang w:val="en-GB"/>
              </w:rPr>
              <w:t xml:space="preserve"> Documents and responses will be shared via email. Documents will be available in plain English to support accessibility and responses collected face-to-face as needed for residents/families.</w:t>
            </w:r>
            <w:r w:rsidRPr="00770A7D">
              <w:rPr>
                <w:rFonts w:asciiTheme="minorHAnsi" w:hAnsiTheme="minorHAnsi" w:cstheme="minorHAnsi"/>
                <w:bCs/>
                <w:sz w:val="22"/>
                <w:szCs w:val="22"/>
                <w:lang w:val="en-GB"/>
              </w:rPr>
              <w:t xml:space="preserve"> Once these are collected and analysed, points not reaching a consensus of &gt;75% will be sent for further comment. At the end of 3 rounds if consensus is not met participants will be invited to </w:t>
            </w:r>
            <w:r>
              <w:rPr>
                <w:rFonts w:asciiTheme="minorHAnsi" w:hAnsiTheme="minorHAnsi" w:cstheme="minorHAnsi"/>
                <w:bCs/>
                <w:sz w:val="22"/>
                <w:szCs w:val="22"/>
                <w:lang w:val="en-GB"/>
              </w:rPr>
              <w:t>a</w:t>
            </w:r>
            <w:r w:rsidRPr="00770A7D">
              <w:rPr>
                <w:rFonts w:asciiTheme="minorHAnsi" w:hAnsiTheme="minorHAnsi" w:cstheme="minorHAnsi"/>
                <w:bCs/>
                <w:sz w:val="22"/>
                <w:szCs w:val="22"/>
                <w:lang w:val="en-GB"/>
              </w:rPr>
              <w:t xml:space="preserve"> consensus meeting, which depending on availability may be online, face-to-face or hybrid. </w:t>
            </w:r>
            <w:sdt>
              <w:sdtPr>
                <w:rPr>
                  <w:rFonts w:asciiTheme="minorHAnsi" w:hAnsiTheme="minorHAnsi" w:cstheme="minorHAnsi"/>
                  <w:bCs/>
                  <w:color w:val="000000"/>
                  <w:sz w:val="22"/>
                  <w:szCs w:val="22"/>
                  <w:lang w:val="en-GB"/>
                </w:rPr>
                <w:tag w:val="MENDELEY_CITATION_v3_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"/>
                <w:id w:val="1673993289"/>
                <w:placeholder>
                  <w:docPart w:val="12ACCD12D5274DEEA234D6E26E2BD2A9"/>
                </w:placeholder>
              </w:sdtPr>
              <w:sdtEndPr>
                <w:rPr>
                  <w:bCs w:val="0"/>
                  <w:lang w:val="en-US"/>
                </w:rPr>
              </w:sdtEndPr>
              <w:sdtContent>
                <w:r w:rsidRPr="00AE2A55">
                  <w:rPr>
                    <w:rFonts w:asciiTheme="minorHAnsi" w:hAnsiTheme="minorHAnsi" w:cstheme="minorHAnsi"/>
                    <w:color w:val="000000"/>
                    <w:sz w:val="22"/>
                    <w:szCs w:val="22"/>
                  </w:rPr>
                  <w:t>(25,26)</w:t>
                </w:r>
              </w:sdtContent>
            </w:sdt>
            <w:r w:rsidRPr="00770A7D">
              <w:rPr>
                <w:rFonts w:asciiTheme="minorHAnsi" w:hAnsiTheme="minorHAnsi" w:cstheme="minorHAnsi"/>
                <w:bCs/>
                <w:sz w:val="22"/>
                <w:szCs w:val="22"/>
                <w:lang w:val="en-GB"/>
              </w:rPr>
              <w:t xml:space="preserve"> </w:t>
            </w:r>
          </w:p>
          <w:p w14:paraId="11F9458E" w14:textId="77777777" w:rsidR="0097487C" w:rsidRPr="00770A7D" w:rsidRDefault="0097487C" w:rsidP="0097487C">
            <w:pPr>
              <w:pStyle w:val="BodyText"/>
              <w:spacing w:before="8"/>
              <w:rPr>
                <w:rFonts w:asciiTheme="minorHAnsi" w:hAnsiTheme="minorHAnsi" w:cstheme="minorHAnsi"/>
                <w:bCs/>
                <w:sz w:val="22"/>
                <w:szCs w:val="22"/>
                <w:lang w:val="en-GB"/>
              </w:rPr>
            </w:pPr>
          </w:p>
          <w:p w14:paraId="22EE21F1" w14:textId="77777777" w:rsidR="0097487C" w:rsidRPr="00770A7D" w:rsidRDefault="0097487C" w:rsidP="0097487C">
            <w:pPr>
              <w:pStyle w:val="BodyText"/>
              <w:spacing w:before="8"/>
              <w:rPr>
                <w:rFonts w:asciiTheme="minorHAnsi" w:hAnsiTheme="minorHAnsi" w:cstheme="minorHAnsi"/>
                <w:b/>
                <w:sz w:val="22"/>
                <w:szCs w:val="22"/>
                <w:lang w:val="en-GB"/>
              </w:rPr>
            </w:pPr>
            <w:r w:rsidRPr="00770A7D">
              <w:rPr>
                <w:rFonts w:asciiTheme="minorHAnsi" w:hAnsiTheme="minorHAnsi" w:cstheme="minorHAnsi"/>
                <w:b/>
                <w:sz w:val="22"/>
                <w:szCs w:val="22"/>
                <w:lang w:val="en-GB"/>
              </w:rPr>
              <w:t>Output (WP1-3):</w:t>
            </w:r>
            <w:r w:rsidRPr="00770A7D">
              <w:rPr>
                <w:rFonts w:asciiTheme="minorHAnsi" w:hAnsiTheme="minorHAnsi" w:cstheme="minorHAnsi"/>
                <w:bCs/>
                <w:sz w:val="22"/>
                <w:szCs w:val="22"/>
                <w:lang w:val="en-GB"/>
              </w:rPr>
              <w:t xml:space="preserve"> </w:t>
            </w:r>
            <w:r w:rsidRPr="000F5CDF">
              <w:rPr>
                <w:rFonts w:asciiTheme="minorHAnsi" w:hAnsiTheme="minorHAnsi" w:cstheme="minorHAnsi"/>
                <w:bCs/>
                <w:sz w:val="22"/>
                <w:szCs w:val="22"/>
                <w:lang w:val="en-GB"/>
              </w:rPr>
              <w:t>Guidance and educational materials</w:t>
            </w:r>
            <w:r w:rsidRPr="00770A7D">
              <w:rPr>
                <w:rFonts w:asciiTheme="minorHAnsi" w:hAnsiTheme="minorHAnsi" w:cstheme="minorHAnsi"/>
                <w:bCs/>
                <w:sz w:val="22"/>
                <w:szCs w:val="22"/>
                <w:lang w:val="en-GB"/>
              </w:rPr>
              <w:t xml:space="preserve"> to support the teaching and dissemination of the </w:t>
            </w:r>
            <w:r w:rsidRPr="000F5CDF">
              <w:rPr>
                <w:rFonts w:asciiTheme="minorHAnsi" w:hAnsiTheme="minorHAnsi" w:cstheme="minorHAnsi"/>
                <w:bCs/>
                <w:sz w:val="22"/>
                <w:szCs w:val="22"/>
                <w:lang w:val="en-GB"/>
              </w:rPr>
              <w:t>co-created principles</w:t>
            </w:r>
            <w:r w:rsidRPr="00770A7D">
              <w:rPr>
                <w:rFonts w:asciiTheme="minorHAnsi" w:hAnsiTheme="minorHAnsi" w:cstheme="minorHAnsi"/>
                <w:bCs/>
                <w:sz w:val="22"/>
                <w:szCs w:val="22"/>
                <w:lang w:val="en-GB"/>
              </w:rPr>
              <w:t xml:space="preserve"> from WP3 </w:t>
            </w:r>
            <w:r>
              <w:rPr>
                <w:rFonts w:asciiTheme="minorHAnsi" w:hAnsiTheme="minorHAnsi" w:cstheme="minorHAnsi"/>
                <w:bCs/>
                <w:sz w:val="22"/>
                <w:szCs w:val="22"/>
                <w:lang w:val="en-GB"/>
              </w:rPr>
              <w:t xml:space="preserve">for medical teams and complementary materials for carers. </w:t>
            </w:r>
          </w:p>
          <w:p w14:paraId="2498EDB9"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End-users: Stakeholders in undergraduate and postgraduate medical education; NHS trusts; Royal Colleges</w:t>
            </w:r>
          </w:p>
          <w:p w14:paraId="19E49D83" w14:textId="77777777" w:rsidR="0097487C" w:rsidRPr="00770A7D" w:rsidRDefault="0097487C" w:rsidP="0097487C">
            <w:pPr>
              <w:pStyle w:val="BodyText"/>
              <w:spacing w:before="8"/>
              <w:rPr>
                <w:rFonts w:asciiTheme="minorHAnsi" w:hAnsiTheme="minorHAnsi" w:cstheme="minorHAnsi"/>
                <w:bCs/>
                <w:sz w:val="22"/>
                <w:szCs w:val="22"/>
                <w:lang w:val="en-GB"/>
              </w:rPr>
            </w:pPr>
          </w:p>
          <w:p w14:paraId="727B731E" w14:textId="77777777" w:rsidR="0097487C" w:rsidRPr="00770A7D" w:rsidRDefault="0097487C" w:rsidP="0097487C">
            <w:pPr>
              <w:pStyle w:val="BodyText"/>
              <w:spacing w:before="8"/>
              <w:rPr>
                <w:rFonts w:asciiTheme="minorHAnsi" w:hAnsiTheme="minorHAnsi" w:cstheme="minorHAnsi"/>
                <w:b/>
                <w:sz w:val="22"/>
                <w:szCs w:val="22"/>
                <w:lang w:val="en-GB"/>
              </w:rPr>
            </w:pPr>
            <w:r w:rsidRPr="00770A7D">
              <w:rPr>
                <w:rFonts w:asciiTheme="minorHAnsi" w:hAnsiTheme="minorHAnsi" w:cstheme="minorHAnsi"/>
                <w:b/>
                <w:sz w:val="22"/>
                <w:szCs w:val="22"/>
                <w:lang w:val="en-GB"/>
              </w:rPr>
              <w:t>Work programme 4</w:t>
            </w:r>
          </w:p>
          <w:p w14:paraId="04FC3F83"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
                <w:sz w:val="22"/>
                <w:szCs w:val="22"/>
                <w:lang w:val="en-GB"/>
              </w:rPr>
              <w:t>Aim:</w:t>
            </w:r>
            <w:r w:rsidRPr="00770A7D">
              <w:rPr>
                <w:rFonts w:asciiTheme="minorHAnsi" w:hAnsiTheme="minorHAnsi" w:cstheme="minorHAnsi"/>
                <w:bCs/>
                <w:sz w:val="22"/>
                <w:szCs w:val="22"/>
                <w:lang w:val="en-GB"/>
              </w:rPr>
              <w:t xml:space="preserve"> To test the feasibility of generating accurate and readable lay summaries and the acceptability of summaries generated through natural language processing algorithms</w:t>
            </w:r>
          </w:p>
          <w:p w14:paraId="5C1D3092"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
                <w:sz w:val="22"/>
                <w:szCs w:val="22"/>
                <w:lang w:val="en-GB"/>
              </w:rPr>
              <w:t>Study design:</w:t>
            </w:r>
            <w:r w:rsidRPr="00770A7D">
              <w:rPr>
                <w:rFonts w:asciiTheme="minorHAnsi" w:hAnsiTheme="minorHAnsi" w:cstheme="minorHAnsi"/>
                <w:bCs/>
                <w:sz w:val="22"/>
                <w:szCs w:val="22"/>
                <w:lang w:val="en-GB"/>
              </w:rPr>
              <w:t xml:space="preserve"> Pre- post- comparative evaluation </w:t>
            </w:r>
          </w:p>
          <w:p w14:paraId="66DD42C7"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
                <w:sz w:val="22"/>
                <w:szCs w:val="22"/>
                <w:lang w:val="en-GB"/>
              </w:rPr>
              <w:t>Setting:</w:t>
            </w:r>
            <w:r w:rsidRPr="00770A7D">
              <w:rPr>
                <w:rFonts w:asciiTheme="minorHAnsi" w:hAnsiTheme="minorHAnsi" w:cstheme="minorHAnsi"/>
                <w:bCs/>
                <w:sz w:val="22"/>
                <w:szCs w:val="22"/>
                <w:lang w:val="en-GB"/>
              </w:rPr>
              <w:t xml:space="preserve"> UCLH</w:t>
            </w:r>
          </w:p>
          <w:p w14:paraId="5157C228" w14:textId="77777777" w:rsidR="0097487C" w:rsidRPr="00770A7D" w:rsidRDefault="0097487C" w:rsidP="0097487C">
            <w:pPr>
              <w:pStyle w:val="BodyText"/>
              <w:spacing w:before="8"/>
              <w:rPr>
                <w:rFonts w:asciiTheme="minorHAnsi" w:hAnsiTheme="minorHAnsi" w:cstheme="minorHAnsi"/>
                <w:bCs/>
                <w:sz w:val="22"/>
                <w:szCs w:val="22"/>
                <w:lang w:val="en-GB"/>
              </w:rPr>
            </w:pPr>
          </w:p>
          <w:p w14:paraId="2EC047A8"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
                <w:sz w:val="22"/>
                <w:szCs w:val="22"/>
                <w:lang w:val="en-GB"/>
              </w:rPr>
              <w:t>Methodology</w:t>
            </w:r>
            <w:commentRangeStart w:id="160"/>
            <w:r w:rsidRPr="00770A7D">
              <w:rPr>
                <w:rFonts w:asciiTheme="minorHAnsi" w:hAnsiTheme="minorHAnsi" w:cstheme="minorHAnsi"/>
                <w:b/>
                <w:sz w:val="22"/>
                <w:szCs w:val="22"/>
                <w:lang w:val="en-GB"/>
              </w:rPr>
              <w:t>:</w:t>
            </w:r>
            <w:commentRangeEnd w:id="160"/>
            <w:r w:rsidRPr="00770A7D">
              <w:rPr>
                <w:rStyle w:val="CommentReference"/>
                <w:rFonts w:asciiTheme="minorHAnsi" w:hAnsiTheme="minorHAnsi" w:cstheme="minorHAnsi"/>
                <w:b/>
                <w:sz w:val="22"/>
                <w:szCs w:val="22"/>
              </w:rPr>
              <w:commentReference w:id="160"/>
            </w:r>
            <w:r w:rsidRPr="00770A7D">
              <w:rPr>
                <w:rFonts w:asciiTheme="minorHAnsi" w:hAnsiTheme="minorHAnsi" w:cstheme="minorHAnsi"/>
                <w:bCs/>
                <w:sz w:val="22"/>
                <w:szCs w:val="22"/>
                <w:lang w:val="en-GB"/>
              </w:rPr>
              <w:t xml:space="preserve"> Large generative pretrained transformer language models such as GPT-4 have shown good performance in language interpretation and question</w:t>
            </w:r>
            <w:r>
              <w:rPr>
                <w:rFonts w:asciiTheme="minorHAnsi" w:hAnsiTheme="minorHAnsi" w:cstheme="minorHAnsi"/>
                <w:bCs/>
                <w:sz w:val="22"/>
                <w:szCs w:val="22"/>
                <w:lang w:val="en-GB"/>
              </w:rPr>
              <w:t>-</w:t>
            </w:r>
            <w:r w:rsidRPr="00770A7D">
              <w:rPr>
                <w:rFonts w:asciiTheme="minorHAnsi" w:hAnsiTheme="minorHAnsi" w:cstheme="minorHAnsi"/>
                <w:bCs/>
                <w:sz w:val="22"/>
                <w:szCs w:val="22"/>
                <w:lang w:val="en-GB"/>
              </w:rPr>
              <w:t xml:space="preserve">answering tasks. I will test their ability to generate a lay version of a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that is suitable for </w:t>
            </w:r>
            <w:r>
              <w:rPr>
                <w:rFonts w:asciiTheme="minorHAnsi" w:hAnsiTheme="minorHAnsi" w:cstheme="minorHAnsi"/>
                <w:bCs/>
                <w:sz w:val="22"/>
                <w:szCs w:val="22"/>
                <w:lang w:val="en-GB"/>
              </w:rPr>
              <w:t>carers</w:t>
            </w:r>
            <w:r w:rsidRPr="00770A7D">
              <w:rPr>
                <w:rFonts w:asciiTheme="minorHAnsi" w:hAnsiTheme="minorHAnsi" w:cstheme="minorHAnsi"/>
                <w:bCs/>
                <w:sz w:val="22"/>
                <w:szCs w:val="22"/>
                <w:lang w:val="en-GB"/>
              </w:rPr>
              <w:t xml:space="preserve"> by incorporating the principles developed through WP3. It is the intention that these lay summaries would be read alongside the original doctor-written summaries. </w:t>
            </w:r>
          </w:p>
          <w:p w14:paraId="2189CAAE" w14:textId="77777777" w:rsidR="0097487C" w:rsidRPr="00770A7D" w:rsidRDefault="0097487C" w:rsidP="0097487C">
            <w:pPr>
              <w:pStyle w:val="BodyText"/>
              <w:spacing w:before="8"/>
              <w:rPr>
                <w:rFonts w:asciiTheme="minorHAnsi" w:hAnsiTheme="minorHAnsi" w:cstheme="minorHAnsi"/>
                <w:bCs/>
                <w:sz w:val="22"/>
                <w:szCs w:val="22"/>
                <w:lang w:val="en-GB"/>
              </w:rPr>
            </w:pPr>
          </w:p>
          <w:p w14:paraId="3E313619"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I will work with the natural language processing team at the Institute of Health Informatics, who are already working on the automation of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writing, to turn the principles from WP3 into instructions, known as prompts, for AI to write lay summaries. I will use the model ‘</w:t>
            </w:r>
            <w:proofErr w:type="spellStart"/>
            <w:r w:rsidRPr="00770A7D">
              <w:rPr>
                <w:rFonts w:asciiTheme="minorHAnsi" w:hAnsiTheme="minorHAnsi" w:cstheme="minorHAnsi"/>
                <w:bCs/>
                <w:sz w:val="22"/>
                <w:szCs w:val="22"/>
                <w:lang w:val="en-GB"/>
              </w:rPr>
              <w:t>LlaMa</w:t>
            </w:r>
            <w:proofErr w:type="spellEnd"/>
            <w:r w:rsidRPr="00770A7D">
              <w:rPr>
                <w:rFonts w:asciiTheme="minorHAnsi" w:hAnsiTheme="minorHAnsi" w:cstheme="minorHAnsi"/>
                <w:bCs/>
                <w:sz w:val="22"/>
                <w:szCs w:val="22"/>
                <w:lang w:val="en-GB"/>
              </w:rPr>
              <w:t xml:space="preserve">’ as it is currently being integrated into UCLH system. I will use 5 anonymised discharge summaries and an example of the desired outcome to help develop and refine the instructions given to the model. I will anonymise 10 further discharge summaries and feed these to </w:t>
            </w:r>
            <w:proofErr w:type="spellStart"/>
            <w:r w:rsidRPr="00770A7D">
              <w:rPr>
                <w:rFonts w:asciiTheme="minorHAnsi" w:hAnsiTheme="minorHAnsi" w:cstheme="minorHAnsi"/>
                <w:bCs/>
                <w:sz w:val="22"/>
                <w:szCs w:val="22"/>
                <w:lang w:val="en-GB"/>
              </w:rPr>
              <w:t>LlaMA</w:t>
            </w:r>
            <w:proofErr w:type="spellEnd"/>
            <w:r w:rsidRPr="00770A7D">
              <w:rPr>
                <w:rFonts w:asciiTheme="minorHAnsi" w:hAnsiTheme="minorHAnsi" w:cstheme="minorHAnsi"/>
                <w:bCs/>
                <w:sz w:val="22"/>
                <w:szCs w:val="22"/>
                <w:lang w:val="en-GB"/>
              </w:rPr>
              <w:t xml:space="preserve"> to create AI-generated lay summaries. </w:t>
            </w:r>
          </w:p>
          <w:p w14:paraId="00F54277" w14:textId="77777777" w:rsidR="0097487C" w:rsidRPr="00770A7D" w:rsidRDefault="0097487C" w:rsidP="0097487C">
            <w:pPr>
              <w:pStyle w:val="BodyText"/>
              <w:spacing w:before="8"/>
              <w:rPr>
                <w:rFonts w:asciiTheme="minorHAnsi" w:hAnsiTheme="minorHAnsi" w:cstheme="minorHAnsi"/>
                <w:bCs/>
                <w:sz w:val="22"/>
                <w:szCs w:val="22"/>
                <w:lang w:val="en-GB"/>
              </w:rPr>
            </w:pPr>
          </w:p>
          <w:p w14:paraId="5C03797D" w14:textId="77777777" w:rsidR="0097487C" w:rsidRPr="00770A7D" w:rsidRDefault="0097487C" w:rsidP="0097487C">
            <w:pPr>
              <w:pStyle w:val="BodyText"/>
              <w:spacing w:before="8"/>
              <w:rPr>
                <w:rFonts w:asciiTheme="minorHAnsi" w:hAnsiTheme="minorHAnsi" w:cstheme="minorHAnsi"/>
                <w:b/>
                <w:sz w:val="22"/>
                <w:szCs w:val="22"/>
                <w:lang w:val="en-GB"/>
              </w:rPr>
            </w:pPr>
            <w:r w:rsidRPr="00770A7D">
              <w:rPr>
                <w:rFonts w:asciiTheme="minorHAnsi" w:hAnsiTheme="minorHAnsi" w:cstheme="minorHAnsi"/>
                <w:b/>
                <w:sz w:val="22"/>
                <w:szCs w:val="22"/>
                <w:lang w:val="en-GB"/>
              </w:rPr>
              <w:t xml:space="preserve">Analysis: </w:t>
            </w:r>
          </w:p>
          <w:p w14:paraId="0C589B56"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I will adopt a mixed</w:t>
            </w:r>
            <w:r>
              <w:rPr>
                <w:rFonts w:asciiTheme="minorHAnsi" w:hAnsiTheme="minorHAnsi" w:cstheme="minorHAnsi"/>
                <w:bCs/>
                <w:sz w:val="22"/>
                <w:szCs w:val="22"/>
                <w:lang w:val="en-GB"/>
              </w:rPr>
              <w:t>-</w:t>
            </w:r>
            <w:r w:rsidRPr="00770A7D">
              <w:rPr>
                <w:rFonts w:asciiTheme="minorHAnsi" w:hAnsiTheme="minorHAnsi" w:cstheme="minorHAnsi"/>
                <w:bCs/>
                <w:sz w:val="22"/>
                <w:szCs w:val="22"/>
                <w:lang w:val="en-GB"/>
              </w:rPr>
              <w:t>methods approach to evaluate the AI</w:t>
            </w:r>
            <w:r>
              <w:rPr>
                <w:rFonts w:asciiTheme="minorHAnsi" w:hAnsiTheme="minorHAnsi" w:cstheme="minorHAnsi"/>
                <w:bCs/>
                <w:sz w:val="22"/>
                <w:szCs w:val="22"/>
                <w:lang w:val="en-GB"/>
              </w:rPr>
              <w:t>-</w:t>
            </w:r>
            <w:r w:rsidRPr="00770A7D">
              <w:rPr>
                <w:rFonts w:asciiTheme="minorHAnsi" w:hAnsiTheme="minorHAnsi" w:cstheme="minorHAnsi"/>
                <w:bCs/>
                <w:sz w:val="22"/>
                <w:szCs w:val="22"/>
                <w:lang w:val="en-GB"/>
              </w:rPr>
              <w:t>version of the summary compared to the original.  First,</w:t>
            </w:r>
            <w:r w:rsidRPr="00770A7D">
              <w:rPr>
                <w:rFonts w:asciiTheme="minorHAnsi" w:hAnsiTheme="minorHAnsi" w:cstheme="minorHAnsi"/>
                <w:b/>
                <w:sz w:val="22"/>
                <w:szCs w:val="22"/>
                <w:lang w:val="en-GB"/>
              </w:rPr>
              <w:t xml:space="preserve"> </w:t>
            </w:r>
            <w:r w:rsidRPr="00770A7D">
              <w:rPr>
                <w:rFonts w:asciiTheme="minorHAnsi" w:hAnsiTheme="minorHAnsi" w:cstheme="minorHAnsi"/>
                <w:bCs/>
                <w:sz w:val="22"/>
                <w:szCs w:val="22"/>
                <w:lang w:val="en-GB"/>
              </w:rPr>
              <w:t>I will apply the measures from WP</w:t>
            </w:r>
            <w:r>
              <w:rPr>
                <w:rFonts w:asciiTheme="minorHAnsi" w:hAnsiTheme="minorHAnsi" w:cstheme="minorHAnsi"/>
                <w:bCs/>
                <w:sz w:val="22"/>
                <w:szCs w:val="22"/>
                <w:lang w:val="en-GB"/>
              </w:rPr>
              <w:t>2</w:t>
            </w:r>
            <w:r w:rsidRPr="00770A7D">
              <w:rPr>
                <w:rFonts w:asciiTheme="minorHAnsi" w:hAnsiTheme="minorHAnsi" w:cstheme="minorHAnsi"/>
                <w:bCs/>
                <w:sz w:val="22"/>
                <w:szCs w:val="22"/>
                <w:lang w:val="en-GB"/>
              </w:rPr>
              <w:t xml:space="preserve"> to compare the readability, understandability, actionability and numeracy level of the original and AI-generated summaries. The accuracy and completeness of the clinical information and any information inserted by the AI but not present within the original document will be assessed for by a clinician.  Next, I will conduct 1:1 </w:t>
            </w:r>
            <w:proofErr w:type="gramStart"/>
            <w:r w:rsidRPr="00770A7D">
              <w:rPr>
                <w:rFonts w:asciiTheme="minorHAnsi" w:hAnsiTheme="minorHAnsi" w:cstheme="minorHAnsi"/>
                <w:bCs/>
                <w:sz w:val="22"/>
                <w:szCs w:val="22"/>
                <w:lang w:val="en-GB"/>
              </w:rPr>
              <w:t>interviews</w:t>
            </w:r>
            <w:proofErr w:type="gramEnd"/>
            <w:r w:rsidRPr="00770A7D">
              <w:rPr>
                <w:rFonts w:asciiTheme="minorHAnsi" w:hAnsiTheme="minorHAnsi" w:cstheme="minorHAnsi"/>
                <w:bCs/>
                <w:sz w:val="22"/>
                <w:szCs w:val="22"/>
                <w:lang w:val="en-GB"/>
              </w:rPr>
              <w:t xml:space="preserve"> with </w:t>
            </w:r>
            <w:r>
              <w:rPr>
                <w:rFonts w:asciiTheme="minorHAnsi" w:hAnsiTheme="minorHAnsi" w:cstheme="minorHAnsi"/>
                <w:bCs/>
                <w:sz w:val="22"/>
                <w:szCs w:val="22"/>
                <w:lang w:val="en-GB"/>
              </w:rPr>
              <w:t>care professionals</w:t>
            </w:r>
            <w:r w:rsidRPr="00770A7D">
              <w:rPr>
                <w:rFonts w:asciiTheme="minorHAnsi" w:hAnsiTheme="minorHAnsi" w:cstheme="minorHAnsi"/>
                <w:bCs/>
                <w:sz w:val="22"/>
                <w:szCs w:val="22"/>
                <w:lang w:val="en-GB"/>
              </w:rPr>
              <w:t>,</w:t>
            </w:r>
            <w:r>
              <w:rPr>
                <w:rFonts w:asciiTheme="minorHAnsi" w:hAnsiTheme="minorHAnsi" w:cstheme="minorHAnsi"/>
                <w:bCs/>
                <w:sz w:val="22"/>
                <w:szCs w:val="22"/>
                <w:lang w:val="en-GB"/>
              </w:rPr>
              <w:t xml:space="preserve"> </w:t>
            </w:r>
            <w:r w:rsidRPr="00770A7D">
              <w:rPr>
                <w:rFonts w:asciiTheme="minorHAnsi" w:hAnsiTheme="minorHAnsi" w:cstheme="minorHAnsi"/>
                <w:bCs/>
                <w:sz w:val="22"/>
                <w:szCs w:val="22"/>
                <w:lang w:val="en-GB"/>
              </w:rPr>
              <w:t>care home residents</w:t>
            </w:r>
            <w:r>
              <w:rPr>
                <w:rFonts w:asciiTheme="minorHAnsi" w:hAnsiTheme="minorHAnsi" w:cstheme="minorHAnsi"/>
                <w:bCs/>
                <w:sz w:val="22"/>
                <w:szCs w:val="22"/>
                <w:lang w:val="en-GB"/>
              </w:rPr>
              <w:t xml:space="preserve">/families </w:t>
            </w:r>
            <w:r w:rsidRPr="00770A7D">
              <w:rPr>
                <w:rFonts w:asciiTheme="minorHAnsi" w:hAnsiTheme="minorHAnsi" w:cstheme="minorHAnsi"/>
                <w:bCs/>
                <w:sz w:val="22"/>
                <w:szCs w:val="22"/>
                <w:lang w:val="en-GB"/>
              </w:rPr>
              <w:t xml:space="preserve">and working age patients to assess the acceptability and utility of </w:t>
            </w:r>
            <w:commentRangeStart w:id="161"/>
            <w:r w:rsidRPr="00770A7D">
              <w:rPr>
                <w:rFonts w:asciiTheme="minorHAnsi" w:hAnsiTheme="minorHAnsi" w:cstheme="minorHAnsi"/>
                <w:bCs/>
                <w:sz w:val="22"/>
                <w:szCs w:val="22"/>
                <w:lang w:val="en-GB"/>
              </w:rPr>
              <w:t>AI-generated summaries</w:t>
            </w:r>
            <w:commentRangeEnd w:id="161"/>
            <w:r w:rsidR="0087764D">
              <w:rPr>
                <w:rStyle w:val="CommentReference"/>
              </w:rPr>
              <w:commentReference w:id="161"/>
            </w:r>
            <w:r w:rsidRPr="00770A7D">
              <w:rPr>
                <w:rFonts w:asciiTheme="minorHAnsi" w:hAnsiTheme="minorHAnsi" w:cstheme="minorHAnsi"/>
                <w:bCs/>
                <w:sz w:val="22"/>
                <w:szCs w:val="22"/>
                <w:lang w:val="en-GB"/>
              </w:rPr>
              <w:t xml:space="preserve">.  Participants will be recruited through UCLH, Vivaldi, the Outstanding Society, the HCIC network and ENRICH. Interviews will be transcribed and analysed using thematic analysis with themes arising inductively. </w:t>
            </w:r>
          </w:p>
          <w:p w14:paraId="3E4BF8E6" w14:textId="77777777" w:rsidR="0097487C" w:rsidRPr="00770A7D" w:rsidRDefault="0097487C" w:rsidP="0097487C">
            <w:pPr>
              <w:pStyle w:val="BodyText"/>
              <w:spacing w:before="8"/>
              <w:rPr>
                <w:rFonts w:asciiTheme="minorHAnsi" w:hAnsiTheme="minorHAnsi" w:cstheme="minorHAnsi"/>
                <w:bCs/>
                <w:sz w:val="22"/>
                <w:szCs w:val="22"/>
                <w:lang w:val="en-GB"/>
              </w:rPr>
            </w:pPr>
          </w:p>
          <w:p w14:paraId="0398746A"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
                <w:sz w:val="22"/>
                <w:szCs w:val="22"/>
                <w:lang w:val="en-GB"/>
              </w:rPr>
              <w:t>Output:</w:t>
            </w:r>
            <w:r w:rsidRPr="00770A7D">
              <w:rPr>
                <w:rFonts w:asciiTheme="minorHAnsi" w:hAnsiTheme="minorHAnsi" w:cstheme="minorHAnsi"/>
                <w:bCs/>
                <w:sz w:val="22"/>
                <w:szCs w:val="22"/>
                <w:lang w:val="en-GB"/>
              </w:rPr>
              <w:t xml:space="preserve"> </w:t>
            </w:r>
            <w:r w:rsidRPr="00770A7D">
              <w:rPr>
                <w:rFonts w:asciiTheme="minorHAnsi" w:hAnsiTheme="minorHAnsi" w:cstheme="minorHAnsi"/>
                <w:b/>
                <w:sz w:val="22"/>
                <w:szCs w:val="22"/>
                <w:lang w:val="en-GB"/>
              </w:rPr>
              <w:t>Code or prompts</w:t>
            </w:r>
            <w:r w:rsidRPr="00770A7D">
              <w:rPr>
                <w:rFonts w:asciiTheme="minorHAnsi" w:hAnsiTheme="minorHAnsi" w:cstheme="minorHAnsi"/>
                <w:bCs/>
                <w:sz w:val="22"/>
                <w:szCs w:val="22"/>
                <w:lang w:val="en-GB"/>
              </w:rPr>
              <w:t xml:space="preserve"> that can be used by AI researchers </w:t>
            </w:r>
            <w:r>
              <w:rPr>
                <w:rFonts w:asciiTheme="minorHAnsi" w:hAnsiTheme="minorHAnsi" w:cstheme="minorHAnsi"/>
                <w:bCs/>
                <w:sz w:val="22"/>
                <w:szCs w:val="22"/>
                <w:lang w:val="en-GB"/>
              </w:rPr>
              <w:t xml:space="preserve">or developers </w:t>
            </w:r>
            <w:r w:rsidRPr="00770A7D">
              <w:rPr>
                <w:rFonts w:asciiTheme="minorHAnsi" w:hAnsiTheme="minorHAnsi" w:cstheme="minorHAnsi"/>
                <w:bCs/>
                <w:sz w:val="22"/>
                <w:szCs w:val="22"/>
                <w:lang w:val="en-GB"/>
              </w:rPr>
              <w:t xml:space="preserve">to write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and more broadly </w:t>
            </w:r>
            <w:r w:rsidRPr="00770A7D">
              <w:rPr>
                <w:rFonts w:asciiTheme="minorHAnsi" w:hAnsiTheme="minorHAnsi" w:cstheme="minorHAnsi"/>
                <w:bCs/>
                <w:sz w:val="22"/>
                <w:szCs w:val="22"/>
                <w:lang w:val="en-GB"/>
              </w:rPr>
              <w:lastRenderedPageBreak/>
              <w:t>health information for lay audiences</w:t>
            </w:r>
            <w:r>
              <w:rPr>
                <w:rFonts w:asciiTheme="minorHAnsi" w:hAnsiTheme="minorHAnsi" w:cstheme="minorHAnsi"/>
                <w:bCs/>
                <w:sz w:val="22"/>
                <w:szCs w:val="22"/>
                <w:lang w:val="en-GB"/>
              </w:rPr>
              <w:t>.</w:t>
            </w:r>
          </w:p>
          <w:p w14:paraId="0AB6A65B"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End-user: The co-produced principles and code produced in WP4 will provide an exemplar that can be built on by computer-scientist as AI develops. </w:t>
            </w:r>
          </w:p>
          <w:p w14:paraId="1C18AC1B" w14:textId="77777777" w:rsidR="0097487C" w:rsidRDefault="0097487C" w:rsidP="0097487C">
            <w:pPr>
              <w:pStyle w:val="BodyText"/>
              <w:spacing w:before="8"/>
              <w:rPr>
                <w:rFonts w:asciiTheme="minorHAnsi" w:hAnsiTheme="minorHAnsi" w:cstheme="minorHAnsi"/>
                <w:bCs/>
                <w:sz w:val="22"/>
                <w:szCs w:val="22"/>
                <w:lang w:val="en-GB"/>
              </w:rPr>
            </w:pPr>
          </w:p>
          <w:p w14:paraId="798F4060" w14:textId="77777777" w:rsidR="0097487C" w:rsidRPr="00770A7D" w:rsidRDefault="0097487C" w:rsidP="0097487C">
            <w:pPr>
              <w:pStyle w:val="BodyText"/>
              <w:spacing w:before="8"/>
              <w:rPr>
                <w:rFonts w:asciiTheme="minorHAnsi" w:hAnsiTheme="minorHAnsi" w:cstheme="minorHAnsi"/>
                <w:bCs/>
                <w:sz w:val="22"/>
                <w:szCs w:val="22"/>
                <w:lang w:val="en-GB"/>
              </w:rPr>
            </w:pPr>
            <w:r w:rsidRPr="00A90B68">
              <w:rPr>
                <w:rFonts w:asciiTheme="minorHAnsi" w:hAnsiTheme="minorHAnsi" w:cstheme="minorHAnsi"/>
                <w:b/>
                <w:sz w:val="22"/>
                <w:szCs w:val="22"/>
                <w:lang w:val="en-GB"/>
              </w:rPr>
              <w:t>Dissemination</w:t>
            </w:r>
            <w:r>
              <w:rPr>
                <w:rFonts w:asciiTheme="minorHAnsi" w:hAnsiTheme="minorHAnsi" w:cstheme="minorHAnsi"/>
                <w:bCs/>
                <w:sz w:val="22"/>
                <w:szCs w:val="22"/>
                <w:lang w:val="en-GB"/>
              </w:rPr>
              <w:t xml:space="preserve"> </w:t>
            </w:r>
          </w:p>
          <w:p w14:paraId="07A5A867" w14:textId="77777777" w:rsidR="0097487C" w:rsidRPr="00770A7D" w:rsidRDefault="0097487C" w:rsidP="0097487C">
            <w:pPr>
              <w:pStyle w:val="BodyText"/>
              <w:spacing w:before="8"/>
              <w:rPr>
                <w:rFonts w:asciiTheme="minorHAnsi" w:hAnsiTheme="minorHAnsi" w:cstheme="minorHAnsi"/>
                <w:bCs/>
                <w:sz w:val="22"/>
                <w:szCs w:val="22"/>
                <w:lang w:val="en-GB"/>
              </w:rPr>
            </w:pPr>
            <w:r w:rsidRPr="00457ACD">
              <w:rPr>
                <w:rFonts w:asciiTheme="minorHAnsi" w:hAnsiTheme="minorHAnsi" w:cstheme="minorHAnsi"/>
                <w:bCs/>
                <w:sz w:val="22"/>
                <w:szCs w:val="22"/>
                <w:lang w:val="en-GB"/>
              </w:rPr>
              <w:t xml:space="preserve">The </w:t>
            </w:r>
            <w:r>
              <w:rPr>
                <w:rFonts w:asciiTheme="minorHAnsi" w:hAnsiTheme="minorHAnsi" w:cstheme="minorHAnsi"/>
                <w:bCs/>
                <w:sz w:val="22"/>
                <w:szCs w:val="22"/>
                <w:lang w:val="en-GB"/>
              </w:rPr>
              <w:t xml:space="preserve">findings of each WP will be disseminated through scientific publications and conference submissions. Where end users are outside the medical field such as Skills for care </w:t>
            </w:r>
            <w:r w:rsidRPr="00770A7D">
              <w:rPr>
                <w:rFonts w:asciiTheme="minorHAnsi" w:hAnsiTheme="minorHAnsi" w:cstheme="minorHAnsi"/>
                <w:bCs/>
                <w:sz w:val="22"/>
                <w:szCs w:val="22"/>
                <w:lang w:val="en-GB"/>
              </w:rPr>
              <w:t xml:space="preserve">grey-literature reports and infographics </w:t>
            </w:r>
            <w:r>
              <w:rPr>
                <w:rFonts w:asciiTheme="minorHAnsi" w:hAnsiTheme="minorHAnsi" w:cstheme="minorHAnsi"/>
                <w:bCs/>
                <w:sz w:val="22"/>
                <w:szCs w:val="22"/>
                <w:lang w:val="en-GB"/>
              </w:rPr>
              <w:t xml:space="preserve">will also be used to support dissemination. I will present findings at a range of forums such as social care forums and the </w:t>
            </w:r>
            <w:r w:rsidRPr="00770A7D">
              <w:rPr>
                <w:rFonts w:asciiTheme="minorHAnsi" w:hAnsiTheme="minorHAnsi" w:cstheme="minorHAnsi"/>
                <w:bCs/>
                <w:sz w:val="22"/>
                <w:szCs w:val="22"/>
                <w:lang w:val="en-GB"/>
              </w:rPr>
              <w:t>Doubleday Medical Schools Collaboration</w:t>
            </w:r>
            <w:r>
              <w:rPr>
                <w:rFonts w:asciiTheme="minorHAnsi" w:hAnsiTheme="minorHAnsi" w:cstheme="minorHAnsi"/>
                <w:bCs/>
                <w:sz w:val="22"/>
                <w:szCs w:val="22"/>
                <w:lang w:val="en-GB"/>
              </w:rPr>
              <w:t xml:space="preserve">. I will co-lead a </w:t>
            </w:r>
            <w:r w:rsidRPr="00770A7D">
              <w:rPr>
                <w:rFonts w:asciiTheme="minorHAnsi" w:hAnsiTheme="minorHAnsi" w:cstheme="minorHAnsi"/>
                <w:bCs/>
                <w:sz w:val="22"/>
                <w:szCs w:val="22"/>
                <w:lang w:val="en-GB"/>
              </w:rPr>
              <w:t>knowledge share event</w:t>
            </w:r>
            <w:r>
              <w:rPr>
                <w:rFonts w:asciiTheme="minorHAnsi" w:hAnsiTheme="minorHAnsi" w:cstheme="minorHAnsi"/>
                <w:bCs/>
                <w:sz w:val="22"/>
                <w:szCs w:val="22"/>
                <w:lang w:val="en-GB"/>
              </w:rPr>
              <w:t xml:space="preserve"> alongside carers from the steering committee</w:t>
            </w:r>
            <w:r w:rsidRPr="00770A7D">
              <w:rPr>
                <w:rFonts w:asciiTheme="minorHAnsi" w:hAnsiTheme="minorHAnsi" w:cstheme="minorHAnsi"/>
                <w:bCs/>
                <w:sz w:val="22"/>
                <w:szCs w:val="22"/>
                <w:lang w:val="en-GB"/>
              </w:rPr>
              <w:t xml:space="preserve">, to share learnings from across the PhD with relevant stakeholders and create a </w:t>
            </w:r>
            <w:r>
              <w:rPr>
                <w:rFonts w:asciiTheme="minorHAnsi" w:hAnsiTheme="minorHAnsi" w:cstheme="minorHAnsi"/>
                <w:bCs/>
                <w:sz w:val="22"/>
                <w:szCs w:val="22"/>
                <w:lang w:val="en-GB"/>
              </w:rPr>
              <w:t>space</w:t>
            </w:r>
            <w:r w:rsidRPr="00770A7D">
              <w:rPr>
                <w:rFonts w:asciiTheme="minorHAnsi" w:hAnsiTheme="minorHAnsi" w:cstheme="minorHAnsi"/>
                <w:bCs/>
                <w:sz w:val="22"/>
                <w:szCs w:val="22"/>
                <w:lang w:val="en-GB"/>
              </w:rPr>
              <w:t xml:space="preserve"> in which a diverse range of stakeholders </w:t>
            </w:r>
            <w:proofErr w:type="gramStart"/>
            <w:r>
              <w:rPr>
                <w:rFonts w:asciiTheme="minorHAnsi" w:hAnsiTheme="minorHAnsi" w:cstheme="minorHAnsi"/>
                <w:bCs/>
                <w:sz w:val="22"/>
                <w:szCs w:val="22"/>
                <w:lang w:val="en-GB"/>
              </w:rPr>
              <w:t>have the opportunity to</w:t>
            </w:r>
            <w:proofErr w:type="gramEnd"/>
            <w:r w:rsidRPr="00770A7D">
              <w:rPr>
                <w:rFonts w:asciiTheme="minorHAnsi" w:hAnsiTheme="minorHAnsi" w:cstheme="minorHAnsi"/>
                <w:bCs/>
                <w:sz w:val="22"/>
                <w:szCs w:val="22"/>
                <w:lang w:val="en-GB"/>
              </w:rPr>
              <w:t xml:space="preserve"> create solutions within their area of expertise and build </w:t>
            </w:r>
            <w:r>
              <w:rPr>
                <w:rFonts w:asciiTheme="minorHAnsi" w:hAnsiTheme="minorHAnsi" w:cstheme="minorHAnsi"/>
                <w:bCs/>
                <w:sz w:val="22"/>
                <w:szCs w:val="22"/>
                <w:lang w:val="en-GB"/>
              </w:rPr>
              <w:t xml:space="preserve">awareness and </w:t>
            </w:r>
            <w:r w:rsidRPr="00770A7D">
              <w:rPr>
                <w:rFonts w:asciiTheme="minorHAnsi" w:hAnsiTheme="minorHAnsi" w:cstheme="minorHAnsi"/>
                <w:bCs/>
                <w:sz w:val="22"/>
                <w:szCs w:val="22"/>
                <w:lang w:val="en-GB"/>
              </w:rPr>
              <w:t>commitment.</w:t>
            </w:r>
          </w:p>
          <w:p w14:paraId="793A1EE7" w14:textId="77777777" w:rsidR="0097487C" w:rsidRPr="00770A7D" w:rsidRDefault="0097487C" w:rsidP="0097487C">
            <w:pPr>
              <w:pStyle w:val="BodyText"/>
              <w:spacing w:before="8"/>
              <w:rPr>
                <w:rFonts w:asciiTheme="minorHAnsi" w:hAnsiTheme="minorHAnsi" w:cstheme="minorHAnsi"/>
                <w:bCs/>
                <w:sz w:val="22"/>
                <w:szCs w:val="22"/>
                <w:lang w:val="en-GB"/>
              </w:rPr>
            </w:pPr>
          </w:p>
          <w:p w14:paraId="45C0798E" w14:textId="77777777" w:rsidR="0097487C" w:rsidRPr="002946E5" w:rsidRDefault="0097487C" w:rsidP="0097487C">
            <w:pPr>
              <w:pStyle w:val="BodyText"/>
              <w:spacing w:before="8"/>
              <w:rPr>
                <w:rFonts w:asciiTheme="minorHAnsi" w:hAnsiTheme="minorHAnsi" w:cstheme="minorHAnsi"/>
                <w:b/>
                <w:sz w:val="22"/>
                <w:szCs w:val="22"/>
                <w:lang w:val="en-GB"/>
              </w:rPr>
            </w:pPr>
            <w:r w:rsidRPr="00770A7D">
              <w:rPr>
                <w:rFonts w:asciiTheme="minorHAnsi" w:hAnsiTheme="minorHAnsi" w:cstheme="minorHAnsi"/>
                <w:b/>
                <w:sz w:val="22"/>
                <w:szCs w:val="22"/>
                <w:lang w:val="en-GB"/>
              </w:rPr>
              <w:t>Oversight and Governance</w:t>
            </w:r>
          </w:p>
          <w:p w14:paraId="04041D53" w14:textId="77777777" w:rsidR="0097487C" w:rsidRPr="002946E5" w:rsidRDefault="0097487C" w:rsidP="0097487C">
            <w:pPr>
              <w:pStyle w:val="BodyText"/>
              <w:spacing w:before="8"/>
              <w:rPr>
                <w:rFonts w:asciiTheme="minorHAnsi" w:hAnsiTheme="minorHAnsi" w:cstheme="minorHAnsi"/>
                <w:b/>
                <w:sz w:val="22"/>
                <w:szCs w:val="22"/>
                <w:lang w:val="en-GB"/>
              </w:rPr>
            </w:pPr>
            <w:r w:rsidRPr="00770A7D">
              <w:rPr>
                <w:rFonts w:asciiTheme="minorHAnsi" w:hAnsiTheme="minorHAnsi" w:cstheme="minorHAnsi"/>
                <w:b/>
                <w:sz w:val="22"/>
                <w:szCs w:val="22"/>
                <w:lang w:val="en-GB"/>
              </w:rPr>
              <w:t>Steering committee</w:t>
            </w:r>
          </w:p>
          <w:p w14:paraId="2CE5995F"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The steering committee will meet throughout the study as demonstrated in the </w:t>
            </w:r>
            <w:commentRangeStart w:id="162"/>
            <w:r w:rsidRPr="00770A7D">
              <w:rPr>
                <w:rFonts w:asciiTheme="minorHAnsi" w:hAnsiTheme="minorHAnsi" w:cstheme="minorHAnsi"/>
                <w:bCs/>
                <w:sz w:val="22"/>
                <w:szCs w:val="22"/>
                <w:lang w:val="en-GB"/>
              </w:rPr>
              <w:t xml:space="preserve">GANNT </w:t>
            </w:r>
            <w:commentRangeEnd w:id="162"/>
            <w:r w:rsidR="0087764D">
              <w:rPr>
                <w:rStyle w:val="CommentReference"/>
              </w:rPr>
              <w:commentReference w:id="162"/>
            </w:r>
            <w:r w:rsidRPr="00770A7D">
              <w:rPr>
                <w:rFonts w:asciiTheme="minorHAnsi" w:hAnsiTheme="minorHAnsi" w:cstheme="minorHAnsi"/>
                <w:bCs/>
                <w:sz w:val="22"/>
                <w:szCs w:val="22"/>
                <w:lang w:val="en-GB"/>
              </w:rPr>
              <w:t xml:space="preserve">chart, with additional ad-hoc meetings to draw on </w:t>
            </w:r>
            <w:proofErr w:type="gramStart"/>
            <w:r w:rsidRPr="00770A7D">
              <w:rPr>
                <w:rFonts w:asciiTheme="minorHAnsi" w:hAnsiTheme="minorHAnsi" w:cstheme="minorHAnsi"/>
                <w:bCs/>
                <w:sz w:val="22"/>
                <w:szCs w:val="22"/>
                <w:lang w:val="en-GB"/>
              </w:rPr>
              <w:t>particular expertise</w:t>
            </w:r>
            <w:proofErr w:type="gramEnd"/>
            <w:r w:rsidRPr="00770A7D">
              <w:rPr>
                <w:rFonts w:asciiTheme="minorHAnsi" w:hAnsiTheme="minorHAnsi" w:cstheme="minorHAnsi"/>
                <w:bCs/>
                <w:sz w:val="22"/>
                <w:szCs w:val="22"/>
                <w:lang w:val="en-GB"/>
              </w:rPr>
              <w:t xml:space="preserve">. It will be made up of </w:t>
            </w:r>
            <w:r>
              <w:rPr>
                <w:rFonts w:asciiTheme="minorHAnsi" w:hAnsiTheme="minorHAnsi" w:cstheme="minorHAnsi"/>
                <w:bCs/>
                <w:sz w:val="22"/>
                <w:szCs w:val="22"/>
                <w:lang w:val="en-GB"/>
              </w:rPr>
              <w:t>carers</w:t>
            </w:r>
            <w:r w:rsidRPr="00770A7D">
              <w:rPr>
                <w:rFonts w:asciiTheme="minorHAnsi" w:hAnsiTheme="minorHAnsi" w:cstheme="minorHAnsi"/>
                <w:bCs/>
                <w:sz w:val="22"/>
                <w:szCs w:val="22"/>
                <w:lang w:val="en-GB"/>
              </w:rPr>
              <w:t xml:space="preserve">, residents and their family members, members of the medical team, stakeholders from medical education, experts from within (workplace/adult) education and NHS community care colleagues and be </w:t>
            </w:r>
            <w:commentRangeStart w:id="163"/>
            <w:r w:rsidRPr="00770A7D">
              <w:rPr>
                <w:rFonts w:asciiTheme="minorHAnsi" w:hAnsiTheme="minorHAnsi" w:cstheme="minorHAnsi"/>
                <w:bCs/>
                <w:sz w:val="22"/>
                <w:szCs w:val="22"/>
                <w:lang w:val="en-GB"/>
              </w:rPr>
              <w:t xml:space="preserve">chaired by myself. </w:t>
            </w:r>
            <w:commentRangeEnd w:id="163"/>
            <w:r w:rsidR="0087764D">
              <w:rPr>
                <w:rStyle w:val="CommentReference"/>
              </w:rPr>
              <w:commentReference w:id="163"/>
            </w:r>
          </w:p>
          <w:p w14:paraId="7F39AF65" w14:textId="77777777" w:rsidR="0097487C" w:rsidRPr="00770A7D" w:rsidRDefault="0097487C" w:rsidP="0097487C">
            <w:pPr>
              <w:pStyle w:val="BodyText"/>
              <w:spacing w:before="8"/>
              <w:rPr>
                <w:rFonts w:asciiTheme="minorHAnsi" w:hAnsiTheme="minorHAnsi" w:cstheme="minorHAnsi"/>
                <w:bCs/>
                <w:sz w:val="22"/>
                <w:szCs w:val="22"/>
                <w:lang w:val="en-GB"/>
              </w:rPr>
            </w:pPr>
          </w:p>
          <w:p w14:paraId="630AA662" w14:textId="77777777" w:rsidR="0097487C" w:rsidRPr="00770A7D" w:rsidRDefault="0097487C" w:rsidP="0097487C">
            <w:pPr>
              <w:pStyle w:val="BodyText"/>
              <w:spacing w:before="8"/>
              <w:rPr>
                <w:rFonts w:asciiTheme="minorHAnsi" w:hAnsiTheme="minorHAnsi" w:cstheme="minorHAnsi"/>
                <w:b/>
                <w:sz w:val="22"/>
                <w:szCs w:val="22"/>
                <w:lang w:val="en-GB"/>
              </w:rPr>
            </w:pPr>
            <w:r w:rsidRPr="00770A7D">
              <w:rPr>
                <w:rFonts w:asciiTheme="minorHAnsi" w:hAnsiTheme="minorHAnsi" w:cstheme="minorHAnsi"/>
                <w:b/>
                <w:sz w:val="22"/>
                <w:szCs w:val="22"/>
                <w:lang w:val="en-GB"/>
              </w:rPr>
              <w:t>Anticipated</w:t>
            </w:r>
            <w:commentRangeStart w:id="164"/>
            <w:commentRangeStart w:id="165"/>
            <w:r w:rsidRPr="00770A7D">
              <w:rPr>
                <w:rFonts w:asciiTheme="minorHAnsi" w:hAnsiTheme="minorHAnsi" w:cstheme="minorHAnsi"/>
                <w:b/>
                <w:sz w:val="22"/>
                <w:szCs w:val="22"/>
                <w:lang w:val="en-GB"/>
              </w:rPr>
              <w:t xml:space="preserve"> Impact</w:t>
            </w:r>
            <w:commentRangeEnd w:id="164"/>
            <w:r w:rsidRPr="00770A7D">
              <w:rPr>
                <w:rStyle w:val="CommentReference"/>
                <w:rFonts w:asciiTheme="minorHAnsi" w:hAnsiTheme="minorHAnsi" w:cstheme="minorHAnsi"/>
                <w:sz w:val="22"/>
                <w:szCs w:val="22"/>
              </w:rPr>
              <w:commentReference w:id="164"/>
            </w:r>
            <w:commentRangeEnd w:id="165"/>
            <w:r w:rsidRPr="00770A7D">
              <w:rPr>
                <w:rStyle w:val="CommentReference"/>
                <w:rFonts w:asciiTheme="minorHAnsi" w:hAnsiTheme="minorHAnsi" w:cstheme="minorHAnsi"/>
                <w:sz w:val="22"/>
                <w:szCs w:val="22"/>
              </w:rPr>
              <w:commentReference w:id="165"/>
            </w:r>
          </w:p>
          <w:p w14:paraId="2A9DDEA3" w14:textId="77777777" w:rsidR="0097487C" w:rsidRPr="00770A7D" w:rsidRDefault="0097487C" w:rsidP="0097487C">
            <w:pPr>
              <w:pStyle w:val="BodyText"/>
              <w:spacing w:before="8"/>
              <w:rPr>
                <w:rFonts w:asciiTheme="minorHAnsi" w:hAnsiTheme="minorHAnsi" w:cstheme="minorHAnsi"/>
                <w:b/>
                <w:sz w:val="22"/>
                <w:szCs w:val="22"/>
                <w:lang w:val="en-GB"/>
              </w:rPr>
            </w:pPr>
            <w:r w:rsidRPr="00770A7D">
              <w:rPr>
                <w:rFonts w:asciiTheme="minorHAnsi" w:hAnsiTheme="minorHAnsi" w:cstheme="minorHAnsi"/>
                <w:b/>
                <w:sz w:val="22"/>
                <w:szCs w:val="22"/>
                <w:lang w:val="en-GB"/>
              </w:rPr>
              <w:t xml:space="preserve">Impact on patients </w:t>
            </w:r>
          </w:p>
          <w:p w14:paraId="0572CF50"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Improving the content and accessibility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will have a beneficial impact of patient safety and health outcomes. Enhancing this key handover document will support a smoother transition post-discharge, ensuring clear communication both to care homes and </w:t>
            </w:r>
            <w:r>
              <w:rPr>
                <w:rFonts w:asciiTheme="minorHAnsi" w:hAnsiTheme="minorHAnsi" w:cstheme="minorHAnsi"/>
                <w:bCs/>
                <w:sz w:val="22"/>
                <w:szCs w:val="22"/>
                <w:lang w:val="en-GB"/>
              </w:rPr>
              <w:t xml:space="preserve">has the potential for a wider benefit to </w:t>
            </w:r>
            <w:r w:rsidRPr="00770A7D">
              <w:rPr>
                <w:rFonts w:asciiTheme="minorHAnsi" w:hAnsiTheme="minorHAnsi" w:cstheme="minorHAnsi"/>
                <w:bCs/>
                <w:sz w:val="22"/>
                <w:szCs w:val="22"/>
                <w:lang w:val="en-GB"/>
              </w:rPr>
              <w:t>patients being discharged to their own homes.</w:t>
            </w:r>
          </w:p>
          <w:p w14:paraId="2087D71A" w14:textId="77777777" w:rsidR="0097487C" w:rsidRPr="00770A7D" w:rsidRDefault="0097487C" w:rsidP="0097487C">
            <w:pPr>
              <w:pStyle w:val="BodyText"/>
              <w:spacing w:before="8"/>
              <w:rPr>
                <w:rFonts w:asciiTheme="minorHAnsi" w:hAnsiTheme="minorHAnsi" w:cstheme="minorHAnsi"/>
                <w:bCs/>
                <w:sz w:val="22"/>
                <w:szCs w:val="22"/>
                <w:lang w:val="en-GB"/>
              </w:rPr>
            </w:pPr>
          </w:p>
          <w:p w14:paraId="1653CC47" w14:textId="77777777" w:rsidR="0097487C" w:rsidRPr="00770A7D" w:rsidRDefault="0097487C" w:rsidP="0097487C">
            <w:pPr>
              <w:pStyle w:val="BodyText"/>
              <w:spacing w:before="8"/>
              <w:rPr>
                <w:rFonts w:asciiTheme="minorHAnsi" w:hAnsiTheme="minorHAnsi" w:cstheme="minorHAnsi"/>
                <w:b/>
                <w:sz w:val="22"/>
                <w:szCs w:val="22"/>
                <w:lang w:val="en-GB"/>
              </w:rPr>
            </w:pPr>
            <w:r w:rsidRPr="00770A7D">
              <w:rPr>
                <w:rFonts w:asciiTheme="minorHAnsi" w:hAnsiTheme="minorHAnsi" w:cstheme="minorHAnsi"/>
                <w:b/>
                <w:sz w:val="22"/>
                <w:szCs w:val="22"/>
                <w:lang w:val="en-GB"/>
              </w:rPr>
              <w:t xml:space="preserve">Impact for </w:t>
            </w:r>
            <w:r>
              <w:rPr>
                <w:rFonts w:asciiTheme="minorHAnsi" w:hAnsiTheme="minorHAnsi" w:cstheme="minorHAnsi"/>
                <w:b/>
                <w:sz w:val="22"/>
                <w:szCs w:val="22"/>
                <w:lang w:val="en-GB"/>
              </w:rPr>
              <w:t>adult social care</w:t>
            </w:r>
          </w:p>
          <w:p w14:paraId="27D06C61" w14:textId="77777777" w:rsidR="0097487C" w:rsidRPr="00770A7D" w:rsidRDefault="0097487C" w:rsidP="0097487C">
            <w:pPr>
              <w:pStyle w:val="BodyText"/>
              <w:spacing w:before="8"/>
              <w:rPr>
                <w:rFonts w:asciiTheme="minorHAnsi" w:hAnsiTheme="minorHAnsi" w:cstheme="minorHAnsi"/>
                <w:bCs/>
                <w:sz w:val="22"/>
                <w:szCs w:val="22"/>
                <w:lang w:val="en-GB"/>
              </w:rPr>
            </w:pP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that meet the needs of </w:t>
            </w:r>
            <w:r>
              <w:rPr>
                <w:rFonts w:asciiTheme="minorHAnsi" w:hAnsiTheme="minorHAnsi" w:cstheme="minorHAnsi"/>
                <w:bCs/>
                <w:sz w:val="22"/>
                <w:szCs w:val="22"/>
                <w:lang w:val="en-GB"/>
              </w:rPr>
              <w:t>carers</w:t>
            </w:r>
            <w:r w:rsidRPr="00770A7D">
              <w:rPr>
                <w:rFonts w:asciiTheme="minorHAnsi" w:hAnsiTheme="minorHAnsi" w:cstheme="minorHAnsi"/>
                <w:bCs/>
                <w:sz w:val="22"/>
                <w:szCs w:val="22"/>
                <w:lang w:val="en-GB"/>
              </w:rPr>
              <w:t xml:space="preserve"> will support safe and person-centred</w:t>
            </w:r>
            <w:r>
              <w:rPr>
                <w:rFonts w:asciiTheme="minorHAnsi" w:hAnsiTheme="minorHAnsi" w:cstheme="minorHAnsi"/>
                <w:bCs/>
                <w:sz w:val="22"/>
                <w:szCs w:val="22"/>
                <w:lang w:val="en-GB"/>
              </w:rPr>
              <w:t xml:space="preserve"> transition of</w:t>
            </w:r>
            <w:r w:rsidRPr="00770A7D">
              <w:rPr>
                <w:rFonts w:asciiTheme="minorHAnsi" w:hAnsiTheme="minorHAnsi" w:cstheme="minorHAnsi"/>
                <w:bCs/>
                <w:sz w:val="22"/>
                <w:szCs w:val="22"/>
                <w:lang w:val="en-GB"/>
              </w:rPr>
              <w:t xml:space="preserve"> care </w:t>
            </w:r>
            <w:r>
              <w:rPr>
                <w:rFonts w:asciiTheme="minorHAnsi" w:hAnsiTheme="minorHAnsi" w:cstheme="minorHAnsi"/>
                <w:bCs/>
                <w:sz w:val="22"/>
                <w:szCs w:val="22"/>
                <w:lang w:val="en-GB"/>
              </w:rPr>
              <w:t xml:space="preserve">on discharge </w:t>
            </w:r>
            <w:r w:rsidRPr="00770A7D">
              <w:rPr>
                <w:rFonts w:asciiTheme="minorHAnsi" w:hAnsiTheme="minorHAnsi" w:cstheme="minorHAnsi"/>
                <w:bCs/>
                <w:sz w:val="22"/>
                <w:szCs w:val="22"/>
                <w:lang w:val="en-GB"/>
              </w:rPr>
              <w:t xml:space="preserve">and will help to reduce workload as information is shared in a timely and effective manner. A further aim of the study is to provide </w:t>
            </w:r>
            <w:r>
              <w:rPr>
                <w:rFonts w:asciiTheme="minorHAnsi" w:hAnsiTheme="minorHAnsi" w:cstheme="minorHAnsi"/>
                <w:bCs/>
                <w:sz w:val="22"/>
                <w:szCs w:val="22"/>
                <w:lang w:val="en-GB"/>
              </w:rPr>
              <w:t>carers</w:t>
            </w:r>
            <w:r w:rsidRPr="00770A7D">
              <w:rPr>
                <w:rFonts w:asciiTheme="minorHAnsi" w:hAnsiTheme="minorHAnsi" w:cstheme="minorHAnsi"/>
                <w:bCs/>
                <w:sz w:val="22"/>
                <w:szCs w:val="22"/>
                <w:lang w:val="en-GB"/>
              </w:rPr>
              <w:t xml:space="preserve"> on the steering committee with additional training tailored to their individual development needs, this may include presentation skills, training to understand research methods, facilitator skills or mentoring. The overall aim is to empower them throughout the PhD, to prepare them to co-lead the knowledge share event and provide an opportunity to develop skills to continue as champions for social care beyond this project such as in research </w:t>
            </w:r>
            <w:r>
              <w:rPr>
                <w:rFonts w:asciiTheme="minorHAnsi" w:hAnsiTheme="minorHAnsi" w:cstheme="minorHAnsi"/>
                <w:bCs/>
                <w:sz w:val="22"/>
                <w:szCs w:val="22"/>
                <w:lang w:val="en-GB"/>
              </w:rPr>
              <w:t xml:space="preserve">or </w:t>
            </w:r>
            <w:r w:rsidRPr="00770A7D">
              <w:rPr>
                <w:rFonts w:asciiTheme="minorHAnsi" w:hAnsiTheme="minorHAnsi" w:cstheme="minorHAnsi"/>
                <w:bCs/>
                <w:sz w:val="22"/>
                <w:szCs w:val="22"/>
                <w:lang w:val="en-GB"/>
              </w:rPr>
              <w:t xml:space="preserve">with policy makers. </w:t>
            </w:r>
          </w:p>
          <w:p w14:paraId="01DA7BA4" w14:textId="77777777" w:rsidR="0097487C" w:rsidRPr="00770A7D" w:rsidRDefault="0097487C" w:rsidP="0097487C">
            <w:pPr>
              <w:pStyle w:val="BodyText"/>
              <w:spacing w:before="8"/>
              <w:rPr>
                <w:rFonts w:asciiTheme="minorHAnsi" w:hAnsiTheme="minorHAnsi" w:cstheme="minorHAnsi"/>
                <w:bCs/>
                <w:sz w:val="22"/>
                <w:szCs w:val="22"/>
                <w:lang w:val="en-GB"/>
              </w:rPr>
            </w:pPr>
          </w:p>
          <w:p w14:paraId="35C5F11C" w14:textId="77777777" w:rsidR="0097487C" w:rsidRPr="00770A7D" w:rsidRDefault="0097487C" w:rsidP="0097487C">
            <w:pPr>
              <w:pStyle w:val="BodyText"/>
              <w:spacing w:before="8"/>
              <w:rPr>
                <w:rFonts w:asciiTheme="minorHAnsi" w:hAnsiTheme="minorHAnsi" w:cstheme="minorHAnsi"/>
                <w:b/>
                <w:sz w:val="22"/>
                <w:szCs w:val="22"/>
                <w:lang w:val="en-GB"/>
              </w:rPr>
            </w:pPr>
            <w:r w:rsidRPr="00770A7D">
              <w:rPr>
                <w:rFonts w:asciiTheme="minorHAnsi" w:hAnsiTheme="minorHAnsi" w:cstheme="minorHAnsi"/>
                <w:b/>
                <w:sz w:val="22"/>
                <w:szCs w:val="22"/>
                <w:lang w:val="en-GB"/>
              </w:rPr>
              <w:t>Impact for the NHS in secondary and community care</w:t>
            </w:r>
          </w:p>
          <w:p w14:paraId="05BF914D"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Improved patient safety and a better supported transition to social care will reduce the burden on the NHS. It </w:t>
            </w:r>
            <w:proofErr w:type="gramStart"/>
            <w:r w:rsidRPr="00770A7D">
              <w:rPr>
                <w:rFonts w:asciiTheme="minorHAnsi" w:hAnsiTheme="minorHAnsi" w:cstheme="minorHAnsi"/>
                <w:bCs/>
                <w:sz w:val="22"/>
                <w:szCs w:val="22"/>
                <w:lang w:val="en-GB"/>
              </w:rPr>
              <w:t>has the opportunity to</w:t>
            </w:r>
            <w:proofErr w:type="gramEnd"/>
            <w:r w:rsidRPr="00770A7D">
              <w:rPr>
                <w:rFonts w:asciiTheme="minorHAnsi" w:hAnsiTheme="minorHAnsi" w:cstheme="minorHAnsi"/>
                <w:bCs/>
                <w:sz w:val="22"/>
                <w:szCs w:val="22"/>
                <w:lang w:val="en-GB"/>
              </w:rPr>
              <w:t xml:space="preserve"> reduce re-admissions and improve health outcomes by ensuring that instructions and advice can be followed. For individual </w:t>
            </w:r>
            <w:r>
              <w:rPr>
                <w:rFonts w:asciiTheme="minorHAnsi" w:hAnsiTheme="minorHAnsi" w:cstheme="minorHAnsi"/>
                <w:bCs/>
                <w:sz w:val="22"/>
                <w:szCs w:val="22"/>
                <w:lang w:val="en-GB"/>
              </w:rPr>
              <w:t>healthcare professionals</w:t>
            </w:r>
            <w:r w:rsidRPr="00770A7D">
              <w:rPr>
                <w:rFonts w:asciiTheme="minorHAnsi" w:hAnsiTheme="minorHAnsi" w:cstheme="minorHAnsi"/>
                <w:bCs/>
                <w:sz w:val="22"/>
                <w:szCs w:val="22"/>
                <w:lang w:val="en-GB"/>
              </w:rPr>
              <w:t xml:space="preserve"> in secondary care and community this reduces day-to-day work burden if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are clear and do not require further explanation. For the wider </w:t>
            </w:r>
            <w:r>
              <w:rPr>
                <w:rFonts w:asciiTheme="minorHAnsi" w:hAnsiTheme="minorHAnsi" w:cstheme="minorHAnsi"/>
                <w:bCs/>
                <w:sz w:val="22"/>
                <w:szCs w:val="22"/>
                <w:lang w:val="en-GB"/>
              </w:rPr>
              <w:t xml:space="preserve">NHS </w:t>
            </w:r>
            <w:r w:rsidRPr="00770A7D">
              <w:rPr>
                <w:rFonts w:asciiTheme="minorHAnsi" w:hAnsiTheme="minorHAnsi" w:cstheme="minorHAnsi"/>
                <w:bCs/>
                <w:sz w:val="22"/>
                <w:szCs w:val="22"/>
                <w:lang w:val="en-GB"/>
              </w:rPr>
              <w:t xml:space="preserve">systems improved adherence and reduced re-admissions will have a beneficial cost savings due to reduced demand. </w:t>
            </w:r>
          </w:p>
          <w:p w14:paraId="2135DE16"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 </w:t>
            </w:r>
          </w:p>
          <w:p w14:paraId="2A95C4CA" w14:textId="77777777" w:rsidR="0097487C" w:rsidRPr="00770A7D" w:rsidRDefault="0097487C" w:rsidP="0097487C">
            <w:pPr>
              <w:pStyle w:val="BodyText"/>
              <w:spacing w:before="8"/>
              <w:rPr>
                <w:rFonts w:asciiTheme="minorHAnsi" w:hAnsiTheme="minorHAnsi" w:cstheme="minorHAnsi"/>
                <w:b/>
                <w:sz w:val="22"/>
                <w:szCs w:val="22"/>
                <w:lang w:val="en-GB"/>
              </w:rPr>
            </w:pPr>
            <w:r w:rsidRPr="00770A7D">
              <w:rPr>
                <w:rFonts w:asciiTheme="minorHAnsi" w:hAnsiTheme="minorHAnsi" w:cstheme="minorHAnsi"/>
                <w:b/>
                <w:sz w:val="22"/>
                <w:szCs w:val="22"/>
                <w:lang w:val="en-GB"/>
              </w:rPr>
              <w:t>Project Management</w:t>
            </w:r>
          </w:p>
          <w:p w14:paraId="4EAB4835"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I will use a GANTT chart to plan the project and will review the timelines and a risk register on a quarterly basis to ensure the research</w:t>
            </w:r>
            <w:r>
              <w:rPr>
                <w:rFonts w:asciiTheme="minorHAnsi" w:hAnsiTheme="minorHAnsi" w:cstheme="minorHAnsi"/>
                <w:bCs/>
                <w:sz w:val="22"/>
                <w:szCs w:val="22"/>
                <w:lang w:val="en-GB"/>
              </w:rPr>
              <w:t xml:space="preserve"> is</w:t>
            </w:r>
            <w:r w:rsidRPr="00770A7D">
              <w:rPr>
                <w:rFonts w:asciiTheme="minorHAnsi" w:hAnsiTheme="minorHAnsi" w:cstheme="minorHAnsi"/>
                <w:bCs/>
                <w:sz w:val="22"/>
                <w:szCs w:val="22"/>
                <w:lang w:val="en-GB"/>
              </w:rPr>
              <w:t xml:space="preserve"> on target. I will monitor the expenditure with the UCL IHI Finance </w:t>
            </w:r>
            <w:proofErr w:type="gramStart"/>
            <w:r w:rsidRPr="00770A7D">
              <w:rPr>
                <w:rFonts w:asciiTheme="minorHAnsi" w:hAnsiTheme="minorHAnsi" w:cstheme="minorHAnsi"/>
                <w:bCs/>
                <w:sz w:val="22"/>
                <w:szCs w:val="22"/>
                <w:lang w:val="en-GB"/>
              </w:rPr>
              <w:t>Team</w:t>
            </w:r>
            <w:proofErr w:type="gramEnd"/>
            <w:r w:rsidRPr="00770A7D">
              <w:rPr>
                <w:rFonts w:asciiTheme="minorHAnsi" w:hAnsiTheme="minorHAnsi" w:cstheme="minorHAnsi"/>
                <w:bCs/>
                <w:sz w:val="22"/>
                <w:szCs w:val="22"/>
                <w:lang w:val="en-GB"/>
              </w:rPr>
              <w:t xml:space="preserve"> and this will also sit within the risk register. The project and timelines will be supported by a thesis committee who will meet 5 times throughout the PhD.  </w:t>
            </w:r>
          </w:p>
          <w:p w14:paraId="1BFDF664" w14:textId="77777777" w:rsidR="0097487C" w:rsidRPr="00770A7D" w:rsidRDefault="0097487C" w:rsidP="0097487C">
            <w:pPr>
              <w:pStyle w:val="BodyText"/>
              <w:spacing w:before="8"/>
              <w:rPr>
                <w:rFonts w:asciiTheme="minorHAnsi" w:hAnsiTheme="minorHAnsi" w:cstheme="minorHAnsi"/>
                <w:bCs/>
                <w:sz w:val="22"/>
                <w:szCs w:val="22"/>
                <w:lang w:val="en-GB"/>
              </w:rPr>
            </w:pPr>
          </w:p>
          <w:p w14:paraId="78E22BB2"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I will meet with my primary supervisor Prof Shallcross fortnightly and Dr Holly Walton monthly and with Prof Rowlands and Dr Anoop Shah fortnightly</w:t>
            </w:r>
            <w:commentRangeStart w:id="166"/>
            <w:commentRangeStart w:id="167"/>
            <w:commentRangeStart w:id="168"/>
            <w:commentRangeEnd w:id="166"/>
            <w:r w:rsidRPr="00770A7D">
              <w:rPr>
                <w:rStyle w:val="CommentReference"/>
                <w:rFonts w:asciiTheme="minorHAnsi" w:hAnsiTheme="minorHAnsi" w:cstheme="minorHAnsi"/>
                <w:sz w:val="22"/>
                <w:szCs w:val="22"/>
              </w:rPr>
              <w:commentReference w:id="166"/>
            </w:r>
            <w:commentRangeEnd w:id="167"/>
            <w:r w:rsidRPr="00770A7D">
              <w:rPr>
                <w:rStyle w:val="CommentReference"/>
                <w:rFonts w:asciiTheme="minorHAnsi" w:hAnsiTheme="minorHAnsi" w:cstheme="minorHAnsi"/>
                <w:sz w:val="22"/>
                <w:szCs w:val="22"/>
              </w:rPr>
              <w:commentReference w:id="167"/>
            </w:r>
            <w:commentRangeEnd w:id="168"/>
            <w:r w:rsidRPr="00770A7D">
              <w:rPr>
                <w:rStyle w:val="CommentReference"/>
                <w:rFonts w:asciiTheme="minorHAnsi" w:hAnsiTheme="minorHAnsi" w:cstheme="minorHAnsi"/>
                <w:sz w:val="22"/>
                <w:szCs w:val="22"/>
              </w:rPr>
              <w:commentReference w:id="168"/>
            </w:r>
            <w:r w:rsidRPr="00770A7D">
              <w:rPr>
                <w:rFonts w:asciiTheme="minorHAnsi" w:hAnsiTheme="minorHAnsi" w:cstheme="minorHAnsi"/>
                <w:bCs/>
                <w:sz w:val="22"/>
                <w:szCs w:val="22"/>
                <w:lang w:val="en-GB"/>
              </w:rPr>
              <w:t xml:space="preserve"> during WP1/3 and WP4 respectively. </w:t>
            </w:r>
          </w:p>
          <w:p w14:paraId="17B355E9" w14:textId="77777777" w:rsidR="0097487C" w:rsidRPr="00770A7D" w:rsidRDefault="0097487C" w:rsidP="0097487C">
            <w:pPr>
              <w:pStyle w:val="BodyText"/>
              <w:spacing w:before="8"/>
              <w:rPr>
                <w:rFonts w:asciiTheme="minorHAnsi" w:hAnsiTheme="minorHAnsi" w:cstheme="minorHAnsi"/>
                <w:bCs/>
                <w:sz w:val="22"/>
                <w:szCs w:val="22"/>
                <w:lang w:val="en-GB"/>
              </w:rPr>
            </w:pPr>
          </w:p>
          <w:p w14:paraId="55F38411"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The whole supervisory team and steering committee will also meet at key points as outlined in the Appendix </w:t>
            </w:r>
            <w:r w:rsidRPr="004D2A4F">
              <w:rPr>
                <w:rFonts w:asciiTheme="minorHAnsi" w:hAnsiTheme="minorHAnsi" w:cstheme="minorHAnsi"/>
                <w:bCs/>
                <w:i/>
                <w:iCs/>
                <w:sz w:val="22"/>
                <w:szCs w:val="22"/>
                <w:highlight w:val="yellow"/>
                <w:lang w:val="en-GB"/>
              </w:rPr>
              <w:t>GANTT</w:t>
            </w:r>
            <w:r w:rsidRPr="00770A7D">
              <w:rPr>
                <w:rFonts w:asciiTheme="minorHAnsi" w:hAnsiTheme="minorHAnsi" w:cstheme="minorHAnsi"/>
                <w:bCs/>
                <w:sz w:val="22"/>
                <w:szCs w:val="22"/>
                <w:lang w:val="en-GB"/>
              </w:rPr>
              <w:t xml:space="preserve"> with additional ad-hoc meetings to draw on </w:t>
            </w:r>
            <w:proofErr w:type="gramStart"/>
            <w:r w:rsidRPr="00770A7D">
              <w:rPr>
                <w:rFonts w:asciiTheme="minorHAnsi" w:hAnsiTheme="minorHAnsi" w:cstheme="minorHAnsi"/>
                <w:bCs/>
                <w:sz w:val="22"/>
                <w:szCs w:val="22"/>
                <w:lang w:val="en-GB"/>
              </w:rPr>
              <w:t>particular areas</w:t>
            </w:r>
            <w:proofErr w:type="gramEnd"/>
            <w:r w:rsidRPr="00770A7D">
              <w:rPr>
                <w:rFonts w:asciiTheme="minorHAnsi" w:hAnsiTheme="minorHAnsi" w:cstheme="minorHAnsi"/>
                <w:bCs/>
                <w:sz w:val="22"/>
                <w:szCs w:val="22"/>
                <w:lang w:val="en-GB"/>
              </w:rPr>
              <w:t xml:space="preserve"> of expertise. Shared ways of working will be agreed with members of the steering committee.  </w:t>
            </w:r>
          </w:p>
          <w:p w14:paraId="7A1E5165" w14:textId="77777777" w:rsidR="0097487C" w:rsidRPr="00770A7D" w:rsidRDefault="0097487C" w:rsidP="0097487C">
            <w:pPr>
              <w:pStyle w:val="BodyText"/>
              <w:spacing w:before="8"/>
              <w:rPr>
                <w:rFonts w:asciiTheme="minorHAnsi" w:hAnsiTheme="minorHAnsi" w:cstheme="minorHAnsi"/>
                <w:bCs/>
                <w:sz w:val="22"/>
                <w:szCs w:val="22"/>
                <w:lang w:val="en-GB"/>
              </w:rPr>
            </w:pPr>
          </w:p>
          <w:p w14:paraId="78258BFF"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Finally, the success of the project and the </w:t>
            </w:r>
            <w:proofErr w:type="gramStart"/>
            <w:r w:rsidRPr="00770A7D">
              <w:rPr>
                <w:rFonts w:asciiTheme="minorHAnsi" w:hAnsiTheme="minorHAnsi" w:cstheme="minorHAnsi"/>
                <w:bCs/>
                <w:sz w:val="22"/>
                <w:szCs w:val="22"/>
                <w:lang w:val="en-GB"/>
              </w:rPr>
              <w:t>aims</w:t>
            </w:r>
            <w:proofErr w:type="gramEnd"/>
            <w:r w:rsidRPr="00770A7D">
              <w:rPr>
                <w:rFonts w:asciiTheme="minorHAnsi" w:hAnsiTheme="minorHAnsi" w:cstheme="minorHAnsi"/>
                <w:bCs/>
                <w:sz w:val="22"/>
                <w:szCs w:val="22"/>
                <w:lang w:val="en-GB"/>
              </w:rPr>
              <w:t xml:space="preserve"> of the fellowship is dependent on continuous reflective practice. I will dedicate a day each month for reflection on the PhD progress and personal development reflection and by taking </w:t>
            </w:r>
            <w:proofErr w:type="spellStart"/>
            <w:r w:rsidRPr="00770A7D">
              <w:rPr>
                <w:rFonts w:asciiTheme="minorHAnsi" w:hAnsiTheme="minorHAnsi" w:cstheme="minorHAnsi"/>
                <w:bCs/>
                <w:i/>
                <w:iCs/>
                <w:sz w:val="22"/>
                <w:szCs w:val="22"/>
                <w:lang w:val="en-GB"/>
              </w:rPr>
              <w:t>gemba</w:t>
            </w:r>
            <w:proofErr w:type="spellEnd"/>
            <w:r w:rsidRPr="00770A7D">
              <w:rPr>
                <w:rFonts w:asciiTheme="minorHAnsi" w:hAnsiTheme="minorHAnsi" w:cstheme="minorHAnsi"/>
                <w:bCs/>
                <w:sz w:val="22"/>
                <w:szCs w:val="22"/>
                <w:lang w:val="en-GB"/>
              </w:rPr>
              <w:t xml:space="preserve"> walks spending time on-the-floor with the key stakeholders to reground myself such as in the care home or with the discharge or medical team. This second style of reflective practice will be especially important in helping me to connect with the needs of my stakeholders. </w:t>
            </w:r>
          </w:p>
          <w:p w14:paraId="53789CAA" w14:textId="77777777" w:rsidR="0097487C" w:rsidRPr="00770A7D" w:rsidRDefault="0097487C" w:rsidP="0097487C">
            <w:pPr>
              <w:pStyle w:val="BodyText"/>
              <w:spacing w:before="8"/>
              <w:rPr>
                <w:rFonts w:asciiTheme="minorHAnsi" w:hAnsiTheme="minorHAnsi" w:cstheme="minorHAnsi"/>
                <w:bCs/>
                <w:sz w:val="22"/>
                <w:szCs w:val="22"/>
                <w:lang w:val="en-GB"/>
              </w:rPr>
            </w:pPr>
          </w:p>
          <w:p w14:paraId="551EF64E" w14:textId="77777777" w:rsidR="0097487C" w:rsidRPr="00770A7D" w:rsidRDefault="0097487C" w:rsidP="0097487C">
            <w:pPr>
              <w:pStyle w:val="BodyText"/>
              <w:spacing w:before="8"/>
              <w:rPr>
                <w:rFonts w:asciiTheme="minorHAnsi" w:hAnsiTheme="minorHAnsi" w:cstheme="minorHAnsi"/>
                <w:b/>
                <w:sz w:val="22"/>
                <w:szCs w:val="22"/>
                <w:lang w:val="en-GB"/>
              </w:rPr>
            </w:pPr>
            <w:commentRangeStart w:id="169"/>
            <w:r w:rsidRPr="00770A7D">
              <w:rPr>
                <w:rFonts w:asciiTheme="minorHAnsi" w:hAnsiTheme="minorHAnsi" w:cstheme="minorHAnsi"/>
                <w:b/>
                <w:sz w:val="22"/>
                <w:szCs w:val="22"/>
                <w:lang w:val="en-GB"/>
              </w:rPr>
              <w:t>Ethics</w:t>
            </w:r>
            <w:commentRangeEnd w:id="169"/>
            <w:r>
              <w:rPr>
                <w:rStyle w:val="CommentReference"/>
              </w:rPr>
              <w:commentReference w:id="169"/>
            </w:r>
          </w:p>
          <w:p w14:paraId="1FDBF24B" w14:textId="77777777" w:rsidR="0097487C"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Ethical approvals will be submitted in stages </w:t>
            </w:r>
            <w:r>
              <w:rPr>
                <w:rFonts w:asciiTheme="minorHAnsi" w:hAnsiTheme="minorHAnsi" w:cstheme="minorHAnsi"/>
                <w:bCs/>
                <w:sz w:val="22"/>
                <w:szCs w:val="22"/>
                <w:lang w:val="en-GB"/>
              </w:rPr>
              <w:t>and</w:t>
            </w:r>
            <w:r w:rsidRPr="00770A7D">
              <w:rPr>
                <w:rFonts w:asciiTheme="minorHAnsi" w:hAnsiTheme="minorHAnsi" w:cstheme="minorHAnsi"/>
                <w:bCs/>
                <w:sz w:val="22"/>
                <w:szCs w:val="22"/>
                <w:lang w:val="en-GB"/>
              </w:rPr>
              <w:t xml:space="preserve"> </w:t>
            </w:r>
            <w:r>
              <w:rPr>
                <w:rFonts w:asciiTheme="minorHAnsi" w:hAnsiTheme="minorHAnsi" w:cstheme="minorHAnsi"/>
                <w:bCs/>
                <w:sz w:val="22"/>
                <w:szCs w:val="22"/>
                <w:lang w:val="en-GB"/>
              </w:rPr>
              <w:t xml:space="preserve">UCL will be the sponsor. To measure the HLN of carers in WP1 and conduct focus groups in WP2 I will seek approval from the UCL Research Ethics Committee (REC). To analyse and use MDS in WP2 and WP4 I will seek approval from the NHS REC. To work with care home residents/their families as experts by experience in WP3 I will seek approval from an </w:t>
            </w:r>
            <w:r w:rsidRPr="00A955DE">
              <w:rPr>
                <w:rFonts w:asciiTheme="minorHAnsi" w:hAnsiTheme="minorHAnsi" w:cstheme="minorHAnsi"/>
                <w:bCs/>
                <w:sz w:val="22"/>
                <w:szCs w:val="22"/>
                <w:lang w:val="en-GB"/>
              </w:rPr>
              <w:t>NHS REC specialising in Social Care</w:t>
            </w:r>
            <w:r>
              <w:rPr>
                <w:rFonts w:asciiTheme="minorHAnsi" w:hAnsiTheme="minorHAnsi" w:cstheme="minorHAnsi"/>
                <w:bCs/>
                <w:sz w:val="22"/>
                <w:szCs w:val="22"/>
                <w:lang w:val="en-GB"/>
              </w:rPr>
              <w:t xml:space="preserve">. </w:t>
            </w:r>
          </w:p>
          <w:p w14:paraId="53EAE68F" w14:textId="77777777" w:rsidR="0097487C" w:rsidRDefault="0097487C" w:rsidP="0097487C">
            <w:pPr>
              <w:pStyle w:val="BodyText"/>
              <w:spacing w:before="8"/>
              <w:rPr>
                <w:rFonts w:asciiTheme="minorHAnsi" w:hAnsiTheme="minorHAnsi" w:cstheme="minorHAnsi"/>
                <w:bCs/>
                <w:sz w:val="22"/>
                <w:szCs w:val="22"/>
                <w:lang w:val="en-GB"/>
              </w:rPr>
            </w:pPr>
          </w:p>
          <w:p w14:paraId="759BE871" w14:textId="77777777" w:rsidR="0097487C" w:rsidRDefault="0097487C" w:rsidP="0097487C">
            <w:pPr>
              <w:pStyle w:val="BodyText"/>
              <w:spacing w:before="8"/>
              <w:rPr>
                <w:rFonts w:asciiTheme="minorHAnsi" w:hAnsiTheme="minorHAnsi" w:cstheme="minorHAnsi"/>
                <w:bCs/>
                <w:sz w:val="22"/>
                <w:szCs w:val="22"/>
                <w:lang w:val="en-GB"/>
              </w:rPr>
            </w:pPr>
          </w:p>
          <w:p w14:paraId="793137D9" w14:textId="77777777" w:rsidR="0097487C" w:rsidRPr="00770A7D" w:rsidRDefault="0097487C" w:rsidP="0097487C">
            <w:pPr>
              <w:pStyle w:val="BodyText"/>
              <w:spacing w:before="8"/>
              <w:rPr>
                <w:rFonts w:asciiTheme="minorHAnsi" w:hAnsiTheme="minorHAnsi" w:cstheme="minorHAnsi"/>
                <w:bCs/>
                <w:sz w:val="22"/>
                <w:szCs w:val="22"/>
                <w:lang w:val="en-GB"/>
              </w:rPr>
            </w:pPr>
          </w:p>
          <w:p w14:paraId="70388953" w14:textId="77777777" w:rsidR="0097487C" w:rsidRPr="00770A7D" w:rsidRDefault="0097487C" w:rsidP="0097487C">
            <w:pPr>
              <w:pStyle w:val="BodyText"/>
              <w:spacing w:before="8"/>
              <w:rPr>
                <w:rFonts w:asciiTheme="minorHAnsi" w:hAnsiTheme="minorHAnsi" w:cstheme="minorHAnsi"/>
                <w:b/>
                <w:sz w:val="22"/>
                <w:szCs w:val="22"/>
                <w:lang w:val="en-GB"/>
              </w:rPr>
            </w:pPr>
            <w:r w:rsidRPr="00770A7D">
              <w:rPr>
                <w:rFonts w:asciiTheme="minorHAnsi" w:hAnsiTheme="minorHAnsi" w:cstheme="minorHAnsi"/>
                <w:b/>
                <w:sz w:val="22"/>
                <w:szCs w:val="22"/>
                <w:lang w:val="en-GB"/>
              </w:rPr>
              <w:t xml:space="preserve">Success criteria and areas of </w:t>
            </w:r>
            <w:commentRangeStart w:id="170"/>
            <w:r w:rsidRPr="00770A7D">
              <w:rPr>
                <w:rFonts w:asciiTheme="minorHAnsi" w:hAnsiTheme="minorHAnsi" w:cstheme="minorHAnsi"/>
                <w:b/>
                <w:sz w:val="22"/>
                <w:szCs w:val="22"/>
                <w:lang w:val="en-GB"/>
              </w:rPr>
              <w:t>risk</w:t>
            </w:r>
            <w:commentRangeEnd w:id="170"/>
            <w:r w:rsidRPr="00770A7D">
              <w:rPr>
                <w:rStyle w:val="CommentReference"/>
                <w:rFonts w:asciiTheme="minorHAnsi" w:hAnsiTheme="minorHAnsi" w:cstheme="minorHAnsi"/>
                <w:sz w:val="22"/>
                <w:szCs w:val="22"/>
              </w:rPr>
              <w:commentReference w:id="170"/>
            </w:r>
            <w:r w:rsidRPr="00770A7D">
              <w:rPr>
                <w:rFonts w:asciiTheme="minorHAnsi" w:hAnsiTheme="minorHAnsi" w:cstheme="minorHAnsi"/>
                <w:b/>
                <w:sz w:val="22"/>
                <w:szCs w:val="22"/>
                <w:lang w:val="en-GB"/>
              </w:rPr>
              <w:t xml:space="preserve"> </w:t>
            </w:r>
          </w:p>
          <w:tbl>
            <w:tblPr>
              <w:tblStyle w:val="TableGrid"/>
              <w:tblW w:w="0" w:type="auto"/>
              <w:tblLook w:val="04A0" w:firstRow="1" w:lastRow="0" w:firstColumn="1" w:lastColumn="0" w:noHBand="0" w:noVBand="1"/>
            </w:tblPr>
            <w:tblGrid>
              <w:gridCol w:w="526"/>
              <w:gridCol w:w="4792"/>
              <w:gridCol w:w="4804"/>
            </w:tblGrid>
            <w:tr w:rsidR="0097487C" w:rsidRPr="00770A7D" w14:paraId="7F1380E4" w14:textId="77777777" w:rsidTr="00EE1E18">
              <w:trPr>
                <w:trHeight w:val="56"/>
              </w:trPr>
              <w:tc>
                <w:tcPr>
                  <w:tcW w:w="526" w:type="dxa"/>
                </w:tcPr>
                <w:p w14:paraId="43F91AFB"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WP</w:t>
                  </w:r>
                </w:p>
              </w:tc>
              <w:tc>
                <w:tcPr>
                  <w:tcW w:w="4792" w:type="dxa"/>
                </w:tcPr>
                <w:p w14:paraId="468CE354"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Success criteria</w:t>
                  </w:r>
                </w:p>
              </w:tc>
              <w:tc>
                <w:tcPr>
                  <w:tcW w:w="4804" w:type="dxa"/>
                </w:tcPr>
                <w:p w14:paraId="25F9E6AF"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Risk and mitigation </w:t>
                  </w:r>
                </w:p>
              </w:tc>
            </w:tr>
            <w:tr w:rsidR="0097487C" w:rsidRPr="00770A7D" w14:paraId="4FC0CEBE" w14:textId="77777777" w:rsidTr="00EE1E18">
              <w:trPr>
                <w:trHeight w:val="56"/>
              </w:trPr>
              <w:tc>
                <w:tcPr>
                  <w:tcW w:w="526" w:type="dxa"/>
                  <w:vMerge w:val="restart"/>
                </w:tcPr>
                <w:p w14:paraId="2A44A94F"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1</w:t>
                  </w:r>
                </w:p>
              </w:tc>
              <w:tc>
                <w:tcPr>
                  <w:tcW w:w="4792" w:type="dxa"/>
                  <w:vMerge w:val="restart"/>
                </w:tcPr>
                <w:p w14:paraId="2720068E" w14:textId="77777777" w:rsidR="0097487C" w:rsidRPr="00770A7D" w:rsidRDefault="0097487C" w:rsidP="0097487C">
                  <w:pPr>
                    <w:pStyle w:val="BodyText"/>
                    <w:numPr>
                      <w:ilvl w:val="0"/>
                      <w:numId w:val="21"/>
                    </w:numPr>
                    <w:spacing w:before="8"/>
                    <w:ind w:left="322" w:hanging="283"/>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 A measure of the </w:t>
                  </w:r>
                  <w:r>
                    <w:rPr>
                      <w:rFonts w:asciiTheme="minorHAnsi" w:hAnsiTheme="minorHAnsi" w:cstheme="minorHAnsi"/>
                      <w:bCs/>
                      <w:sz w:val="22"/>
                      <w:szCs w:val="22"/>
                      <w:lang w:val="en-GB"/>
                    </w:rPr>
                    <w:t>HLN</w:t>
                  </w:r>
                  <w:r w:rsidRPr="00770A7D">
                    <w:rPr>
                      <w:rFonts w:asciiTheme="minorHAnsi" w:hAnsiTheme="minorHAnsi" w:cstheme="minorHAnsi"/>
                      <w:bCs/>
                      <w:sz w:val="22"/>
                      <w:szCs w:val="22"/>
                      <w:lang w:val="en-GB"/>
                    </w:rPr>
                    <w:t xml:space="preserve"> of </w:t>
                  </w:r>
                  <w:r>
                    <w:rPr>
                      <w:rFonts w:asciiTheme="minorHAnsi" w:hAnsiTheme="minorHAnsi" w:cstheme="minorHAnsi"/>
                      <w:bCs/>
                      <w:sz w:val="22"/>
                      <w:szCs w:val="22"/>
                      <w:lang w:val="en-GB"/>
                    </w:rPr>
                    <w:t>carers</w:t>
                  </w:r>
                  <w:r w:rsidRPr="00770A7D">
                    <w:rPr>
                      <w:rFonts w:asciiTheme="minorHAnsi" w:hAnsiTheme="minorHAnsi" w:cstheme="minorHAnsi"/>
                      <w:bCs/>
                      <w:sz w:val="22"/>
                      <w:szCs w:val="22"/>
                      <w:lang w:val="en-GB"/>
                    </w:rPr>
                    <w:t xml:space="preserve"> in residential care homes</w:t>
                  </w:r>
                </w:p>
                <w:p w14:paraId="12A83AAC" w14:textId="77777777" w:rsidR="0097487C" w:rsidRPr="00770A7D" w:rsidRDefault="0097487C" w:rsidP="0097487C">
                  <w:pPr>
                    <w:pStyle w:val="BodyText"/>
                    <w:spacing w:before="8"/>
                    <w:ind w:left="322"/>
                    <w:rPr>
                      <w:rFonts w:asciiTheme="minorHAnsi" w:hAnsiTheme="minorHAnsi" w:cstheme="minorHAnsi"/>
                      <w:bCs/>
                      <w:sz w:val="22"/>
                      <w:szCs w:val="22"/>
                      <w:lang w:val="en-GB"/>
                    </w:rPr>
                  </w:pPr>
                </w:p>
              </w:tc>
              <w:tc>
                <w:tcPr>
                  <w:tcW w:w="4804" w:type="dxa"/>
                </w:tcPr>
                <w:p w14:paraId="5ADF9E17"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WP1: not meeting the desired sample size for the survey - low</w:t>
                  </w:r>
                </w:p>
              </w:tc>
            </w:tr>
            <w:tr w:rsidR="0097487C" w:rsidRPr="00770A7D" w14:paraId="30F86F1B" w14:textId="77777777" w:rsidTr="00EE1E18">
              <w:trPr>
                <w:trHeight w:val="56"/>
              </w:trPr>
              <w:tc>
                <w:tcPr>
                  <w:tcW w:w="526" w:type="dxa"/>
                  <w:vMerge/>
                </w:tcPr>
                <w:p w14:paraId="32C82890" w14:textId="77777777" w:rsidR="0097487C" w:rsidRPr="00770A7D" w:rsidRDefault="0097487C" w:rsidP="0097487C">
                  <w:pPr>
                    <w:pStyle w:val="BodyText"/>
                    <w:spacing w:before="8"/>
                    <w:rPr>
                      <w:rFonts w:asciiTheme="minorHAnsi" w:hAnsiTheme="minorHAnsi" w:cstheme="minorHAnsi"/>
                      <w:bCs/>
                      <w:sz w:val="22"/>
                      <w:szCs w:val="22"/>
                      <w:lang w:val="en-GB"/>
                    </w:rPr>
                  </w:pPr>
                </w:p>
              </w:tc>
              <w:tc>
                <w:tcPr>
                  <w:tcW w:w="4792" w:type="dxa"/>
                  <w:vMerge/>
                </w:tcPr>
                <w:p w14:paraId="43C8F879" w14:textId="77777777" w:rsidR="0097487C" w:rsidRPr="00770A7D" w:rsidRDefault="0097487C" w:rsidP="0097487C">
                  <w:pPr>
                    <w:pStyle w:val="BodyText"/>
                    <w:spacing w:before="8"/>
                    <w:rPr>
                      <w:rFonts w:asciiTheme="minorHAnsi" w:hAnsiTheme="minorHAnsi" w:cstheme="minorHAnsi"/>
                      <w:bCs/>
                      <w:sz w:val="22"/>
                      <w:szCs w:val="22"/>
                      <w:lang w:val="en-GB"/>
                    </w:rPr>
                  </w:pPr>
                </w:p>
              </w:tc>
              <w:tc>
                <w:tcPr>
                  <w:tcW w:w="4804" w:type="dxa"/>
                </w:tcPr>
                <w:p w14:paraId="0FF123D5"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To mitigate this </w:t>
                  </w:r>
                  <w:proofErr w:type="gramStart"/>
                  <w:r w:rsidRPr="00770A7D">
                    <w:rPr>
                      <w:rFonts w:asciiTheme="minorHAnsi" w:hAnsiTheme="minorHAnsi" w:cstheme="minorHAnsi"/>
                      <w:bCs/>
                      <w:sz w:val="22"/>
                      <w:szCs w:val="22"/>
                      <w:lang w:val="en-GB"/>
                    </w:rPr>
                    <w:t>risk</w:t>
                  </w:r>
                  <w:proofErr w:type="gramEnd"/>
                  <w:r w:rsidRPr="00770A7D">
                    <w:rPr>
                      <w:rFonts w:asciiTheme="minorHAnsi" w:hAnsiTheme="minorHAnsi" w:cstheme="minorHAnsi"/>
                      <w:bCs/>
                      <w:sz w:val="22"/>
                      <w:szCs w:val="22"/>
                      <w:lang w:val="en-GB"/>
                    </w:rPr>
                    <w:t xml:space="preserve"> I will provide a e-gift-card, to take part in the survey, particularly as it may take &gt;20 mins for participants to complete. I have access to care homes through HCIC, Vivaldi and the Outstanding society who all work with an existing network of care homes.</w:t>
                  </w:r>
                </w:p>
              </w:tc>
            </w:tr>
            <w:tr w:rsidR="0097487C" w:rsidRPr="00770A7D" w14:paraId="5EED4EC2" w14:textId="77777777" w:rsidTr="00EE1E18">
              <w:trPr>
                <w:trHeight w:val="56"/>
              </w:trPr>
              <w:tc>
                <w:tcPr>
                  <w:tcW w:w="526" w:type="dxa"/>
                  <w:vMerge w:val="restart"/>
                </w:tcPr>
                <w:p w14:paraId="45CB38A6"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2</w:t>
                  </w:r>
                </w:p>
              </w:tc>
              <w:tc>
                <w:tcPr>
                  <w:tcW w:w="4792" w:type="dxa"/>
                  <w:vMerge w:val="restart"/>
                </w:tcPr>
                <w:p w14:paraId="204909FB" w14:textId="77777777" w:rsidR="0097487C" w:rsidRDefault="0097487C" w:rsidP="0097487C">
                  <w:pPr>
                    <w:pStyle w:val="BodyText"/>
                    <w:numPr>
                      <w:ilvl w:val="0"/>
                      <w:numId w:val="21"/>
                    </w:numPr>
                    <w:spacing w:before="8"/>
                    <w:ind w:left="422"/>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A measure of the complexity of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for patients being discharged to residential care homes </w:t>
                  </w:r>
                </w:p>
                <w:p w14:paraId="2D109536" w14:textId="77777777" w:rsidR="0097487C" w:rsidRPr="00770A7D" w:rsidRDefault="0097487C" w:rsidP="0097487C">
                  <w:pPr>
                    <w:pStyle w:val="BodyText"/>
                    <w:numPr>
                      <w:ilvl w:val="0"/>
                      <w:numId w:val="21"/>
                    </w:numPr>
                    <w:spacing w:before="8"/>
                    <w:ind w:left="422"/>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An understanding of how discharge summaries can be best written to support </w:t>
                  </w:r>
                  <w:r>
                    <w:rPr>
                      <w:rFonts w:asciiTheme="minorHAnsi" w:hAnsiTheme="minorHAnsi" w:cstheme="minorHAnsi"/>
                      <w:bCs/>
                      <w:sz w:val="22"/>
                      <w:szCs w:val="22"/>
                      <w:lang w:val="en-GB"/>
                    </w:rPr>
                    <w:t>carers</w:t>
                  </w:r>
                  <w:r w:rsidRPr="00770A7D">
                    <w:rPr>
                      <w:rFonts w:asciiTheme="minorHAnsi" w:hAnsiTheme="minorHAnsi" w:cstheme="minorHAnsi"/>
                      <w:bCs/>
                      <w:sz w:val="22"/>
                      <w:szCs w:val="22"/>
                      <w:lang w:val="en-GB"/>
                    </w:rPr>
                    <w:t xml:space="preserve"> in the transition of patients to social care</w:t>
                  </w:r>
                </w:p>
              </w:tc>
              <w:tc>
                <w:tcPr>
                  <w:tcW w:w="4804" w:type="dxa"/>
                </w:tcPr>
                <w:p w14:paraId="703906D7"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WP2: Timetabling constraints being a barrier to focus groups– low risk </w:t>
                  </w:r>
                </w:p>
                <w:p w14:paraId="56C85838" w14:textId="77777777" w:rsidR="0097487C" w:rsidRPr="00770A7D" w:rsidRDefault="0097487C" w:rsidP="0097487C">
                  <w:pPr>
                    <w:pStyle w:val="BodyText"/>
                    <w:spacing w:before="8"/>
                    <w:rPr>
                      <w:rFonts w:asciiTheme="minorHAnsi" w:hAnsiTheme="minorHAnsi" w:cstheme="minorHAnsi"/>
                      <w:bCs/>
                      <w:sz w:val="22"/>
                      <w:szCs w:val="22"/>
                      <w:lang w:val="en-GB"/>
                    </w:rPr>
                  </w:pPr>
                </w:p>
              </w:tc>
            </w:tr>
            <w:tr w:rsidR="0097487C" w:rsidRPr="00770A7D" w14:paraId="543E6519" w14:textId="77777777" w:rsidTr="00EE1E18">
              <w:trPr>
                <w:trHeight w:val="56"/>
              </w:trPr>
              <w:tc>
                <w:tcPr>
                  <w:tcW w:w="526" w:type="dxa"/>
                  <w:vMerge/>
                </w:tcPr>
                <w:p w14:paraId="50F35054" w14:textId="77777777" w:rsidR="0097487C" w:rsidRPr="00770A7D" w:rsidRDefault="0097487C" w:rsidP="0097487C">
                  <w:pPr>
                    <w:pStyle w:val="BodyText"/>
                    <w:spacing w:before="8"/>
                    <w:rPr>
                      <w:rFonts w:asciiTheme="minorHAnsi" w:hAnsiTheme="minorHAnsi" w:cstheme="minorHAnsi"/>
                      <w:bCs/>
                      <w:sz w:val="22"/>
                      <w:szCs w:val="22"/>
                      <w:lang w:val="en-GB"/>
                    </w:rPr>
                  </w:pPr>
                </w:p>
              </w:tc>
              <w:tc>
                <w:tcPr>
                  <w:tcW w:w="4792" w:type="dxa"/>
                  <w:vMerge/>
                </w:tcPr>
                <w:p w14:paraId="215D76EA" w14:textId="77777777" w:rsidR="0097487C" w:rsidRPr="00770A7D" w:rsidRDefault="0097487C" w:rsidP="0097487C">
                  <w:pPr>
                    <w:pStyle w:val="BodyText"/>
                    <w:spacing w:before="8"/>
                    <w:rPr>
                      <w:rFonts w:asciiTheme="minorHAnsi" w:hAnsiTheme="minorHAnsi" w:cstheme="minorHAnsi"/>
                      <w:bCs/>
                      <w:sz w:val="22"/>
                      <w:szCs w:val="22"/>
                      <w:lang w:val="en-GB"/>
                    </w:rPr>
                  </w:pPr>
                </w:p>
              </w:tc>
              <w:tc>
                <w:tcPr>
                  <w:tcW w:w="4804" w:type="dxa"/>
                </w:tcPr>
                <w:p w14:paraId="19A7C507"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To mitigate this </w:t>
                  </w:r>
                  <w:proofErr w:type="gramStart"/>
                  <w:r w:rsidRPr="00770A7D">
                    <w:rPr>
                      <w:rFonts w:asciiTheme="minorHAnsi" w:hAnsiTheme="minorHAnsi" w:cstheme="minorHAnsi"/>
                      <w:bCs/>
                      <w:sz w:val="22"/>
                      <w:szCs w:val="22"/>
                      <w:lang w:val="en-GB"/>
                    </w:rPr>
                    <w:t>risk</w:t>
                  </w:r>
                  <w:proofErr w:type="gramEnd"/>
                  <w:r w:rsidRPr="00770A7D">
                    <w:rPr>
                      <w:rFonts w:asciiTheme="minorHAnsi" w:hAnsiTheme="minorHAnsi" w:cstheme="minorHAnsi"/>
                      <w:bCs/>
                      <w:sz w:val="22"/>
                      <w:szCs w:val="22"/>
                      <w:lang w:val="en-GB"/>
                    </w:rPr>
                    <w:t xml:space="preserve"> I will have the flexibility to collect data from smaller groups, pairs or 1:1 and facilitate online discussions. To support participation in the </w:t>
                  </w:r>
                  <w:r>
                    <w:rPr>
                      <w:rFonts w:asciiTheme="minorHAnsi" w:hAnsiTheme="minorHAnsi" w:cstheme="minorHAnsi"/>
                      <w:bCs/>
                      <w:sz w:val="22"/>
                      <w:szCs w:val="22"/>
                      <w:lang w:val="en-GB"/>
                    </w:rPr>
                    <w:t>social care</w:t>
                  </w:r>
                  <w:r w:rsidRPr="00770A7D">
                    <w:rPr>
                      <w:rFonts w:asciiTheme="minorHAnsi" w:hAnsiTheme="minorHAnsi" w:cstheme="minorHAnsi"/>
                      <w:bCs/>
                      <w:sz w:val="22"/>
                      <w:szCs w:val="22"/>
                      <w:lang w:val="en-GB"/>
                    </w:rPr>
                    <w:t xml:space="preserve"> group they will also be compensated for their time</w:t>
                  </w:r>
                </w:p>
              </w:tc>
            </w:tr>
            <w:tr w:rsidR="0097487C" w:rsidRPr="00770A7D" w14:paraId="0551CD9F" w14:textId="77777777" w:rsidTr="00EE1E18">
              <w:trPr>
                <w:trHeight w:val="56"/>
              </w:trPr>
              <w:tc>
                <w:tcPr>
                  <w:tcW w:w="526" w:type="dxa"/>
                  <w:vMerge w:val="restart"/>
                </w:tcPr>
                <w:p w14:paraId="78B95BD3"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3</w:t>
                  </w:r>
                </w:p>
              </w:tc>
              <w:tc>
                <w:tcPr>
                  <w:tcW w:w="4792" w:type="dxa"/>
                  <w:vMerge w:val="restart"/>
                </w:tcPr>
                <w:p w14:paraId="7A04B57E" w14:textId="77777777" w:rsidR="0097487C" w:rsidRPr="00770A7D" w:rsidRDefault="0097487C" w:rsidP="0097487C">
                  <w:pPr>
                    <w:pStyle w:val="BodyText"/>
                    <w:spacing w:before="8"/>
                    <w:rPr>
                      <w:rFonts w:asciiTheme="minorHAnsi" w:hAnsiTheme="minorHAnsi" w:cstheme="minorHAnsi"/>
                      <w:bCs/>
                      <w:sz w:val="22"/>
                      <w:szCs w:val="22"/>
                      <w:lang w:val="en-GB"/>
                    </w:rPr>
                  </w:pPr>
                  <w:r>
                    <w:rPr>
                      <w:rFonts w:asciiTheme="minorHAnsi" w:hAnsiTheme="minorHAnsi" w:cstheme="minorHAnsi"/>
                      <w:bCs/>
                      <w:sz w:val="22"/>
                      <w:szCs w:val="22"/>
                      <w:lang w:val="en-GB"/>
                    </w:rPr>
                    <w:t>Co</w:t>
                  </w:r>
                  <w:r w:rsidRPr="00770A7D">
                    <w:rPr>
                      <w:rFonts w:asciiTheme="minorHAnsi" w:hAnsiTheme="minorHAnsi" w:cstheme="minorHAnsi"/>
                      <w:bCs/>
                      <w:sz w:val="22"/>
                      <w:szCs w:val="22"/>
                      <w:lang w:val="en-GB"/>
                    </w:rPr>
                    <w:t xml:space="preserve">-produced principles for writing </w:t>
                  </w:r>
                  <w:r>
                    <w:rPr>
                      <w:rFonts w:asciiTheme="minorHAnsi" w:hAnsiTheme="minorHAnsi" w:cstheme="minorHAnsi"/>
                      <w:bCs/>
                      <w:sz w:val="22"/>
                      <w:szCs w:val="22"/>
                      <w:lang w:val="en-GB"/>
                    </w:rPr>
                    <w:t>MDS</w:t>
                  </w:r>
                  <w:r w:rsidRPr="00770A7D">
                    <w:rPr>
                      <w:rFonts w:asciiTheme="minorHAnsi" w:hAnsiTheme="minorHAnsi" w:cstheme="minorHAnsi"/>
                      <w:bCs/>
                      <w:sz w:val="22"/>
                      <w:szCs w:val="22"/>
                      <w:lang w:val="en-GB"/>
                    </w:rPr>
                    <w:t xml:space="preserve"> for </w:t>
                  </w:r>
                  <w:r>
                    <w:rPr>
                      <w:rFonts w:asciiTheme="minorHAnsi" w:hAnsiTheme="minorHAnsi" w:cstheme="minorHAnsi"/>
                      <w:bCs/>
                      <w:sz w:val="22"/>
                      <w:szCs w:val="22"/>
                      <w:lang w:val="en-GB"/>
                    </w:rPr>
                    <w:t xml:space="preserve">care professionals </w:t>
                  </w:r>
                </w:p>
              </w:tc>
              <w:tc>
                <w:tcPr>
                  <w:tcW w:w="4804" w:type="dxa"/>
                </w:tcPr>
                <w:p w14:paraId="21B3AF1E"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WP3: sustaining engagement throughout 3 Delphi rounds – medium risk</w:t>
                  </w:r>
                </w:p>
              </w:tc>
            </w:tr>
            <w:tr w:rsidR="0097487C" w:rsidRPr="00770A7D" w14:paraId="139C9CAA" w14:textId="77777777" w:rsidTr="00EE1E18">
              <w:trPr>
                <w:trHeight w:val="56"/>
              </w:trPr>
              <w:tc>
                <w:tcPr>
                  <w:tcW w:w="526" w:type="dxa"/>
                  <w:vMerge/>
                </w:tcPr>
                <w:p w14:paraId="2E49F753" w14:textId="77777777" w:rsidR="0097487C" w:rsidRPr="00770A7D" w:rsidRDefault="0097487C" w:rsidP="0097487C">
                  <w:pPr>
                    <w:pStyle w:val="BodyText"/>
                    <w:spacing w:before="8"/>
                    <w:rPr>
                      <w:rFonts w:asciiTheme="minorHAnsi" w:hAnsiTheme="minorHAnsi" w:cstheme="minorHAnsi"/>
                      <w:bCs/>
                      <w:sz w:val="22"/>
                      <w:szCs w:val="22"/>
                      <w:lang w:val="en-GB"/>
                    </w:rPr>
                  </w:pPr>
                </w:p>
              </w:tc>
              <w:tc>
                <w:tcPr>
                  <w:tcW w:w="4792" w:type="dxa"/>
                  <w:vMerge/>
                </w:tcPr>
                <w:p w14:paraId="66A1E538" w14:textId="77777777" w:rsidR="0097487C" w:rsidRPr="00770A7D" w:rsidRDefault="0097487C" w:rsidP="0097487C">
                  <w:pPr>
                    <w:pStyle w:val="BodyText"/>
                    <w:spacing w:before="8"/>
                    <w:rPr>
                      <w:rFonts w:asciiTheme="minorHAnsi" w:hAnsiTheme="minorHAnsi" w:cstheme="minorHAnsi"/>
                      <w:bCs/>
                      <w:sz w:val="22"/>
                      <w:szCs w:val="22"/>
                      <w:lang w:val="en-GB"/>
                    </w:rPr>
                  </w:pPr>
                </w:p>
              </w:tc>
              <w:tc>
                <w:tcPr>
                  <w:tcW w:w="4804" w:type="dxa"/>
                </w:tcPr>
                <w:p w14:paraId="6BE38CC7"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To mitigate the risk of poor engagement I will provide e-gift cards to </w:t>
                  </w:r>
                  <w:r>
                    <w:rPr>
                      <w:rFonts w:asciiTheme="minorHAnsi" w:hAnsiTheme="minorHAnsi" w:cstheme="minorHAnsi"/>
                      <w:bCs/>
                      <w:sz w:val="22"/>
                      <w:szCs w:val="22"/>
                      <w:lang w:val="en-GB"/>
                    </w:rPr>
                    <w:t>carers</w:t>
                  </w:r>
                  <w:r w:rsidRPr="00770A7D">
                    <w:rPr>
                      <w:rFonts w:asciiTheme="minorHAnsi" w:hAnsiTheme="minorHAnsi" w:cstheme="minorHAnsi"/>
                      <w:bCs/>
                      <w:sz w:val="22"/>
                      <w:szCs w:val="22"/>
                      <w:lang w:val="en-GB"/>
                    </w:rPr>
                    <w:t xml:space="preserve">, patients/ residents and their family members, recruit additional members for higher-risk lay groups, create a </w:t>
                  </w:r>
                  <w:proofErr w:type="gramStart"/>
                  <w:r w:rsidRPr="00770A7D">
                    <w:rPr>
                      <w:rFonts w:asciiTheme="minorHAnsi" w:hAnsiTheme="minorHAnsi" w:cstheme="minorHAnsi"/>
                      <w:bCs/>
                      <w:sz w:val="22"/>
                      <w:szCs w:val="22"/>
                      <w:lang w:val="en-GB"/>
                    </w:rPr>
                    <w:t>terms of reference</w:t>
                  </w:r>
                  <w:proofErr w:type="gramEnd"/>
                  <w:r w:rsidRPr="00770A7D">
                    <w:rPr>
                      <w:rFonts w:asciiTheme="minorHAnsi" w:hAnsiTheme="minorHAnsi" w:cstheme="minorHAnsi"/>
                      <w:bCs/>
                      <w:sz w:val="22"/>
                      <w:szCs w:val="22"/>
                      <w:lang w:val="en-GB"/>
                    </w:rPr>
                    <w:t>, send reminder</w:t>
                  </w:r>
                  <w:r>
                    <w:rPr>
                      <w:rFonts w:asciiTheme="minorHAnsi" w:hAnsiTheme="minorHAnsi" w:cstheme="minorHAnsi"/>
                      <w:bCs/>
                      <w:sz w:val="22"/>
                      <w:szCs w:val="22"/>
                      <w:lang w:val="en-GB"/>
                    </w:rPr>
                    <w:t>s</w:t>
                  </w:r>
                  <w:r w:rsidRPr="00770A7D">
                    <w:rPr>
                      <w:rFonts w:asciiTheme="minorHAnsi" w:hAnsiTheme="minorHAnsi" w:cstheme="minorHAnsi"/>
                      <w:bCs/>
                      <w:sz w:val="22"/>
                      <w:szCs w:val="22"/>
                      <w:lang w:val="en-GB"/>
                    </w:rPr>
                    <w:t xml:space="preserve"> and provide optional 1:1s to support members with the process. </w:t>
                  </w:r>
                </w:p>
              </w:tc>
            </w:tr>
            <w:tr w:rsidR="0097487C" w:rsidRPr="00770A7D" w14:paraId="266F6838" w14:textId="77777777" w:rsidTr="00EE1E18">
              <w:trPr>
                <w:trHeight w:val="56"/>
              </w:trPr>
              <w:tc>
                <w:tcPr>
                  <w:tcW w:w="526" w:type="dxa"/>
                  <w:vMerge w:val="restart"/>
                </w:tcPr>
                <w:p w14:paraId="7A32EEA9"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4</w:t>
                  </w:r>
                </w:p>
              </w:tc>
              <w:tc>
                <w:tcPr>
                  <w:tcW w:w="4792" w:type="dxa"/>
                  <w:vMerge w:val="restart"/>
                </w:tcPr>
                <w:p w14:paraId="0EFABF7C"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To develop prompts that supports AI to write lay language summaries</w:t>
                  </w:r>
                </w:p>
                <w:p w14:paraId="4490B5B7" w14:textId="77777777" w:rsidR="0097487C" w:rsidRPr="00770A7D" w:rsidRDefault="0097487C" w:rsidP="0097487C">
                  <w:pPr>
                    <w:pStyle w:val="BodyText"/>
                    <w:spacing w:before="8"/>
                    <w:rPr>
                      <w:rFonts w:asciiTheme="minorHAnsi" w:hAnsiTheme="minorHAnsi" w:cstheme="minorHAnsi"/>
                      <w:bCs/>
                      <w:sz w:val="22"/>
                      <w:szCs w:val="22"/>
                      <w:lang w:val="en-GB"/>
                    </w:rPr>
                  </w:pPr>
                </w:p>
              </w:tc>
              <w:tc>
                <w:tcPr>
                  <w:tcW w:w="4804" w:type="dxa"/>
                </w:tcPr>
                <w:p w14:paraId="7E97F3C2"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WP4: </w:t>
                  </w:r>
                  <w:proofErr w:type="spellStart"/>
                  <w:r w:rsidRPr="00770A7D">
                    <w:rPr>
                      <w:rFonts w:asciiTheme="minorHAnsi" w:hAnsiTheme="minorHAnsi" w:cstheme="minorHAnsi"/>
                      <w:bCs/>
                      <w:sz w:val="22"/>
                      <w:szCs w:val="22"/>
                      <w:lang w:val="en-GB"/>
                    </w:rPr>
                    <w:t>LlaMA</w:t>
                  </w:r>
                  <w:proofErr w:type="spellEnd"/>
                  <w:r w:rsidRPr="00770A7D">
                    <w:rPr>
                      <w:rFonts w:asciiTheme="minorHAnsi" w:hAnsiTheme="minorHAnsi" w:cstheme="minorHAnsi"/>
                      <w:bCs/>
                      <w:sz w:val="22"/>
                      <w:szCs w:val="22"/>
                      <w:lang w:val="en-GB"/>
                    </w:rPr>
                    <w:t xml:space="preserve"> is not in place at UCLH – low risk</w:t>
                  </w:r>
                </w:p>
              </w:tc>
            </w:tr>
            <w:tr w:rsidR="0097487C" w:rsidRPr="00770A7D" w14:paraId="34410D8B" w14:textId="77777777" w:rsidTr="00EE1E18">
              <w:trPr>
                <w:trHeight w:val="56"/>
              </w:trPr>
              <w:tc>
                <w:tcPr>
                  <w:tcW w:w="526" w:type="dxa"/>
                  <w:vMerge/>
                </w:tcPr>
                <w:p w14:paraId="1AFDE0DF" w14:textId="77777777" w:rsidR="0097487C" w:rsidRPr="00770A7D" w:rsidRDefault="0097487C" w:rsidP="0097487C">
                  <w:pPr>
                    <w:pStyle w:val="BodyText"/>
                    <w:spacing w:before="8"/>
                    <w:rPr>
                      <w:rFonts w:asciiTheme="minorHAnsi" w:hAnsiTheme="minorHAnsi" w:cstheme="minorHAnsi"/>
                      <w:bCs/>
                      <w:sz w:val="22"/>
                      <w:szCs w:val="22"/>
                      <w:lang w:val="en-GB"/>
                    </w:rPr>
                  </w:pPr>
                </w:p>
              </w:tc>
              <w:tc>
                <w:tcPr>
                  <w:tcW w:w="4792" w:type="dxa"/>
                  <w:vMerge/>
                </w:tcPr>
                <w:p w14:paraId="18A88B27" w14:textId="77777777" w:rsidR="0097487C" w:rsidRPr="00770A7D" w:rsidRDefault="0097487C" w:rsidP="0097487C">
                  <w:pPr>
                    <w:pStyle w:val="BodyText"/>
                    <w:spacing w:before="8"/>
                    <w:rPr>
                      <w:rFonts w:asciiTheme="minorHAnsi" w:hAnsiTheme="minorHAnsi" w:cstheme="minorHAnsi"/>
                      <w:bCs/>
                      <w:sz w:val="22"/>
                      <w:szCs w:val="22"/>
                      <w:lang w:val="en-GB"/>
                    </w:rPr>
                  </w:pPr>
                </w:p>
              </w:tc>
              <w:tc>
                <w:tcPr>
                  <w:tcW w:w="4804" w:type="dxa"/>
                </w:tcPr>
                <w:p w14:paraId="14EF1D3B" w14:textId="77777777" w:rsidR="0097487C" w:rsidRPr="00770A7D" w:rsidRDefault="0097487C" w:rsidP="0097487C">
                  <w:pPr>
                    <w:pStyle w:val="BodyText"/>
                    <w:spacing w:before="8"/>
                    <w:rPr>
                      <w:rFonts w:asciiTheme="minorHAnsi" w:hAnsiTheme="minorHAnsi" w:cstheme="minorHAnsi"/>
                      <w:bCs/>
                      <w:sz w:val="22"/>
                      <w:szCs w:val="22"/>
                      <w:lang w:val="en-GB"/>
                    </w:rPr>
                  </w:pPr>
                  <w:r w:rsidRPr="00770A7D">
                    <w:rPr>
                      <w:rFonts w:asciiTheme="minorHAnsi" w:hAnsiTheme="minorHAnsi" w:cstheme="minorHAnsi"/>
                      <w:bCs/>
                      <w:sz w:val="22"/>
                      <w:szCs w:val="22"/>
                      <w:lang w:val="en-GB"/>
                    </w:rPr>
                    <w:t xml:space="preserve">To mitigate against this, I have the option to complete the project in GPT-4 or another model may be available. This will feature on my risk register and so I will be able to apply for an ethics amendment in adequate time if needed.  </w:t>
                  </w:r>
                </w:p>
              </w:tc>
            </w:tr>
          </w:tbl>
          <w:p w14:paraId="3EB14E4F" w14:textId="77777777" w:rsidR="0097487C" w:rsidRPr="00DF3F4C" w:rsidRDefault="0097487C" w:rsidP="0097487C"/>
          <w:p w14:paraId="1AE9EF14" w14:textId="77777777" w:rsidR="003E6880" w:rsidRPr="007C0A1D" w:rsidRDefault="003E6880" w:rsidP="003765E9">
            <w:pPr>
              <w:pStyle w:val="BodyText"/>
              <w:spacing w:before="8"/>
              <w:rPr>
                <w:bCs/>
                <w:sz w:val="15"/>
                <w:lang w:val="en-GB"/>
              </w:rPr>
            </w:pPr>
          </w:p>
          <w:p w14:paraId="1B8594A8" w14:textId="77777777" w:rsidR="003E6880" w:rsidRPr="001F68E3" w:rsidRDefault="003E6880" w:rsidP="00E015A7">
            <w:pPr>
              <w:pStyle w:val="BodyText"/>
              <w:spacing w:before="8"/>
              <w:rPr>
                <w:bCs/>
                <w:sz w:val="15"/>
                <w:lang w:val="en-GB"/>
              </w:rPr>
            </w:pPr>
            <w:r>
              <w:rPr>
                <w:bCs/>
                <w:sz w:val="15"/>
                <w:lang w:val="en-GB"/>
              </w:rPr>
              <w:t xml:space="preserve"> </w:t>
            </w:r>
          </w:p>
        </w:tc>
      </w:tr>
    </w:tbl>
    <w:p w14:paraId="5EED5B3E" w14:textId="77777777" w:rsidR="003E6880" w:rsidRDefault="003E6880">
      <w:pPr>
        <w:pStyle w:val="BodyText"/>
        <w:spacing w:before="93"/>
        <w:rPr>
          <w:sz w:val="15"/>
          <w:szCs w:val="22"/>
        </w:rPr>
      </w:pPr>
    </w:p>
    <w:p w14:paraId="52D25049" w14:textId="77777777" w:rsidR="003E6880" w:rsidRDefault="003E6880">
      <w:pPr>
        <w:pStyle w:val="BodyText"/>
        <w:spacing w:before="93"/>
        <w:rPr>
          <w:b/>
        </w:rPr>
      </w:pPr>
      <w:r>
        <w:rPr>
          <w:noProof/>
        </w:rPr>
        <mc:AlternateContent>
          <mc:Choice Requires="wps">
            <w:drawing>
              <wp:anchor distT="0" distB="0" distL="0" distR="0" simplePos="0" relativeHeight="251658246" behindDoc="1" locked="0" layoutInCell="1" allowOverlap="1" wp14:anchorId="02DBB500" wp14:editId="41BB7261">
                <wp:simplePos x="0" y="0"/>
                <wp:positionH relativeFrom="page">
                  <wp:posOffset>362197</wp:posOffset>
                </wp:positionH>
                <wp:positionV relativeFrom="page">
                  <wp:posOffset>4904509</wp:posOffset>
                </wp:positionV>
                <wp:extent cx="6859905" cy="914400"/>
                <wp:effectExtent l="0" t="0" r="0" b="0"/>
                <wp:wrapNone/>
                <wp:docPr id="6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200000">
                          <a:off x="0" y="0"/>
                          <a:ext cx="6859905" cy="914400"/>
                        </a:xfrm>
                        <a:prstGeom prst="rect">
                          <a:avLst/>
                        </a:prstGeom>
                      </wps:spPr>
                      <wps:txbx>
                        <w:txbxContent>
                          <w:p w14:paraId="4DA6C6C9" w14:textId="77777777" w:rsidR="003E6880" w:rsidRDefault="003E6880">
                            <w:pPr>
                              <w:spacing w:line="1440" w:lineRule="exact"/>
                              <w:rPr>
                                <w:b/>
                                <w:sz w:val="144"/>
                              </w:rPr>
                            </w:pPr>
                            <w:r>
                              <w:rPr>
                                <w:b/>
                                <w:color w:val="D3D3D3"/>
                                <w:sz w:val="144"/>
                              </w:rPr>
                              <w:t>Pre-</w:t>
                            </w:r>
                            <w:r>
                              <w:rPr>
                                <w:b/>
                                <w:color w:val="D3D3D3"/>
                                <w:spacing w:val="-2"/>
                                <w:sz w:val="144"/>
                              </w:rPr>
                              <w:t>submission</w:t>
                            </w:r>
                          </w:p>
                        </w:txbxContent>
                      </wps:txbx>
                      <wps:bodyPr wrap="square" lIns="0" tIns="0" rIns="0" bIns="0" rtlCol="0">
                        <a:noAutofit/>
                      </wps:bodyPr>
                    </wps:wsp>
                  </a:graphicData>
                </a:graphic>
              </wp:anchor>
            </w:drawing>
          </mc:Choice>
          <mc:Fallback>
            <w:pict>
              <v:shape w14:anchorId="02DBB500" id="Text Box 65" o:spid="_x0000_s1067" type="#_x0000_t202" style="position:absolute;margin-left:28.5pt;margin-top:386.2pt;width:540.15pt;height:1in;rotation:-40;z-index:-2516582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" filled="f" stroked="f">
                <v:textbox inset="0,0,0,0">
                  <w:txbxContent>
                    <w:p w14:paraId="4DA6C6C9" w14:textId="77777777" w:rsidR="003E6880" w:rsidRDefault="003E6880">
                      <w:pPr>
                        <w:spacing w:line="1440" w:lineRule="exact"/>
                        <w:rPr>
                          <w:b/>
                          <w:sz w:val="144"/>
                        </w:rPr>
                      </w:pPr>
                      <w:r>
                        <w:rPr>
                          <w:b/>
                          <w:color w:val="D3D3D3"/>
                          <w:sz w:val="144"/>
                        </w:rPr>
                        <w:t>Pre-</w:t>
                      </w:r>
                      <w:r>
                        <w:rPr>
                          <w:b/>
                          <w:color w:val="D3D3D3"/>
                          <w:spacing w:val="-2"/>
                          <w:sz w:val="144"/>
                        </w:rPr>
                        <w:t>submission</w:t>
                      </w:r>
                    </w:p>
                  </w:txbxContent>
                </v:textbox>
                <w10:wrap anchorx="page" anchory="page"/>
              </v:shape>
            </w:pict>
          </mc:Fallback>
        </mc:AlternateContent>
      </w:r>
    </w:p>
    <w:p w14:paraId="695ED689" w14:textId="77777777" w:rsidR="003E6880" w:rsidRDefault="003E6880">
      <w:pPr>
        <w:pStyle w:val="BodyText"/>
        <w:ind w:left="100"/>
      </w:pPr>
      <w:r>
        <w:rPr>
          <w:noProof/>
        </w:rPr>
        <mc:AlternateContent>
          <mc:Choice Requires="wps">
            <w:drawing>
              <wp:inline distT="0" distB="0" distL="0" distR="0" wp14:anchorId="4F1FC19D" wp14:editId="105394BB">
                <wp:extent cx="6588759" cy="177800"/>
                <wp:effectExtent l="9525" t="0" r="2540" b="3175"/>
                <wp:docPr id="6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8759" cy="177800"/>
                        </a:xfrm>
                        <a:prstGeom prst="rect">
                          <a:avLst/>
                        </a:prstGeom>
                        <a:solidFill>
                          <a:srgbClr val="009DDF"/>
                        </a:solidFill>
                        <a:ln w="6350">
                          <a:solidFill>
                            <a:srgbClr val="000000"/>
                          </a:solidFill>
                          <a:prstDash val="solid"/>
                        </a:ln>
                      </wps:spPr>
                      <wps:txbx>
                        <w:txbxContent>
                          <w:p w14:paraId="1224DFD2" w14:textId="77777777" w:rsidR="003E6880" w:rsidRDefault="003E6880">
                            <w:pPr>
                              <w:tabs>
                                <w:tab w:val="left" w:pos="751"/>
                              </w:tabs>
                              <w:spacing w:before="20"/>
                              <w:ind w:left="108"/>
                              <w:rPr>
                                <w:b/>
                                <w:color w:val="000000"/>
                                <w:sz w:val="20"/>
                              </w:rPr>
                            </w:pPr>
                            <w:bookmarkStart w:id="171" w:name="7._Patient_&amp;_Public_Involvement"/>
                            <w:bookmarkStart w:id="172" w:name="_bookmark6"/>
                            <w:bookmarkEnd w:id="171"/>
                            <w:bookmarkEnd w:id="172"/>
                            <w:r>
                              <w:rPr>
                                <w:b/>
                                <w:color w:val="FFFFFF"/>
                                <w:spacing w:val="-5"/>
                                <w:sz w:val="20"/>
                              </w:rPr>
                              <w:t>7.</w:t>
                            </w:r>
                            <w:r>
                              <w:rPr>
                                <w:b/>
                                <w:color w:val="FFFFFF"/>
                                <w:sz w:val="20"/>
                              </w:rPr>
                              <w:tab/>
                              <w:t>Patient</w:t>
                            </w:r>
                            <w:r>
                              <w:rPr>
                                <w:b/>
                                <w:color w:val="FFFFFF"/>
                                <w:spacing w:val="-1"/>
                                <w:sz w:val="20"/>
                              </w:rPr>
                              <w:t xml:space="preserve"> </w:t>
                            </w:r>
                            <w:r>
                              <w:rPr>
                                <w:b/>
                                <w:color w:val="FFFFFF"/>
                                <w:sz w:val="20"/>
                              </w:rPr>
                              <w:t>&amp;</w:t>
                            </w:r>
                            <w:r>
                              <w:rPr>
                                <w:b/>
                                <w:color w:val="FFFFFF"/>
                                <w:spacing w:val="-1"/>
                                <w:sz w:val="20"/>
                              </w:rPr>
                              <w:t xml:space="preserve"> </w:t>
                            </w:r>
                            <w:r>
                              <w:rPr>
                                <w:b/>
                                <w:color w:val="FFFFFF"/>
                                <w:sz w:val="20"/>
                              </w:rPr>
                              <w:t>Public</w:t>
                            </w:r>
                            <w:r>
                              <w:rPr>
                                <w:b/>
                                <w:color w:val="FFFFFF"/>
                                <w:spacing w:val="-1"/>
                                <w:sz w:val="20"/>
                              </w:rPr>
                              <w:t xml:space="preserve"> </w:t>
                            </w:r>
                            <w:r>
                              <w:rPr>
                                <w:b/>
                                <w:color w:val="FFFFFF"/>
                                <w:spacing w:val="-2"/>
                                <w:sz w:val="20"/>
                              </w:rPr>
                              <w:t>Involvement</w:t>
                            </w:r>
                          </w:p>
                        </w:txbxContent>
                      </wps:txbx>
                      <wps:bodyPr wrap="square" lIns="0" tIns="0" rIns="0" bIns="0" rtlCol="0">
                        <a:noAutofit/>
                      </wps:bodyPr>
                    </wps:wsp>
                  </a:graphicData>
                </a:graphic>
              </wp:inline>
            </w:drawing>
          </mc:Choice>
          <mc:Fallback>
            <w:pict>
              <v:shape w14:anchorId="4F1FC19D" id="Text Box 66" o:spid="_x0000_s1068" type="#_x0000_t202" style="width:518.8pt;height: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" fillcolor="#009ddf" strokeweight=".5pt">
                <v:path arrowok="t"/>
                <v:textbox inset="0,0,0,0">
                  <w:txbxContent>
                    <w:p w14:paraId="1224DFD2" w14:textId="77777777" w:rsidR="003E6880" w:rsidRDefault="003E6880">
                      <w:pPr>
                        <w:tabs>
                          <w:tab w:val="left" w:pos="751"/>
                        </w:tabs>
                        <w:spacing w:before="20"/>
                        <w:ind w:left="108"/>
                        <w:rPr>
                          <w:b/>
                          <w:color w:val="000000"/>
                          <w:sz w:val="20"/>
                        </w:rPr>
                      </w:pPr>
                      <w:bookmarkStart w:id="173" w:name="7._Patient_&amp;_Public_Involvement"/>
                      <w:bookmarkStart w:id="174" w:name="_bookmark6"/>
                      <w:bookmarkEnd w:id="173"/>
                      <w:bookmarkEnd w:id="174"/>
                      <w:r>
                        <w:rPr>
                          <w:b/>
                          <w:color w:val="FFFFFF"/>
                          <w:spacing w:val="-5"/>
                          <w:sz w:val="20"/>
                        </w:rPr>
                        <w:t>7.</w:t>
                      </w:r>
                      <w:r>
                        <w:rPr>
                          <w:b/>
                          <w:color w:val="FFFFFF"/>
                          <w:sz w:val="20"/>
                        </w:rPr>
                        <w:tab/>
                        <w:t>Patient</w:t>
                      </w:r>
                      <w:r>
                        <w:rPr>
                          <w:b/>
                          <w:color w:val="FFFFFF"/>
                          <w:spacing w:val="-1"/>
                          <w:sz w:val="20"/>
                        </w:rPr>
                        <w:t xml:space="preserve"> </w:t>
                      </w:r>
                      <w:r>
                        <w:rPr>
                          <w:b/>
                          <w:color w:val="FFFFFF"/>
                          <w:sz w:val="20"/>
                        </w:rPr>
                        <w:t>&amp;</w:t>
                      </w:r>
                      <w:r>
                        <w:rPr>
                          <w:b/>
                          <w:color w:val="FFFFFF"/>
                          <w:spacing w:val="-1"/>
                          <w:sz w:val="20"/>
                        </w:rPr>
                        <w:t xml:space="preserve"> </w:t>
                      </w:r>
                      <w:r>
                        <w:rPr>
                          <w:b/>
                          <w:color w:val="FFFFFF"/>
                          <w:sz w:val="20"/>
                        </w:rPr>
                        <w:t>Public</w:t>
                      </w:r>
                      <w:r>
                        <w:rPr>
                          <w:b/>
                          <w:color w:val="FFFFFF"/>
                          <w:spacing w:val="-1"/>
                          <w:sz w:val="20"/>
                        </w:rPr>
                        <w:t xml:space="preserve"> </w:t>
                      </w:r>
                      <w:r>
                        <w:rPr>
                          <w:b/>
                          <w:color w:val="FFFFFF"/>
                          <w:spacing w:val="-2"/>
                          <w:sz w:val="20"/>
                        </w:rPr>
                        <w:t>Involvement</w:t>
                      </w:r>
                    </w:p>
                  </w:txbxContent>
                </v:textbox>
                <w10:anchorlock/>
              </v:shape>
            </w:pict>
          </mc:Fallback>
        </mc:AlternateContent>
      </w:r>
    </w:p>
    <w:p w14:paraId="765933B0" w14:textId="77777777" w:rsidR="003E6880" w:rsidRDefault="003E6880">
      <w:pPr>
        <w:pStyle w:val="BodyText"/>
        <w:spacing w:before="8"/>
        <w:rPr>
          <w:b/>
          <w:sz w:val="15"/>
        </w:rPr>
      </w:pPr>
    </w:p>
    <w:tbl>
      <w:tblPr>
        <w:tblStyle w:val="TableGrid"/>
        <w:tblW w:w="0" w:type="auto"/>
        <w:tblInd w:w="250" w:type="dxa"/>
        <w:tblLook w:val="04A0" w:firstRow="1" w:lastRow="0" w:firstColumn="1" w:lastColumn="0" w:noHBand="0" w:noVBand="1"/>
      </w:tblPr>
      <w:tblGrid>
        <w:gridCol w:w="10348"/>
      </w:tblGrid>
      <w:tr w:rsidR="003E6880" w14:paraId="181A6FBC" w14:textId="77777777" w:rsidTr="00E644A3">
        <w:tc>
          <w:tcPr>
            <w:tcW w:w="10348" w:type="dxa"/>
          </w:tcPr>
          <w:p w14:paraId="5720D2AF" w14:textId="77777777" w:rsidR="003E6880" w:rsidRDefault="003E6880" w:rsidP="002140AF">
            <w:pPr>
              <w:spacing w:before="68"/>
              <w:ind w:left="60"/>
              <w:rPr>
                <w:b/>
                <w:sz w:val="20"/>
              </w:rPr>
            </w:pPr>
            <w:r>
              <w:rPr>
                <w:b/>
                <w:sz w:val="20"/>
              </w:rPr>
              <w:t>Please</w:t>
            </w:r>
            <w:r>
              <w:rPr>
                <w:b/>
                <w:spacing w:val="-3"/>
                <w:sz w:val="20"/>
              </w:rPr>
              <w:t xml:space="preserve"> </w:t>
            </w:r>
            <w:r>
              <w:rPr>
                <w:b/>
                <w:sz w:val="20"/>
              </w:rPr>
              <w:t>describe</w:t>
            </w:r>
            <w:r>
              <w:rPr>
                <w:b/>
                <w:spacing w:val="-3"/>
                <w:sz w:val="20"/>
              </w:rPr>
              <w:t xml:space="preserve"> </w:t>
            </w:r>
            <w:r>
              <w:rPr>
                <w:b/>
                <w:sz w:val="20"/>
              </w:rPr>
              <w:t>how</w:t>
            </w:r>
            <w:r>
              <w:rPr>
                <w:b/>
                <w:spacing w:val="-3"/>
                <w:sz w:val="20"/>
              </w:rPr>
              <w:t xml:space="preserve"> </w:t>
            </w:r>
            <w:r>
              <w:rPr>
                <w:b/>
                <w:sz w:val="20"/>
              </w:rPr>
              <w:t>patients/service</w:t>
            </w:r>
            <w:r>
              <w:rPr>
                <w:b/>
                <w:spacing w:val="-3"/>
                <w:sz w:val="20"/>
              </w:rPr>
              <w:t xml:space="preserve"> </w:t>
            </w:r>
            <w:r>
              <w:rPr>
                <w:b/>
                <w:sz w:val="20"/>
              </w:rPr>
              <w:t>users,</w:t>
            </w:r>
            <w:r>
              <w:rPr>
                <w:b/>
                <w:spacing w:val="-3"/>
                <w:sz w:val="20"/>
              </w:rPr>
              <w:t xml:space="preserve"> </w:t>
            </w:r>
            <w:r>
              <w:rPr>
                <w:b/>
                <w:sz w:val="20"/>
              </w:rPr>
              <w:t>carers</w:t>
            </w:r>
            <w:r>
              <w:rPr>
                <w:b/>
                <w:spacing w:val="-3"/>
                <w:sz w:val="20"/>
              </w:rPr>
              <w:t xml:space="preserve"> </w:t>
            </w:r>
            <w:r>
              <w:rPr>
                <w:b/>
                <w:sz w:val="20"/>
              </w:rPr>
              <w:t>and</w:t>
            </w:r>
            <w:r>
              <w:rPr>
                <w:b/>
                <w:spacing w:val="-4"/>
                <w:sz w:val="20"/>
              </w:rPr>
              <w:t xml:space="preserve"> </w:t>
            </w:r>
            <w:r>
              <w:rPr>
                <w:b/>
                <w:sz w:val="20"/>
              </w:rPr>
              <w:t>the</w:t>
            </w:r>
            <w:r>
              <w:rPr>
                <w:b/>
                <w:spacing w:val="-3"/>
                <w:sz w:val="20"/>
              </w:rPr>
              <w:t xml:space="preserve"> </w:t>
            </w:r>
            <w:r>
              <w:rPr>
                <w:b/>
                <w:sz w:val="20"/>
              </w:rPr>
              <w:t>public</w:t>
            </w:r>
            <w:r>
              <w:rPr>
                <w:b/>
                <w:spacing w:val="-3"/>
                <w:sz w:val="20"/>
              </w:rPr>
              <w:t xml:space="preserve"> </w:t>
            </w:r>
            <w:r>
              <w:rPr>
                <w:b/>
                <w:sz w:val="20"/>
              </w:rPr>
              <w:t>have</w:t>
            </w:r>
            <w:r>
              <w:rPr>
                <w:b/>
                <w:spacing w:val="-3"/>
                <w:sz w:val="20"/>
              </w:rPr>
              <w:t xml:space="preserve"> </w:t>
            </w:r>
            <w:r>
              <w:rPr>
                <w:b/>
                <w:sz w:val="20"/>
              </w:rPr>
              <w:t>been</w:t>
            </w:r>
            <w:r>
              <w:rPr>
                <w:b/>
                <w:spacing w:val="-4"/>
                <w:sz w:val="20"/>
              </w:rPr>
              <w:t xml:space="preserve"> </w:t>
            </w:r>
            <w:r>
              <w:rPr>
                <w:b/>
                <w:sz w:val="20"/>
              </w:rPr>
              <w:t>involved</w:t>
            </w:r>
            <w:r>
              <w:rPr>
                <w:b/>
                <w:spacing w:val="-3"/>
                <w:sz w:val="20"/>
              </w:rPr>
              <w:t xml:space="preserve"> </w:t>
            </w:r>
            <w:r>
              <w:rPr>
                <w:b/>
                <w:sz w:val="20"/>
              </w:rPr>
              <w:t>in</w:t>
            </w:r>
            <w:r>
              <w:rPr>
                <w:b/>
                <w:spacing w:val="-3"/>
                <w:sz w:val="20"/>
              </w:rPr>
              <w:t xml:space="preserve"> </w:t>
            </w:r>
            <w:r>
              <w:rPr>
                <w:b/>
                <w:sz w:val="20"/>
              </w:rPr>
              <w:t>developing</w:t>
            </w:r>
            <w:r>
              <w:rPr>
                <w:b/>
                <w:spacing w:val="-4"/>
                <w:sz w:val="20"/>
              </w:rPr>
              <w:t xml:space="preserve"> </w:t>
            </w:r>
            <w:r>
              <w:rPr>
                <w:b/>
                <w:sz w:val="20"/>
              </w:rPr>
              <w:t xml:space="preserve">this </w:t>
            </w:r>
            <w:proofErr w:type="gramStart"/>
            <w:r>
              <w:rPr>
                <w:b/>
                <w:spacing w:val="-2"/>
                <w:sz w:val="20"/>
              </w:rPr>
              <w:lastRenderedPageBreak/>
              <w:t>proposal</w:t>
            </w:r>
            <w:proofErr w:type="gramEnd"/>
          </w:p>
          <w:p w14:paraId="213F6535" w14:textId="77777777" w:rsidR="003E6880" w:rsidRDefault="003E6880">
            <w:pPr>
              <w:pStyle w:val="BodyText"/>
              <w:spacing w:before="8"/>
              <w:rPr>
                <w:b/>
                <w:sz w:val="15"/>
              </w:rPr>
            </w:pPr>
          </w:p>
        </w:tc>
      </w:tr>
      <w:tr w:rsidR="003E6880" w14:paraId="5264B228" w14:textId="77777777" w:rsidTr="00E644A3">
        <w:tc>
          <w:tcPr>
            <w:tcW w:w="10348" w:type="dxa"/>
          </w:tcPr>
          <w:p w14:paraId="493D2BBB" w14:textId="77777777" w:rsidR="003E6880" w:rsidRDefault="003E6880">
            <w:pPr>
              <w:pStyle w:val="BodyText"/>
              <w:spacing w:before="8"/>
              <w:rPr>
                <w:b/>
                <w:sz w:val="15"/>
              </w:rPr>
            </w:pPr>
          </w:p>
          <w:p w14:paraId="702B2C4C" w14:textId="77777777" w:rsidR="0083264A" w:rsidRPr="0084189F" w:rsidRDefault="0083264A" w:rsidP="0083264A">
            <w:pPr>
              <w:rPr>
                <w:rFonts w:asciiTheme="minorHAnsi" w:hAnsiTheme="minorHAnsi" w:cstheme="minorHAnsi"/>
              </w:rPr>
            </w:pPr>
            <w:r w:rsidRPr="0084189F">
              <w:rPr>
                <w:rFonts w:asciiTheme="minorHAnsi" w:hAnsiTheme="minorHAnsi" w:cstheme="minorHAnsi"/>
              </w:rPr>
              <w:t xml:space="preserve">Co-production is at the heart of the project and has been a cornerstone since its inception. </w:t>
            </w:r>
          </w:p>
          <w:p w14:paraId="434F5AB8" w14:textId="77777777" w:rsidR="0083264A" w:rsidRPr="0084189F" w:rsidRDefault="0083264A" w:rsidP="0083264A">
            <w:pPr>
              <w:rPr>
                <w:rFonts w:asciiTheme="minorHAnsi" w:hAnsiTheme="minorHAnsi" w:cstheme="minorHAnsi"/>
              </w:rPr>
            </w:pPr>
            <w:r w:rsidRPr="0084189F">
              <w:rPr>
                <w:rFonts w:asciiTheme="minorHAnsi" w:hAnsiTheme="minorHAnsi" w:cstheme="minorHAnsi"/>
              </w:rPr>
              <w:t xml:space="preserve">As a doctor I </w:t>
            </w:r>
            <w:proofErr w:type="spellStart"/>
            <w:r w:rsidRPr="0084189F">
              <w:rPr>
                <w:rFonts w:asciiTheme="minorHAnsi" w:hAnsiTheme="minorHAnsi" w:cstheme="minorHAnsi"/>
              </w:rPr>
              <w:t>recognise</w:t>
            </w:r>
            <w:proofErr w:type="spellEnd"/>
            <w:r w:rsidRPr="0084189F">
              <w:rPr>
                <w:rFonts w:asciiTheme="minorHAnsi" w:hAnsiTheme="minorHAnsi" w:cstheme="minorHAnsi"/>
              </w:rPr>
              <w:t xml:space="preserve"> </w:t>
            </w:r>
            <w:r>
              <w:rPr>
                <w:rFonts w:asciiTheme="minorHAnsi" w:hAnsiTheme="minorHAnsi" w:cstheme="minorHAnsi"/>
              </w:rPr>
              <w:t>my</w:t>
            </w:r>
            <w:r w:rsidRPr="0084189F">
              <w:rPr>
                <w:rFonts w:asciiTheme="minorHAnsi" w:hAnsiTheme="minorHAnsi" w:cstheme="minorHAnsi"/>
              </w:rPr>
              <w:t xml:space="preserve"> limited experience of social care and the importance of spending time with patients and the public and what we can learn from their lived experience. </w:t>
            </w:r>
          </w:p>
          <w:p w14:paraId="565814A4" w14:textId="77777777" w:rsidR="0083264A" w:rsidRPr="0084189F" w:rsidRDefault="0083264A" w:rsidP="0083264A">
            <w:pPr>
              <w:rPr>
                <w:rFonts w:asciiTheme="minorHAnsi" w:hAnsiTheme="minorHAnsi" w:cstheme="minorHAnsi"/>
              </w:rPr>
            </w:pPr>
          </w:p>
          <w:p w14:paraId="0C1CC294" w14:textId="77777777" w:rsidR="0083264A" w:rsidRPr="0084189F" w:rsidRDefault="0083264A" w:rsidP="0083264A">
            <w:pPr>
              <w:rPr>
                <w:rFonts w:asciiTheme="minorHAnsi" w:hAnsiTheme="minorHAnsi" w:cstheme="minorHAnsi"/>
                <w:b/>
                <w:bCs/>
              </w:rPr>
            </w:pPr>
            <w:r w:rsidRPr="0084189F">
              <w:rPr>
                <w:rFonts w:asciiTheme="minorHAnsi" w:hAnsiTheme="minorHAnsi" w:cstheme="minorHAnsi"/>
              </w:rPr>
              <w:t xml:space="preserve">Nightingale Hammerson kindly welcomed me into one of their homes. I spent 2 weeks with them </w:t>
            </w:r>
            <w:r>
              <w:rPr>
                <w:rFonts w:asciiTheme="minorHAnsi" w:hAnsiTheme="minorHAnsi" w:cstheme="minorHAnsi"/>
              </w:rPr>
              <w:t>working</w:t>
            </w:r>
            <w:r w:rsidRPr="0084189F">
              <w:rPr>
                <w:rFonts w:asciiTheme="minorHAnsi" w:hAnsiTheme="minorHAnsi" w:cstheme="minorHAnsi"/>
              </w:rPr>
              <w:t xml:space="preserve"> early, night and days shifts. I had conversations with </w:t>
            </w:r>
            <w:r>
              <w:rPr>
                <w:rFonts w:asciiTheme="minorHAnsi" w:hAnsiTheme="minorHAnsi" w:cstheme="minorHAnsi"/>
              </w:rPr>
              <w:t>carers</w:t>
            </w:r>
            <w:r w:rsidRPr="0084189F">
              <w:rPr>
                <w:rFonts w:asciiTheme="minorHAnsi" w:hAnsiTheme="minorHAnsi" w:cstheme="minorHAnsi"/>
              </w:rPr>
              <w:t xml:space="preserve">, </w:t>
            </w:r>
            <w:proofErr w:type="gramStart"/>
            <w:r w:rsidRPr="0084189F">
              <w:rPr>
                <w:rFonts w:asciiTheme="minorHAnsi" w:hAnsiTheme="minorHAnsi" w:cstheme="minorHAnsi"/>
              </w:rPr>
              <w:t>residents</w:t>
            </w:r>
            <w:proofErr w:type="gramEnd"/>
            <w:r w:rsidRPr="0084189F">
              <w:rPr>
                <w:rFonts w:asciiTheme="minorHAnsi" w:hAnsiTheme="minorHAnsi" w:cstheme="minorHAnsi"/>
              </w:rPr>
              <w:t xml:space="preserve"> and families to understand the needs relating to health literacy and what they felt could be improved through research. It was on a night shift that one of the </w:t>
            </w:r>
            <w:r>
              <w:rPr>
                <w:rFonts w:asciiTheme="minorHAnsi" w:hAnsiTheme="minorHAnsi" w:cstheme="minorHAnsi"/>
              </w:rPr>
              <w:t>carers</w:t>
            </w:r>
            <w:r w:rsidRPr="0084189F">
              <w:rPr>
                <w:rFonts w:asciiTheme="minorHAnsi" w:hAnsiTheme="minorHAnsi" w:cstheme="minorHAnsi"/>
              </w:rPr>
              <w:t xml:space="preserve"> came up with the</w:t>
            </w:r>
            <w:r>
              <w:rPr>
                <w:rFonts w:asciiTheme="minorHAnsi" w:hAnsiTheme="minorHAnsi" w:cstheme="minorHAnsi"/>
              </w:rPr>
              <w:t xml:space="preserve"> aim of the</w:t>
            </w:r>
            <w:r w:rsidRPr="0084189F">
              <w:rPr>
                <w:rFonts w:asciiTheme="minorHAnsi" w:hAnsiTheme="minorHAnsi" w:cstheme="minorHAnsi"/>
              </w:rPr>
              <w:t xml:space="preserve"> PhD and I discussed the idea with residents and their families who agreed on the importance of MDS for </w:t>
            </w:r>
            <w:r>
              <w:rPr>
                <w:rFonts w:asciiTheme="minorHAnsi" w:hAnsiTheme="minorHAnsi" w:cstheme="minorHAnsi"/>
              </w:rPr>
              <w:t>carers</w:t>
            </w:r>
            <w:r w:rsidRPr="0084189F">
              <w:rPr>
                <w:rFonts w:asciiTheme="minorHAnsi" w:hAnsiTheme="minorHAnsi" w:cstheme="minorHAnsi"/>
              </w:rPr>
              <w:t>. “</w:t>
            </w:r>
            <w:r w:rsidRPr="0084189F">
              <w:rPr>
                <w:rFonts w:asciiTheme="minorHAnsi" w:hAnsiTheme="minorHAnsi" w:cstheme="minorHAnsi"/>
                <w:b/>
                <w:bCs/>
              </w:rPr>
              <w:t>Some patients are not capable of understanding their condition very well… but a copy [</w:t>
            </w:r>
            <w:r w:rsidRPr="0084189F">
              <w:rPr>
                <w:rFonts w:asciiTheme="minorHAnsi" w:hAnsiTheme="minorHAnsi" w:cstheme="minorHAnsi"/>
                <w:b/>
                <w:bCs/>
                <w:i/>
                <w:iCs/>
              </w:rPr>
              <w:t>of the MDS</w:t>
            </w:r>
            <w:r w:rsidRPr="0084189F">
              <w:rPr>
                <w:rFonts w:asciiTheme="minorHAnsi" w:hAnsiTheme="minorHAnsi" w:cstheme="minorHAnsi"/>
                <w:b/>
                <w:bCs/>
              </w:rPr>
              <w:t xml:space="preserve">] should also be sent to the home” – resident. </w:t>
            </w:r>
          </w:p>
          <w:p w14:paraId="466169ED" w14:textId="77777777" w:rsidR="0083264A" w:rsidRPr="0084189F" w:rsidRDefault="0083264A" w:rsidP="0083264A">
            <w:pPr>
              <w:rPr>
                <w:rFonts w:asciiTheme="minorHAnsi" w:hAnsiTheme="minorHAnsi" w:cstheme="minorHAnsi"/>
                <w:b/>
                <w:bCs/>
              </w:rPr>
            </w:pPr>
          </w:p>
          <w:p w14:paraId="222991D9" w14:textId="77777777" w:rsidR="0083264A" w:rsidRPr="0084189F" w:rsidRDefault="0083264A" w:rsidP="0083264A">
            <w:pPr>
              <w:rPr>
                <w:rFonts w:asciiTheme="minorHAnsi" w:hAnsiTheme="minorHAnsi" w:cstheme="minorHAnsi"/>
              </w:rPr>
            </w:pPr>
            <w:r w:rsidRPr="0084189F">
              <w:rPr>
                <w:rFonts w:asciiTheme="minorHAnsi" w:hAnsiTheme="minorHAnsi" w:cstheme="minorHAnsi"/>
              </w:rPr>
              <w:t xml:space="preserve">I then worked with a range of stakeholders </w:t>
            </w:r>
            <w:proofErr w:type="gramStart"/>
            <w:r w:rsidRPr="0084189F">
              <w:rPr>
                <w:rFonts w:asciiTheme="minorHAnsi" w:hAnsiTheme="minorHAnsi" w:cstheme="minorHAnsi"/>
              </w:rPr>
              <w:t>representing,</w:t>
            </w:r>
            <w:proofErr w:type="gramEnd"/>
            <w:r w:rsidRPr="0084189F">
              <w:rPr>
                <w:rFonts w:asciiTheme="minorHAnsi" w:hAnsiTheme="minorHAnsi" w:cstheme="minorHAnsi"/>
              </w:rPr>
              <w:t xml:space="preserve"> care home residents, </w:t>
            </w:r>
            <w:r>
              <w:rPr>
                <w:rFonts w:asciiTheme="minorHAnsi" w:hAnsiTheme="minorHAnsi" w:cstheme="minorHAnsi"/>
              </w:rPr>
              <w:t>social care professionals</w:t>
            </w:r>
            <w:r w:rsidRPr="0084189F">
              <w:rPr>
                <w:rFonts w:asciiTheme="minorHAnsi" w:hAnsiTheme="minorHAnsi" w:cstheme="minorHAnsi"/>
              </w:rPr>
              <w:t xml:space="preserve"> and junior doctors to adapt and refine the methodology. I also spoke to researchers who have worked in social care to understand their recommendations on best supporting engagement with residents and </w:t>
            </w:r>
            <w:r>
              <w:rPr>
                <w:rFonts w:asciiTheme="minorHAnsi" w:hAnsiTheme="minorHAnsi" w:cstheme="minorHAnsi"/>
              </w:rPr>
              <w:t>carers</w:t>
            </w:r>
            <w:r w:rsidRPr="0084189F">
              <w:rPr>
                <w:rFonts w:asciiTheme="minorHAnsi" w:hAnsiTheme="minorHAnsi" w:cstheme="minorHAnsi"/>
              </w:rPr>
              <w:t xml:space="preserve"> in research. </w:t>
            </w:r>
          </w:p>
          <w:p w14:paraId="2FCD0920" w14:textId="77777777" w:rsidR="0083264A" w:rsidRPr="0084189F" w:rsidRDefault="0083264A" w:rsidP="0083264A">
            <w:pPr>
              <w:rPr>
                <w:rFonts w:asciiTheme="minorHAnsi" w:hAnsiTheme="minorHAnsi" w:cstheme="minorHAnsi"/>
              </w:rPr>
            </w:pPr>
          </w:p>
          <w:p w14:paraId="67E3DB8D" w14:textId="77777777" w:rsidR="0083264A" w:rsidRPr="0084189F" w:rsidRDefault="0083264A" w:rsidP="0083264A">
            <w:pPr>
              <w:rPr>
                <w:rFonts w:asciiTheme="minorHAnsi" w:hAnsiTheme="minorHAnsi" w:cstheme="minorHAnsi"/>
              </w:rPr>
            </w:pPr>
            <w:r w:rsidRPr="0084189F">
              <w:rPr>
                <w:rFonts w:asciiTheme="minorHAnsi" w:hAnsiTheme="minorHAnsi" w:cstheme="minorHAnsi"/>
              </w:rPr>
              <w:t xml:space="preserve">I took my proposed methodology to a community group, mainly compromised of older age adults. They agreed with the aims and intended </w:t>
            </w:r>
            <w:r>
              <w:rPr>
                <w:rFonts w:asciiTheme="minorHAnsi" w:hAnsiTheme="minorHAnsi" w:cstheme="minorHAnsi"/>
              </w:rPr>
              <w:t xml:space="preserve">research </w:t>
            </w:r>
            <w:r w:rsidRPr="0084189F">
              <w:rPr>
                <w:rFonts w:asciiTheme="minorHAnsi" w:hAnsiTheme="minorHAnsi" w:cstheme="minorHAnsi"/>
              </w:rPr>
              <w:t xml:space="preserve">output and could reflect from their own experiences that improvements in the accessibility of MDS would be beneficial for both social care and patients more broadly. From our discussion I adapted the </w:t>
            </w:r>
            <w:r>
              <w:rPr>
                <w:rFonts w:asciiTheme="minorHAnsi" w:hAnsiTheme="minorHAnsi" w:cstheme="minorHAnsi"/>
              </w:rPr>
              <w:t xml:space="preserve">Delphi </w:t>
            </w:r>
            <w:r w:rsidRPr="0084189F">
              <w:rPr>
                <w:rFonts w:asciiTheme="minorHAnsi" w:hAnsiTheme="minorHAnsi" w:cstheme="minorHAnsi"/>
              </w:rPr>
              <w:t xml:space="preserve">methodology as they felt that Teams or emails would be a barrier for many older people, especially those in care homes. Instead, I will provide the option for printed versions and then go back to discuss and note down their thoughts face-to-face. I will also provide example MDS to help </w:t>
            </w:r>
            <w:proofErr w:type="spellStart"/>
            <w:r w:rsidRPr="0084189F">
              <w:rPr>
                <w:rFonts w:asciiTheme="minorHAnsi" w:hAnsiTheme="minorHAnsi" w:cstheme="minorHAnsi"/>
              </w:rPr>
              <w:t>contextualise</w:t>
            </w:r>
            <w:proofErr w:type="spellEnd"/>
            <w:r w:rsidRPr="0084189F">
              <w:rPr>
                <w:rFonts w:asciiTheme="minorHAnsi" w:hAnsiTheme="minorHAnsi" w:cstheme="minorHAnsi"/>
              </w:rPr>
              <w:t xml:space="preserve"> the project and stimulate thoughts. I will make similar adaptations for residents/family members on the steering committee. </w:t>
            </w:r>
          </w:p>
          <w:p w14:paraId="2B6AA2A4" w14:textId="77777777" w:rsidR="0083264A" w:rsidRPr="0084189F" w:rsidRDefault="0083264A" w:rsidP="0083264A">
            <w:pPr>
              <w:rPr>
                <w:rFonts w:asciiTheme="minorHAnsi" w:hAnsiTheme="minorHAnsi" w:cstheme="minorHAnsi"/>
              </w:rPr>
            </w:pPr>
          </w:p>
          <w:p w14:paraId="34EE2F11" w14:textId="77777777" w:rsidR="0083264A" w:rsidRPr="0084189F" w:rsidRDefault="0083264A" w:rsidP="0083264A">
            <w:pPr>
              <w:rPr>
                <w:rFonts w:asciiTheme="minorHAnsi" w:hAnsiTheme="minorHAnsi" w:cstheme="minorHAnsi"/>
              </w:rPr>
            </w:pPr>
            <w:r w:rsidRPr="0084189F">
              <w:rPr>
                <w:rFonts w:asciiTheme="minorHAnsi" w:hAnsiTheme="minorHAnsi" w:cstheme="minorHAnsi"/>
              </w:rPr>
              <w:t xml:space="preserve">I worked with one of the members of the community group to check the accessibility of the plain English summary. </w:t>
            </w:r>
          </w:p>
          <w:p w14:paraId="30906F93" w14:textId="77777777" w:rsidR="0083264A" w:rsidRPr="00137D6E" w:rsidRDefault="0083264A" w:rsidP="0083264A"/>
          <w:p w14:paraId="03502EF0" w14:textId="77777777" w:rsidR="003E6880" w:rsidRDefault="003E6880" w:rsidP="00ED34B0">
            <w:pPr>
              <w:pStyle w:val="BodyText"/>
              <w:spacing w:before="25"/>
              <w:rPr>
                <w:bCs/>
              </w:rPr>
            </w:pPr>
          </w:p>
          <w:p w14:paraId="36255CC5" w14:textId="77777777" w:rsidR="003E6880" w:rsidRDefault="003E6880">
            <w:pPr>
              <w:pStyle w:val="BodyText"/>
              <w:spacing w:before="8"/>
              <w:rPr>
                <w:b/>
                <w:sz w:val="15"/>
              </w:rPr>
            </w:pPr>
          </w:p>
        </w:tc>
      </w:tr>
    </w:tbl>
    <w:p w14:paraId="7C138909" w14:textId="77777777" w:rsidR="003E6880" w:rsidRDefault="003E6880">
      <w:pPr>
        <w:pStyle w:val="BodyText"/>
        <w:spacing w:before="8"/>
        <w:rPr>
          <w:b/>
          <w:sz w:val="15"/>
        </w:rPr>
      </w:pPr>
    </w:p>
    <w:p w14:paraId="147D1CAD" w14:textId="77777777" w:rsidR="003E6880" w:rsidRDefault="003E6880">
      <w:pPr>
        <w:pStyle w:val="BodyText"/>
        <w:spacing w:before="8"/>
        <w:rPr>
          <w:b/>
          <w:sz w:val="15"/>
        </w:rPr>
      </w:pPr>
    </w:p>
    <w:tbl>
      <w:tblPr>
        <w:tblStyle w:val="TableGrid"/>
        <w:tblW w:w="0" w:type="auto"/>
        <w:tblLook w:val="04A0" w:firstRow="1" w:lastRow="0" w:firstColumn="1" w:lastColumn="0" w:noHBand="0" w:noVBand="1"/>
      </w:tblPr>
      <w:tblGrid>
        <w:gridCol w:w="10620"/>
      </w:tblGrid>
      <w:tr w:rsidR="003E6880" w14:paraId="654740FC" w14:textId="77777777" w:rsidTr="0057428A">
        <w:tc>
          <w:tcPr>
            <w:tcW w:w="10846" w:type="dxa"/>
          </w:tcPr>
          <w:p w14:paraId="1EC1DCCF" w14:textId="77777777" w:rsidR="003E6880" w:rsidRDefault="003E6880" w:rsidP="0057428A">
            <w:pPr>
              <w:spacing w:before="68"/>
              <w:ind w:left="60"/>
              <w:rPr>
                <w:b/>
                <w:sz w:val="20"/>
              </w:rPr>
            </w:pPr>
            <w:r>
              <w:rPr>
                <w:b/>
                <w:sz w:val="20"/>
              </w:rPr>
              <w:t>Please</w:t>
            </w:r>
            <w:r>
              <w:rPr>
                <w:b/>
                <w:spacing w:val="-3"/>
                <w:sz w:val="20"/>
              </w:rPr>
              <w:t xml:space="preserve"> </w:t>
            </w:r>
            <w:r>
              <w:rPr>
                <w:b/>
                <w:sz w:val="20"/>
              </w:rPr>
              <w:t>describe</w:t>
            </w:r>
            <w:r>
              <w:rPr>
                <w:b/>
                <w:spacing w:val="-3"/>
                <w:sz w:val="20"/>
              </w:rPr>
              <w:t xml:space="preserve"> </w:t>
            </w:r>
            <w:r>
              <w:rPr>
                <w:b/>
                <w:sz w:val="20"/>
              </w:rPr>
              <w:t>the</w:t>
            </w:r>
            <w:r>
              <w:rPr>
                <w:b/>
                <w:spacing w:val="-3"/>
                <w:sz w:val="20"/>
              </w:rPr>
              <w:t xml:space="preserve"> </w:t>
            </w:r>
            <w:r>
              <w:rPr>
                <w:b/>
                <w:sz w:val="20"/>
              </w:rPr>
              <w:t>ways</w:t>
            </w:r>
            <w:r>
              <w:rPr>
                <w:b/>
                <w:spacing w:val="-3"/>
                <w:sz w:val="20"/>
              </w:rPr>
              <w:t xml:space="preserve"> </w:t>
            </w:r>
            <w:r>
              <w:rPr>
                <w:b/>
                <w:sz w:val="20"/>
              </w:rPr>
              <w:t>in</w:t>
            </w:r>
            <w:r>
              <w:rPr>
                <w:b/>
                <w:spacing w:val="-3"/>
                <w:sz w:val="20"/>
              </w:rPr>
              <w:t xml:space="preserve"> </w:t>
            </w:r>
            <w:r>
              <w:rPr>
                <w:b/>
                <w:sz w:val="20"/>
              </w:rPr>
              <w:t>which</w:t>
            </w:r>
            <w:r>
              <w:rPr>
                <w:b/>
                <w:spacing w:val="-3"/>
                <w:sz w:val="20"/>
              </w:rPr>
              <w:t xml:space="preserve"> </w:t>
            </w:r>
            <w:r>
              <w:rPr>
                <w:b/>
                <w:sz w:val="20"/>
              </w:rPr>
              <w:t>patients/service</w:t>
            </w:r>
            <w:r>
              <w:rPr>
                <w:b/>
                <w:spacing w:val="-3"/>
                <w:sz w:val="20"/>
              </w:rPr>
              <w:t xml:space="preserve"> </w:t>
            </w:r>
            <w:r>
              <w:rPr>
                <w:b/>
                <w:sz w:val="20"/>
              </w:rPr>
              <w:t>users,</w:t>
            </w:r>
            <w:r>
              <w:rPr>
                <w:b/>
                <w:spacing w:val="-3"/>
                <w:sz w:val="20"/>
              </w:rPr>
              <w:t xml:space="preserve"> </w:t>
            </w:r>
            <w:r>
              <w:rPr>
                <w:b/>
                <w:sz w:val="20"/>
              </w:rPr>
              <w:t>carers</w:t>
            </w:r>
            <w:r>
              <w:rPr>
                <w:b/>
                <w:spacing w:val="-3"/>
                <w:sz w:val="20"/>
              </w:rPr>
              <w:t xml:space="preserve"> </w:t>
            </w:r>
            <w:r>
              <w:rPr>
                <w:b/>
                <w:sz w:val="20"/>
              </w:rPr>
              <w:t>and</w:t>
            </w:r>
            <w:r>
              <w:rPr>
                <w:b/>
                <w:spacing w:val="-3"/>
                <w:sz w:val="20"/>
              </w:rPr>
              <w:t xml:space="preserve"> </w:t>
            </w:r>
            <w:r>
              <w:rPr>
                <w:b/>
                <w:sz w:val="20"/>
              </w:rPr>
              <w:t>the</w:t>
            </w:r>
            <w:r>
              <w:rPr>
                <w:b/>
                <w:spacing w:val="-3"/>
                <w:sz w:val="20"/>
              </w:rPr>
              <w:t xml:space="preserve"> </w:t>
            </w:r>
            <w:r>
              <w:rPr>
                <w:b/>
                <w:sz w:val="20"/>
              </w:rPr>
              <w:t>public</w:t>
            </w:r>
            <w:r>
              <w:rPr>
                <w:b/>
                <w:spacing w:val="-3"/>
                <w:sz w:val="20"/>
              </w:rPr>
              <w:t xml:space="preserve"> </w:t>
            </w:r>
            <w:r>
              <w:rPr>
                <w:b/>
                <w:sz w:val="20"/>
              </w:rPr>
              <w:t>will</w:t>
            </w:r>
            <w:r>
              <w:rPr>
                <w:b/>
                <w:spacing w:val="-3"/>
                <w:sz w:val="20"/>
              </w:rPr>
              <w:t xml:space="preserve"> </w:t>
            </w:r>
            <w:r>
              <w:rPr>
                <w:b/>
                <w:sz w:val="20"/>
              </w:rPr>
              <w:t>be</w:t>
            </w:r>
            <w:r>
              <w:rPr>
                <w:b/>
                <w:spacing w:val="-3"/>
                <w:sz w:val="20"/>
              </w:rPr>
              <w:t xml:space="preserve"> </w:t>
            </w:r>
            <w:r>
              <w:rPr>
                <w:b/>
                <w:sz w:val="20"/>
              </w:rPr>
              <w:t>actively</w:t>
            </w:r>
            <w:r>
              <w:rPr>
                <w:b/>
                <w:spacing w:val="-3"/>
                <w:sz w:val="20"/>
              </w:rPr>
              <w:t xml:space="preserve"> </w:t>
            </w:r>
            <w:r>
              <w:rPr>
                <w:b/>
                <w:sz w:val="20"/>
              </w:rPr>
              <w:t>involved</w:t>
            </w:r>
            <w:r>
              <w:rPr>
                <w:b/>
                <w:spacing w:val="-4"/>
                <w:sz w:val="20"/>
              </w:rPr>
              <w:t xml:space="preserve"> </w:t>
            </w:r>
            <w:r>
              <w:rPr>
                <w:b/>
                <w:sz w:val="20"/>
              </w:rPr>
              <w:t xml:space="preserve">in the proposed research, including any training and support </w:t>
            </w:r>
            <w:proofErr w:type="gramStart"/>
            <w:r>
              <w:rPr>
                <w:b/>
                <w:sz w:val="20"/>
              </w:rPr>
              <w:t>provided</w:t>
            </w:r>
            <w:proofErr w:type="gramEnd"/>
          </w:p>
          <w:p w14:paraId="0E40C160" w14:textId="77777777" w:rsidR="003E6880" w:rsidRDefault="003E6880">
            <w:pPr>
              <w:pStyle w:val="BodyText"/>
              <w:spacing w:before="8"/>
              <w:rPr>
                <w:b/>
                <w:sz w:val="15"/>
              </w:rPr>
            </w:pPr>
          </w:p>
        </w:tc>
      </w:tr>
      <w:tr w:rsidR="003E6880" w14:paraId="680B9296" w14:textId="77777777" w:rsidTr="0057428A">
        <w:tc>
          <w:tcPr>
            <w:tcW w:w="10846" w:type="dxa"/>
          </w:tcPr>
          <w:p w14:paraId="62F264F2" w14:textId="1110EF7F" w:rsidR="00963BC9" w:rsidRPr="000E0A13" w:rsidRDefault="00963BC9" w:rsidP="00963BC9">
            <w:pPr>
              <w:rPr>
                <w:rFonts w:ascii="Calibri" w:hAnsi="Calibri" w:cs="Calibri"/>
              </w:rPr>
            </w:pPr>
            <w:r w:rsidRPr="000E0A13">
              <w:rPr>
                <w:rFonts w:ascii="Calibri" w:hAnsi="Calibri" w:cs="Calibri"/>
              </w:rPr>
              <w:t xml:space="preserve">Care home residents and the public have already played a vital role in setting the question and supporting </w:t>
            </w:r>
            <w:r>
              <w:rPr>
                <w:rFonts w:ascii="Calibri" w:hAnsi="Calibri" w:cs="Calibri"/>
              </w:rPr>
              <w:t>methodology</w:t>
            </w:r>
            <w:r w:rsidRPr="000E0A13">
              <w:rPr>
                <w:rFonts w:ascii="Calibri" w:hAnsi="Calibri" w:cs="Calibri"/>
              </w:rPr>
              <w:t xml:space="preserve"> development. Care home residents/family members and the public will continue to advise on the running of the research through the steering committee</w:t>
            </w:r>
            <w:r>
              <w:rPr>
                <w:rFonts w:ascii="Calibri" w:hAnsi="Calibri" w:cs="Calibri"/>
              </w:rPr>
              <w:t xml:space="preserve"> which </w:t>
            </w:r>
            <w:r w:rsidRPr="000E0A13">
              <w:rPr>
                <w:rFonts w:ascii="Calibri" w:hAnsi="Calibri" w:cs="Calibri"/>
              </w:rPr>
              <w:t xml:space="preserve">will influence the work from protocol to dissemination, with 7 planned meetings across the 3 years in addition to ad hoc meetings. </w:t>
            </w:r>
            <w:r>
              <w:rPr>
                <w:rFonts w:ascii="Calibri" w:hAnsi="Calibri" w:cs="Calibri"/>
              </w:rPr>
              <w:t>R</w:t>
            </w:r>
            <w:r w:rsidRPr="000E0A13">
              <w:rPr>
                <w:rFonts w:ascii="Calibri" w:hAnsi="Calibri" w:cs="Calibri"/>
              </w:rPr>
              <w:t>esidents</w:t>
            </w:r>
            <w:r>
              <w:rPr>
                <w:rFonts w:ascii="Calibri" w:hAnsi="Calibri" w:cs="Calibri"/>
              </w:rPr>
              <w:t xml:space="preserve">/family members </w:t>
            </w:r>
            <w:r w:rsidRPr="000E0A13">
              <w:rPr>
                <w:rFonts w:ascii="Calibri" w:hAnsi="Calibri" w:cs="Calibri"/>
              </w:rPr>
              <w:t xml:space="preserve">and the public will be supported to fully take part in the steering committee by: </w:t>
            </w:r>
          </w:p>
          <w:p w14:paraId="08178CF5" w14:textId="77777777" w:rsidR="00963BC9" w:rsidRPr="000E0A13" w:rsidRDefault="00963BC9" w:rsidP="00963BC9">
            <w:pPr>
              <w:pStyle w:val="ListParagraph"/>
              <w:widowControl/>
              <w:numPr>
                <w:ilvl w:val="0"/>
                <w:numId w:val="35"/>
              </w:numPr>
              <w:autoSpaceDE/>
              <w:autoSpaceDN/>
              <w:spacing w:after="160" w:line="259" w:lineRule="auto"/>
              <w:contextualSpacing/>
              <w:rPr>
                <w:rFonts w:ascii="Calibri" w:hAnsi="Calibri" w:cs="Calibri"/>
              </w:rPr>
            </w:pPr>
            <w:r w:rsidRPr="000E0A13">
              <w:rPr>
                <w:rFonts w:ascii="Calibri" w:hAnsi="Calibri" w:cs="Calibri"/>
              </w:rPr>
              <w:t>Pre-meetings to allow them to ask questions to build confidence</w:t>
            </w:r>
            <w:r>
              <w:rPr>
                <w:rFonts w:ascii="Calibri" w:hAnsi="Calibri" w:cs="Calibri"/>
              </w:rPr>
              <w:t xml:space="preserve"> for the main meeting.</w:t>
            </w:r>
          </w:p>
          <w:p w14:paraId="0A873BD8" w14:textId="77777777" w:rsidR="00963BC9" w:rsidRPr="000E0A13" w:rsidRDefault="00963BC9" w:rsidP="00963BC9">
            <w:pPr>
              <w:pStyle w:val="ListParagraph"/>
              <w:widowControl/>
              <w:numPr>
                <w:ilvl w:val="0"/>
                <w:numId w:val="35"/>
              </w:numPr>
              <w:autoSpaceDE/>
              <w:autoSpaceDN/>
              <w:spacing w:after="160" w:line="259" w:lineRule="auto"/>
              <w:contextualSpacing/>
              <w:rPr>
                <w:rFonts w:ascii="Calibri" w:hAnsi="Calibri" w:cs="Calibri"/>
              </w:rPr>
            </w:pPr>
            <w:r w:rsidRPr="000E0A13">
              <w:rPr>
                <w:rFonts w:ascii="Calibri" w:hAnsi="Calibri" w:cs="Calibri"/>
              </w:rPr>
              <w:t>The option for papers to be printed and posted instead of reading them online – in a print that is comfortable for them to read</w:t>
            </w:r>
            <w:r>
              <w:rPr>
                <w:rFonts w:ascii="Calibri" w:hAnsi="Calibri" w:cs="Calibri"/>
              </w:rPr>
              <w:t>.</w:t>
            </w:r>
          </w:p>
          <w:p w14:paraId="010F80B9" w14:textId="77777777" w:rsidR="00963BC9" w:rsidRPr="000E0A13" w:rsidRDefault="00963BC9" w:rsidP="00963BC9">
            <w:pPr>
              <w:pStyle w:val="ListParagraph"/>
              <w:widowControl/>
              <w:numPr>
                <w:ilvl w:val="0"/>
                <w:numId w:val="35"/>
              </w:numPr>
              <w:autoSpaceDE/>
              <w:autoSpaceDN/>
              <w:spacing w:after="160" w:line="259" w:lineRule="auto"/>
              <w:contextualSpacing/>
              <w:rPr>
                <w:rFonts w:ascii="Calibri" w:hAnsi="Calibri" w:cs="Calibri"/>
              </w:rPr>
            </w:pPr>
            <w:r w:rsidRPr="000E0A13">
              <w:rPr>
                <w:rFonts w:ascii="Calibri" w:hAnsi="Calibri" w:cs="Calibri"/>
              </w:rPr>
              <w:t xml:space="preserve">Offer of technical </w:t>
            </w:r>
            <w:r>
              <w:rPr>
                <w:rFonts w:ascii="Calibri" w:hAnsi="Calibri" w:cs="Calibri"/>
              </w:rPr>
              <w:t>accessories</w:t>
            </w:r>
            <w:r w:rsidRPr="000E0A13">
              <w:rPr>
                <w:rFonts w:ascii="Calibri" w:hAnsi="Calibri" w:cs="Calibri"/>
              </w:rPr>
              <w:t xml:space="preserve"> to support taking part </w:t>
            </w:r>
            <w:proofErr w:type="spellStart"/>
            <w:r>
              <w:rPr>
                <w:rFonts w:ascii="Calibri" w:hAnsi="Calibri" w:cs="Calibri"/>
              </w:rPr>
              <w:t>e.g</w:t>
            </w:r>
            <w:proofErr w:type="spellEnd"/>
            <w:r w:rsidRPr="000E0A13">
              <w:rPr>
                <w:rFonts w:ascii="Calibri" w:hAnsi="Calibri" w:cs="Calibri"/>
              </w:rPr>
              <w:t xml:space="preserve"> headphones, </w:t>
            </w:r>
            <w:r>
              <w:rPr>
                <w:rFonts w:ascii="Calibri" w:hAnsi="Calibri" w:cs="Calibri"/>
              </w:rPr>
              <w:t>webcam</w:t>
            </w:r>
            <w:r w:rsidRPr="000E0A13">
              <w:rPr>
                <w:rFonts w:ascii="Calibri" w:hAnsi="Calibri" w:cs="Calibri"/>
              </w:rPr>
              <w:t>, Microsoft Word Package</w:t>
            </w:r>
            <w:r>
              <w:rPr>
                <w:rFonts w:ascii="Calibri" w:hAnsi="Calibri" w:cs="Calibri"/>
              </w:rPr>
              <w:t>.</w:t>
            </w:r>
          </w:p>
          <w:p w14:paraId="4AC9F5F9" w14:textId="77777777" w:rsidR="00963BC9" w:rsidRPr="000E0A13" w:rsidRDefault="00963BC9" w:rsidP="00963BC9">
            <w:pPr>
              <w:pStyle w:val="ListParagraph"/>
              <w:widowControl/>
              <w:numPr>
                <w:ilvl w:val="0"/>
                <w:numId w:val="35"/>
              </w:numPr>
              <w:autoSpaceDE/>
              <w:autoSpaceDN/>
              <w:spacing w:after="160" w:line="259" w:lineRule="auto"/>
              <w:contextualSpacing/>
              <w:rPr>
                <w:rFonts w:ascii="Calibri" w:hAnsi="Calibri" w:cs="Calibri"/>
              </w:rPr>
            </w:pPr>
            <w:r w:rsidRPr="000E0A13">
              <w:rPr>
                <w:rFonts w:ascii="Calibri" w:hAnsi="Calibri" w:cs="Calibri"/>
              </w:rPr>
              <w:t>The steering group</w:t>
            </w:r>
            <w:r>
              <w:rPr>
                <w:rFonts w:ascii="Calibri" w:hAnsi="Calibri" w:cs="Calibri"/>
              </w:rPr>
              <w:t>’s terms of reference (TOR)</w:t>
            </w:r>
            <w:r w:rsidRPr="000E0A13">
              <w:rPr>
                <w:rFonts w:ascii="Calibri" w:hAnsi="Calibri" w:cs="Calibri"/>
              </w:rPr>
              <w:t xml:space="preserve"> will highlight </w:t>
            </w:r>
            <w:r>
              <w:rPr>
                <w:rFonts w:ascii="Calibri" w:hAnsi="Calibri" w:cs="Calibri"/>
              </w:rPr>
              <w:t>the importance of</w:t>
            </w:r>
            <w:r w:rsidRPr="000E0A13">
              <w:rPr>
                <w:rFonts w:ascii="Calibri" w:hAnsi="Calibri" w:cs="Calibri"/>
              </w:rPr>
              <w:t xml:space="preserve"> all voices </w:t>
            </w:r>
            <w:r>
              <w:rPr>
                <w:rFonts w:ascii="Calibri" w:hAnsi="Calibri" w:cs="Calibri"/>
              </w:rPr>
              <w:t>being</w:t>
            </w:r>
            <w:r w:rsidRPr="000E0A13">
              <w:rPr>
                <w:rFonts w:ascii="Calibri" w:hAnsi="Calibri" w:cs="Calibri"/>
              </w:rPr>
              <w:t xml:space="preserve"> heard</w:t>
            </w:r>
            <w:r>
              <w:rPr>
                <w:rFonts w:ascii="Calibri" w:hAnsi="Calibri" w:cs="Calibri"/>
              </w:rPr>
              <w:t>.</w:t>
            </w:r>
          </w:p>
          <w:p w14:paraId="40EE3736" w14:textId="77777777" w:rsidR="00963BC9" w:rsidRPr="000E0A13" w:rsidRDefault="00963BC9" w:rsidP="00963BC9">
            <w:pPr>
              <w:pStyle w:val="ListParagraph"/>
              <w:widowControl/>
              <w:numPr>
                <w:ilvl w:val="0"/>
                <w:numId w:val="35"/>
              </w:numPr>
              <w:autoSpaceDE/>
              <w:autoSpaceDN/>
              <w:spacing w:after="160" w:line="259" w:lineRule="auto"/>
              <w:contextualSpacing/>
              <w:rPr>
                <w:rFonts w:ascii="Calibri" w:hAnsi="Calibri" w:cs="Calibri"/>
              </w:rPr>
            </w:pPr>
            <w:r w:rsidRPr="000E0A13">
              <w:rPr>
                <w:rFonts w:ascii="Calibri" w:hAnsi="Calibri" w:cs="Calibri"/>
                <w:bCs/>
              </w:rPr>
              <w:t xml:space="preserve">This is a cross-sector project bringing experts with lived experience, from education, health literacy, </w:t>
            </w:r>
            <w:proofErr w:type="gramStart"/>
            <w:r w:rsidRPr="000E0A13">
              <w:rPr>
                <w:rFonts w:ascii="Calibri" w:hAnsi="Calibri" w:cs="Calibri"/>
                <w:bCs/>
              </w:rPr>
              <w:t>medicine</w:t>
            </w:r>
            <w:proofErr w:type="gramEnd"/>
            <w:r w:rsidRPr="000E0A13">
              <w:rPr>
                <w:rFonts w:ascii="Calibri" w:hAnsi="Calibri" w:cs="Calibri"/>
                <w:bCs/>
              </w:rPr>
              <w:t xml:space="preserve"> and adult social care</w:t>
            </w:r>
            <w:r w:rsidRPr="000E0A13">
              <w:rPr>
                <w:rFonts w:ascii="Calibri" w:hAnsi="Calibri" w:cs="Calibri"/>
              </w:rPr>
              <w:t xml:space="preserve"> with everyone having their own specialist language, </w:t>
            </w:r>
            <w:r>
              <w:rPr>
                <w:rFonts w:ascii="Calibri" w:hAnsi="Calibri" w:cs="Calibri"/>
              </w:rPr>
              <w:t>the TOR</w:t>
            </w:r>
            <w:r w:rsidRPr="000E0A13">
              <w:rPr>
                <w:rFonts w:ascii="Calibri" w:hAnsi="Calibri" w:cs="Calibri"/>
              </w:rPr>
              <w:t xml:space="preserve"> will commit to using plain English. </w:t>
            </w:r>
          </w:p>
          <w:p w14:paraId="0DC8EB30" w14:textId="77777777" w:rsidR="00963BC9" w:rsidRPr="000E0A13" w:rsidRDefault="00963BC9" w:rsidP="00963BC9">
            <w:pPr>
              <w:pStyle w:val="ListParagraph"/>
              <w:widowControl/>
              <w:numPr>
                <w:ilvl w:val="0"/>
                <w:numId w:val="35"/>
              </w:numPr>
              <w:autoSpaceDE/>
              <w:autoSpaceDN/>
              <w:spacing w:after="160" w:line="259" w:lineRule="auto"/>
              <w:contextualSpacing/>
              <w:rPr>
                <w:rFonts w:ascii="Calibri" w:hAnsi="Calibri" w:cs="Calibri"/>
              </w:rPr>
            </w:pPr>
            <w:r w:rsidRPr="000E0A13">
              <w:rPr>
                <w:rFonts w:ascii="Calibri" w:hAnsi="Calibri" w:cs="Calibri"/>
              </w:rPr>
              <w:t xml:space="preserve">Care home residents can participate alongside a family member with both renumerated for their time. </w:t>
            </w:r>
          </w:p>
          <w:p w14:paraId="6FF3385F" w14:textId="77777777" w:rsidR="00963BC9" w:rsidRPr="000E0A13" w:rsidRDefault="00963BC9" w:rsidP="00963BC9">
            <w:pPr>
              <w:rPr>
                <w:rFonts w:ascii="Calibri" w:hAnsi="Calibri" w:cs="Calibri"/>
              </w:rPr>
            </w:pPr>
            <w:r w:rsidRPr="000E0A13">
              <w:rPr>
                <w:rFonts w:ascii="Calibri" w:hAnsi="Calibri" w:cs="Calibri"/>
              </w:rPr>
              <w:t>As part of my PDP</w:t>
            </w:r>
            <w:r>
              <w:rPr>
                <w:rFonts w:ascii="Calibri" w:hAnsi="Calibri" w:cs="Calibri"/>
              </w:rPr>
              <w:t>,</w:t>
            </w:r>
            <w:r w:rsidRPr="000E0A13">
              <w:rPr>
                <w:rFonts w:ascii="Calibri" w:hAnsi="Calibri" w:cs="Calibri"/>
              </w:rPr>
              <w:t xml:space="preserve"> I will </w:t>
            </w:r>
            <w:r>
              <w:rPr>
                <w:rFonts w:ascii="Calibri" w:hAnsi="Calibri" w:cs="Calibri"/>
              </w:rPr>
              <w:t>attend</w:t>
            </w:r>
            <w:r w:rsidRPr="000E0A13">
              <w:rPr>
                <w:rFonts w:ascii="Calibri" w:hAnsi="Calibri" w:cs="Calibri"/>
              </w:rPr>
              <w:t xml:space="preserve"> a facilitator course </w:t>
            </w:r>
            <w:r>
              <w:rPr>
                <w:rFonts w:ascii="Calibri" w:hAnsi="Calibri" w:cs="Calibri"/>
              </w:rPr>
              <w:t>to</w:t>
            </w:r>
            <w:r w:rsidRPr="000E0A13">
              <w:rPr>
                <w:rFonts w:ascii="Calibri" w:hAnsi="Calibri" w:cs="Calibri"/>
              </w:rPr>
              <w:t xml:space="preserve"> support me in chairing the steering committee and ensuring all voices are heard. </w:t>
            </w:r>
          </w:p>
          <w:p w14:paraId="60C68D98" w14:textId="77777777" w:rsidR="00963BC9" w:rsidRPr="000E0A13" w:rsidRDefault="00963BC9" w:rsidP="00963BC9">
            <w:pPr>
              <w:rPr>
                <w:rFonts w:ascii="Calibri" w:hAnsi="Calibri" w:cs="Calibri"/>
              </w:rPr>
            </w:pPr>
          </w:p>
          <w:p w14:paraId="3C32EE70" w14:textId="77777777" w:rsidR="00963BC9" w:rsidRDefault="00963BC9" w:rsidP="00963BC9">
            <w:pPr>
              <w:rPr>
                <w:rFonts w:ascii="Calibri" w:hAnsi="Calibri" w:cs="Calibri"/>
              </w:rPr>
            </w:pPr>
            <w:r w:rsidRPr="000E0A13">
              <w:rPr>
                <w:rFonts w:ascii="Calibri" w:hAnsi="Calibri" w:cs="Calibri"/>
              </w:rPr>
              <w:t xml:space="preserve">Having spoken to the community group and care home residents, I recognize that despite these adaptations taking part in an online </w:t>
            </w:r>
            <w:r>
              <w:rPr>
                <w:rFonts w:ascii="Calibri" w:hAnsi="Calibri" w:cs="Calibri"/>
              </w:rPr>
              <w:t>meeting</w:t>
            </w:r>
            <w:r w:rsidRPr="000E0A13">
              <w:rPr>
                <w:rFonts w:ascii="Calibri" w:hAnsi="Calibri" w:cs="Calibri"/>
              </w:rPr>
              <w:t xml:space="preserve"> may be challenging particularly for the care home residents. I will therefore also have the option to visit the care home residents face-to-face before each meeting and allow their thoughts to be </w:t>
            </w:r>
            <w:r w:rsidRPr="000E0A13">
              <w:rPr>
                <w:rFonts w:ascii="Calibri" w:hAnsi="Calibri" w:cs="Calibri"/>
              </w:rPr>
              <w:lastRenderedPageBreak/>
              <w:t xml:space="preserve">incorporated in this way. </w:t>
            </w:r>
          </w:p>
          <w:p w14:paraId="08F21FF3" w14:textId="77777777" w:rsidR="00963BC9" w:rsidRDefault="00963BC9" w:rsidP="00963BC9">
            <w:pPr>
              <w:rPr>
                <w:rFonts w:ascii="Calibri" w:hAnsi="Calibri" w:cs="Calibri"/>
              </w:rPr>
            </w:pPr>
          </w:p>
          <w:p w14:paraId="4BC057E9" w14:textId="04D7ADD0" w:rsidR="00963BC9" w:rsidRPr="000E0A13" w:rsidRDefault="00963BC9" w:rsidP="00963BC9">
            <w:pPr>
              <w:rPr>
                <w:rFonts w:ascii="Calibri" w:hAnsi="Calibri" w:cs="Calibri"/>
              </w:rPr>
            </w:pPr>
            <w:r>
              <w:rPr>
                <w:rFonts w:ascii="Calibri" w:hAnsi="Calibri" w:cs="Calibri"/>
              </w:rPr>
              <w:t xml:space="preserve">Although ASCPs are not PPI, </w:t>
            </w:r>
            <w:del w:id="175" w:author="Carol Ann Fawkes" w:date="2024-05-15T11:57:00Z" w16du:dateUtc="2024-05-15T10:57:00Z">
              <w:r w:rsidDel="0087764D">
                <w:rPr>
                  <w:rFonts w:ascii="Calibri" w:hAnsi="Calibri" w:cs="Calibri"/>
                </w:rPr>
                <w:delText>there</w:delText>
              </w:r>
            </w:del>
            <w:ins w:id="176" w:author="Carol Ann Fawkes" w:date="2024-05-15T11:57:00Z" w16du:dateUtc="2024-05-15T10:57:00Z">
              <w:r w:rsidR="0087764D">
                <w:rPr>
                  <w:rFonts w:ascii="Calibri" w:hAnsi="Calibri" w:cs="Calibri"/>
                </w:rPr>
                <w:t>their</w:t>
              </w:r>
            </w:ins>
            <w:r>
              <w:rPr>
                <w:rFonts w:ascii="Calibri" w:hAnsi="Calibri" w:cs="Calibri"/>
              </w:rPr>
              <w:t xml:space="preserve"> voice is often missing from the literature. I will take steps to empower them both to contribute to this research and empower them to actively work with researcher</w:t>
            </w:r>
            <w:r w:rsidR="00171C04">
              <w:rPr>
                <w:rFonts w:ascii="Calibri" w:hAnsi="Calibri" w:cs="Calibri"/>
              </w:rPr>
              <w:t>s</w:t>
            </w:r>
            <w:r>
              <w:rPr>
                <w:rFonts w:ascii="Calibri" w:hAnsi="Calibri" w:cs="Calibri"/>
              </w:rPr>
              <w:t xml:space="preserve"> or policy makers in the future. Therefore, they will also receive coaching to support confidence, understanding of the academic process and presentation skills. </w:t>
            </w:r>
          </w:p>
          <w:p w14:paraId="7996BCCA" w14:textId="2CF96D0C" w:rsidR="003E6880" w:rsidRDefault="003E6880">
            <w:pPr>
              <w:pStyle w:val="BodyText"/>
              <w:spacing w:before="8"/>
              <w:rPr>
                <w:b/>
                <w:sz w:val="15"/>
              </w:rPr>
            </w:pPr>
          </w:p>
          <w:p w14:paraId="26D582E7" w14:textId="77777777" w:rsidR="003E6880" w:rsidRDefault="003E6880" w:rsidP="001774AD">
            <w:pPr>
              <w:pStyle w:val="BodyText"/>
              <w:spacing w:before="8"/>
              <w:rPr>
                <w:b/>
                <w:sz w:val="15"/>
              </w:rPr>
            </w:pPr>
          </w:p>
        </w:tc>
      </w:tr>
    </w:tbl>
    <w:p w14:paraId="1F0366F3" w14:textId="77777777" w:rsidR="003E6880" w:rsidRDefault="003E6880">
      <w:pPr>
        <w:pStyle w:val="BodyText"/>
        <w:spacing w:before="8"/>
        <w:rPr>
          <w:b/>
          <w:sz w:val="15"/>
        </w:rPr>
      </w:pPr>
    </w:p>
    <w:p w14:paraId="609145AD" w14:textId="77777777" w:rsidR="003E6880" w:rsidRDefault="003E6880">
      <w:pPr>
        <w:pStyle w:val="BodyText"/>
        <w:spacing w:before="8"/>
        <w:rPr>
          <w:b/>
          <w:sz w:val="15"/>
        </w:rPr>
      </w:pPr>
    </w:p>
    <w:p w14:paraId="402AF00A" w14:textId="77777777" w:rsidR="003E6880" w:rsidRDefault="003E6880">
      <w:pPr>
        <w:pStyle w:val="BodyText"/>
        <w:spacing w:before="8"/>
        <w:rPr>
          <w:b/>
          <w:sz w:val="15"/>
        </w:rPr>
      </w:pPr>
    </w:p>
    <w:p w14:paraId="4A478294" w14:textId="77777777" w:rsidR="003E6880" w:rsidRDefault="003E6880">
      <w:pPr>
        <w:pStyle w:val="BodyText"/>
        <w:spacing w:before="8"/>
        <w:rPr>
          <w:b/>
          <w:sz w:val="15"/>
        </w:rPr>
      </w:pPr>
    </w:p>
    <w:p w14:paraId="34694487" w14:textId="77777777" w:rsidR="003E6880" w:rsidRDefault="003E6880">
      <w:pPr>
        <w:pStyle w:val="BodyText"/>
        <w:spacing w:before="8"/>
        <w:rPr>
          <w:b/>
          <w:sz w:val="15"/>
        </w:rPr>
      </w:pPr>
    </w:p>
    <w:p w14:paraId="4576C3F0" w14:textId="77777777" w:rsidR="003E6880" w:rsidRDefault="003E6880">
      <w:pPr>
        <w:pStyle w:val="BodyText"/>
        <w:spacing w:before="8"/>
        <w:rPr>
          <w:b/>
          <w:sz w:val="15"/>
        </w:rPr>
      </w:pPr>
    </w:p>
    <w:p w14:paraId="7847A04E" w14:textId="77777777" w:rsidR="003E6880" w:rsidRDefault="003E6880">
      <w:pPr>
        <w:pStyle w:val="BodyText"/>
        <w:spacing w:before="8"/>
        <w:rPr>
          <w:b/>
          <w:sz w:val="15"/>
        </w:rPr>
      </w:pPr>
      <w:r>
        <w:rPr>
          <w:noProof/>
        </w:rPr>
        <mc:AlternateContent>
          <mc:Choice Requires="wpg">
            <w:drawing>
              <wp:anchor distT="0" distB="0" distL="0" distR="0" simplePos="0" relativeHeight="251658263" behindDoc="1" locked="0" layoutInCell="1" allowOverlap="1" wp14:anchorId="717D849A" wp14:editId="7754EA66">
                <wp:simplePos x="0" y="0"/>
                <wp:positionH relativeFrom="page">
                  <wp:posOffset>558482</wp:posOffset>
                </wp:positionH>
                <wp:positionV relativeFrom="paragraph">
                  <wp:posOffset>1776958</wp:posOffset>
                </wp:positionV>
                <wp:extent cx="6539865" cy="645795"/>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645795"/>
                          <a:chOff x="0" y="0"/>
                          <a:chExt cx="6539865" cy="645795"/>
                        </a:xfrm>
                      </wpg:grpSpPr>
                      <wps:wsp>
                        <wps:cNvPr id="74" name="Graphic 74"/>
                        <wps:cNvSpPr/>
                        <wps:spPr>
                          <a:xfrm>
                            <a:off x="0" y="9525"/>
                            <a:ext cx="6539865" cy="631825"/>
                          </a:xfrm>
                          <a:custGeom>
                            <a:avLst/>
                            <a:gdLst/>
                            <a:ahLst/>
                            <a:cxnLst/>
                            <a:rect l="l" t="t" r="r" b="b"/>
                            <a:pathLst>
                              <a:path w="6539865" h="631825">
                                <a:moveTo>
                                  <a:pt x="4762" y="0"/>
                                </a:moveTo>
                                <a:lnTo>
                                  <a:pt x="4762" y="626719"/>
                                </a:lnTo>
                              </a:path>
                              <a:path w="6539865" h="631825">
                                <a:moveTo>
                                  <a:pt x="6535102" y="0"/>
                                </a:moveTo>
                                <a:lnTo>
                                  <a:pt x="6535102" y="626719"/>
                                </a:lnTo>
                              </a:path>
                              <a:path w="6539865" h="631825">
                                <a:moveTo>
                                  <a:pt x="9525" y="383197"/>
                                </a:moveTo>
                                <a:lnTo>
                                  <a:pt x="6530340" y="383197"/>
                                </a:lnTo>
                              </a:path>
                              <a:path w="6539865" h="631825">
                                <a:moveTo>
                                  <a:pt x="0" y="631482"/>
                                </a:moveTo>
                                <a:lnTo>
                                  <a:pt x="6539865" y="631482"/>
                                </a:lnTo>
                              </a:path>
                            </a:pathLst>
                          </a:custGeom>
                          <a:ln w="9525">
                            <a:solidFill>
                              <a:srgbClr val="000000"/>
                            </a:solidFill>
                            <a:prstDash val="solid"/>
                          </a:ln>
                        </wps:spPr>
                        <wps:bodyPr wrap="square" lIns="0" tIns="0" rIns="0" bIns="0" rtlCol="0">
                          <a:prstTxWarp prst="textNoShape">
                            <a:avLst/>
                          </a:prstTxWarp>
                          <a:noAutofit/>
                        </wps:bodyPr>
                      </wps:wsp>
                      <wps:wsp>
                        <wps:cNvPr id="75" name="Textbox 75"/>
                        <wps:cNvSpPr txBox="1"/>
                        <wps:spPr>
                          <a:xfrm>
                            <a:off x="4762" y="4762"/>
                            <a:ext cx="6530340" cy="387985"/>
                          </a:xfrm>
                          <a:prstGeom prst="rect">
                            <a:avLst/>
                          </a:prstGeom>
                          <a:ln w="9525">
                            <a:solidFill>
                              <a:srgbClr val="000000"/>
                            </a:solidFill>
                            <a:prstDash val="solid"/>
                          </a:ln>
                        </wps:spPr>
                        <wps:txbx>
                          <w:txbxContent>
                            <w:p w14:paraId="2BAB23C0" w14:textId="77777777" w:rsidR="003E6880" w:rsidRDefault="003E6880">
                              <w:pPr>
                                <w:spacing w:before="68"/>
                                <w:ind w:left="60"/>
                                <w:rPr>
                                  <w:b/>
                                  <w:sz w:val="20"/>
                                </w:rPr>
                              </w:pPr>
                              <w:r>
                                <w:rPr>
                                  <w:b/>
                                  <w:sz w:val="20"/>
                                </w:rPr>
                                <w:t>If</w:t>
                              </w:r>
                              <w:r>
                                <w:rPr>
                                  <w:b/>
                                  <w:spacing w:val="-3"/>
                                  <w:sz w:val="20"/>
                                </w:rPr>
                                <w:t xml:space="preserve"> </w:t>
                              </w:r>
                              <w:r>
                                <w:rPr>
                                  <w:b/>
                                  <w:sz w:val="20"/>
                                </w:rPr>
                                <w:t>it</w:t>
                              </w:r>
                              <w:r>
                                <w:rPr>
                                  <w:b/>
                                  <w:spacing w:val="-3"/>
                                  <w:sz w:val="20"/>
                                </w:rPr>
                                <w:t xml:space="preserve"> </w:t>
                              </w:r>
                              <w:r>
                                <w:rPr>
                                  <w:b/>
                                  <w:sz w:val="20"/>
                                </w:rPr>
                                <w:t>is</w:t>
                              </w:r>
                              <w:r>
                                <w:rPr>
                                  <w:b/>
                                  <w:spacing w:val="-3"/>
                                  <w:sz w:val="20"/>
                                </w:rPr>
                                <w:t xml:space="preserve"> </w:t>
                              </w:r>
                              <w:r>
                                <w:rPr>
                                  <w:b/>
                                  <w:sz w:val="20"/>
                                </w:rPr>
                                <w:t>considered</w:t>
                              </w:r>
                              <w:r>
                                <w:rPr>
                                  <w:b/>
                                  <w:spacing w:val="-3"/>
                                  <w:sz w:val="20"/>
                                </w:rPr>
                                <w:t xml:space="preserve"> </w:t>
                              </w:r>
                              <w:r>
                                <w:rPr>
                                  <w:b/>
                                  <w:sz w:val="20"/>
                                </w:rPr>
                                <w:t>not</w:t>
                              </w:r>
                              <w:r>
                                <w:rPr>
                                  <w:b/>
                                  <w:spacing w:val="-3"/>
                                  <w:sz w:val="20"/>
                                </w:rPr>
                                <w:t xml:space="preserve"> </w:t>
                              </w:r>
                              <w:r>
                                <w:rPr>
                                  <w:b/>
                                  <w:sz w:val="20"/>
                                </w:rPr>
                                <w:t>appropriate</w:t>
                              </w:r>
                              <w:r>
                                <w:rPr>
                                  <w:b/>
                                  <w:spacing w:val="-3"/>
                                  <w:sz w:val="20"/>
                                </w:rPr>
                                <w:t xml:space="preserve"> </w:t>
                              </w:r>
                              <w:r>
                                <w:rPr>
                                  <w:b/>
                                  <w:sz w:val="20"/>
                                </w:rPr>
                                <w:t>and</w:t>
                              </w:r>
                              <w:r>
                                <w:rPr>
                                  <w:b/>
                                  <w:spacing w:val="-3"/>
                                  <w:sz w:val="20"/>
                                </w:rPr>
                                <w:t xml:space="preserve"> </w:t>
                              </w:r>
                              <w:r>
                                <w:rPr>
                                  <w:b/>
                                  <w:sz w:val="20"/>
                                </w:rPr>
                                <w:t>meaningful</w:t>
                              </w:r>
                              <w:r>
                                <w:rPr>
                                  <w:b/>
                                  <w:spacing w:val="-3"/>
                                  <w:sz w:val="20"/>
                                </w:rPr>
                                <w:t xml:space="preserve"> </w:t>
                              </w:r>
                              <w:r>
                                <w:rPr>
                                  <w:b/>
                                  <w:sz w:val="20"/>
                                </w:rPr>
                                <w:t>to</w:t>
                              </w:r>
                              <w:r>
                                <w:rPr>
                                  <w:b/>
                                  <w:spacing w:val="-3"/>
                                  <w:sz w:val="20"/>
                                </w:rPr>
                                <w:t xml:space="preserve"> </w:t>
                              </w:r>
                              <w:r>
                                <w:rPr>
                                  <w:b/>
                                  <w:sz w:val="20"/>
                                </w:rPr>
                                <w:t>actively</w:t>
                              </w:r>
                              <w:r>
                                <w:rPr>
                                  <w:b/>
                                  <w:spacing w:val="-3"/>
                                  <w:sz w:val="20"/>
                                </w:rPr>
                                <w:t xml:space="preserve"> </w:t>
                              </w:r>
                              <w:r>
                                <w:rPr>
                                  <w:b/>
                                  <w:sz w:val="20"/>
                                </w:rPr>
                                <w:t>involve</w:t>
                              </w:r>
                              <w:r>
                                <w:rPr>
                                  <w:b/>
                                  <w:spacing w:val="-3"/>
                                  <w:sz w:val="20"/>
                                </w:rPr>
                                <w:t xml:space="preserve"> </w:t>
                              </w:r>
                              <w:r>
                                <w:rPr>
                                  <w:b/>
                                  <w:sz w:val="20"/>
                                </w:rPr>
                                <w:t>patients/service</w:t>
                              </w:r>
                              <w:r>
                                <w:rPr>
                                  <w:b/>
                                  <w:spacing w:val="-3"/>
                                  <w:sz w:val="20"/>
                                </w:rPr>
                                <w:t xml:space="preserve"> </w:t>
                              </w:r>
                              <w:r>
                                <w:rPr>
                                  <w:b/>
                                  <w:sz w:val="20"/>
                                </w:rPr>
                                <w:t>users,</w:t>
                              </w:r>
                              <w:r>
                                <w:rPr>
                                  <w:b/>
                                  <w:spacing w:val="-3"/>
                                  <w:sz w:val="20"/>
                                </w:rPr>
                                <w:t xml:space="preserve"> </w:t>
                              </w:r>
                              <w:r>
                                <w:rPr>
                                  <w:b/>
                                  <w:sz w:val="20"/>
                                </w:rPr>
                                <w:t>carers</w:t>
                              </w:r>
                              <w:r>
                                <w:rPr>
                                  <w:b/>
                                  <w:spacing w:val="-3"/>
                                  <w:sz w:val="20"/>
                                </w:rPr>
                                <w:t xml:space="preserve"> </w:t>
                              </w:r>
                              <w:r>
                                <w:rPr>
                                  <w:b/>
                                  <w:sz w:val="20"/>
                                </w:rPr>
                                <w:t>and</w:t>
                              </w:r>
                              <w:r>
                                <w:rPr>
                                  <w:b/>
                                  <w:spacing w:val="-4"/>
                                  <w:sz w:val="20"/>
                                </w:rPr>
                                <w:t xml:space="preserve"> </w:t>
                              </w:r>
                              <w:r>
                                <w:rPr>
                                  <w:b/>
                                  <w:sz w:val="20"/>
                                </w:rPr>
                                <w:t xml:space="preserve">the public in your proposed research, please justify </w:t>
                              </w:r>
                              <w:proofErr w:type="gramStart"/>
                              <w:r>
                                <w:rPr>
                                  <w:b/>
                                  <w:sz w:val="20"/>
                                </w:rPr>
                                <w:t>why</w:t>
                              </w:r>
                              <w:proofErr w:type="gramEnd"/>
                            </w:p>
                          </w:txbxContent>
                        </wps:txbx>
                        <wps:bodyPr wrap="square" lIns="0" tIns="0" rIns="0" bIns="0" rtlCol="0">
                          <a:noAutofit/>
                        </wps:bodyPr>
                      </wps:wsp>
                    </wpg:wgp>
                  </a:graphicData>
                </a:graphic>
              </wp:anchor>
            </w:drawing>
          </mc:Choice>
          <mc:Fallback>
            <w:pict>
              <v:group w14:anchorId="717D849A" id="Group 73" o:spid="_x0000_s1069" style="position:absolute;margin-left:43.95pt;margin-top:139.9pt;width:514.95pt;height:50.85pt;z-index:-251658217;mso-wrap-distance-left:0;mso-wrap-distance-right:0;mso-position-horizontal-relative:page;mso-position-vertical-relative:text" coordsize="65398,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">
                <v:shape id="Graphic 74" o:spid="_x0000_s1070" style="position:absolute;top:95;width:65398;height:6318;visibility:visible;mso-wrap-style:square;v-text-anchor:top" coordsize="6539865,631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" path="m4762,r,626719em6535102,r,626719em9525,383197r6520815,em,631482r6539865,e" filled="f">
                  <v:path arrowok="t"/>
                </v:shape>
                <v:shape id="Textbox 75" o:spid="_x0000_s1071" type="#_x0000_t202" style="position:absolute;left:47;top:47;width:65304;height:3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" filled="f">
                  <v:textbox inset="0,0,0,0">
                    <w:txbxContent>
                      <w:p w14:paraId="2BAB23C0" w14:textId="77777777" w:rsidR="003E6880" w:rsidRDefault="003E6880">
                        <w:pPr>
                          <w:spacing w:before="68"/>
                          <w:ind w:left="60"/>
                          <w:rPr>
                            <w:b/>
                            <w:sz w:val="20"/>
                          </w:rPr>
                        </w:pPr>
                        <w:r>
                          <w:rPr>
                            <w:b/>
                            <w:sz w:val="20"/>
                          </w:rPr>
                          <w:t>If</w:t>
                        </w:r>
                        <w:r>
                          <w:rPr>
                            <w:b/>
                            <w:spacing w:val="-3"/>
                            <w:sz w:val="20"/>
                          </w:rPr>
                          <w:t xml:space="preserve"> </w:t>
                        </w:r>
                        <w:r>
                          <w:rPr>
                            <w:b/>
                            <w:sz w:val="20"/>
                          </w:rPr>
                          <w:t>it</w:t>
                        </w:r>
                        <w:r>
                          <w:rPr>
                            <w:b/>
                            <w:spacing w:val="-3"/>
                            <w:sz w:val="20"/>
                          </w:rPr>
                          <w:t xml:space="preserve"> </w:t>
                        </w:r>
                        <w:r>
                          <w:rPr>
                            <w:b/>
                            <w:sz w:val="20"/>
                          </w:rPr>
                          <w:t>is</w:t>
                        </w:r>
                        <w:r>
                          <w:rPr>
                            <w:b/>
                            <w:spacing w:val="-3"/>
                            <w:sz w:val="20"/>
                          </w:rPr>
                          <w:t xml:space="preserve"> </w:t>
                        </w:r>
                        <w:r>
                          <w:rPr>
                            <w:b/>
                            <w:sz w:val="20"/>
                          </w:rPr>
                          <w:t>considered</w:t>
                        </w:r>
                        <w:r>
                          <w:rPr>
                            <w:b/>
                            <w:spacing w:val="-3"/>
                            <w:sz w:val="20"/>
                          </w:rPr>
                          <w:t xml:space="preserve"> </w:t>
                        </w:r>
                        <w:r>
                          <w:rPr>
                            <w:b/>
                            <w:sz w:val="20"/>
                          </w:rPr>
                          <w:t>not</w:t>
                        </w:r>
                        <w:r>
                          <w:rPr>
                            <w:b/>
                            <w:spacing w:val="-3"/>
                            <w:sz w:val="20"/>
                          </w:rPr>
                          <w:t xml:space="preserve"> </w:t>
                        </w:r>
                        <w:r>
                          <w:rPr>
                            <w:b/>
                            <w:sz w:val="20"/>
                          </w:rPr>
                          <w:t>appropriate</w:t>
                        </w:r>
                        <w:r>
                          <w:rPr>
                            <w:b/>
                            <w:spacing w:val="-3"/>
                            <w:sz w:val="20"/>
                          </w:rPr>
                          <w:t xml:space="preserve"> </w:t>
                        </w:r>
                        <w:r>
                          <w:rPr>
                            <w:b/>
                            <w:sz w:val="20"/>
                          </w:rPr>
                          <w:t>and</w:t>
                        </w:r>
                        <w:r>
                          <w:rPr>
                            <w:b/>
                            <w:spacing w:val="-3"/>
                            <w:sz w:val="20"/>
                          </w:rPr>
                          <w:t xml:space="preserve"> </w:t>
                        </w:r>
                        <w:r>
                          <w:rPr>
                            <w:b/>
                            <w:sz w:val="20"/>
                          </w:rPr>
                          <w:t>meaningful</w:t>
                        </w:r>
                        <w:r>
                          <w:rPr>
                            <w:b/>
                            <w:spacing w:val="-3"/>
                            <w:sz w:val="20"/>
                          </w:rPr>
                          <w:t xml:space="preserve"> </w:t>
                        </w:r>
                        <w:r>
                          <w:rPr>
                            <w:b/>
                            <w:sz w:val="20"/>
                          </w:rPr>
                          <w:t>to</w:t>
                        </w:r>
                        <w:r>
                          <w:rPr>
                            <w:b/>
                            <w:spacing w:val="-3"/>
                            <w:sz w:val="20"/>
                          </w:rPr>
                          <w:t xml:space="preserve"> </w:t>
                        </w:r>
                        <w:r>
                          <w:rPr>
                            <w:b/>
                            <w:sz w:val="20"/>
                          </w:rPr>
                          <w:t>actively</w:t>
                        </w:r>
                        <w:r>
                          <w:rPr>
                            <w:b/>
                            <w:spacing w:val="-3"/>
                            <w:sz w:val="20"/>
                          </w:rPr>
                          <w:t xml:space="preserve"> </w:t>
                        </w:r>
                        <w:r>
                          <w:rPr>
                            <w:b/>
                            <w:sz w:val="20"/>
                          </w:rPr>
                          <w:t>involve</w:t>
                        </w:r>
                        <w:r>
                          <w:rPr>
                            <w:b/>
                            <w:spacing w:val="-3"/>
                            <w:sz w:val="20"/>
                          </w:rPr>
                          <w:t xml:space="preserve"> </w:t>
                        </w:r>
                        <w:r>
                          <w:rPr>
                            <w:b/>
                            <w:sz w:val="20"/>
                          </w:rPr>
                          <w:t>patients/service</w:t>
                        </w:r>
                        <w:r>
                          <w:rPr>
                            <w:b/>
                            <w:spacing w:val="-3"/>
                            <w:sz w:val="20"/>
                          </w:rPr>
                          <w:t xml:space="preserve"> </w:t>
                        </w:r>
                        <w:r>
                          <w:rPr>
                            <w:b/>
                            <w:sz w:val="20"/>
                          </w:rPr>
                          <w:t>users,</w:t>
                        </w:r>
                        <w:r>
                          <w:rPr>
                            <w:b/>
                            <w:spacing w:val="-3"/>
                            <w:sz w:val="20"/>
                          </w:rPr>
                          <w:t xml:space="preserve"> </w:t>
                        </w:r>
                        <w:r>
                          <w:rPr>
                            <w:b/>
                            <w:sz w:val="20"/>
                          </w:rPr>
                          <w:t>carers</w:t>
                        </w:r>
                        <w:r>
                          <w:rPr>
                            <w:b/>
                            <w:spacing w:val="-3"/>
                            <w:sz w:val="20"/>
                          </w:rPr>
                          <w:t xml:space="preserve"> </w:t>
                        </w:r>
                        <w:r>
                          <w:rPr>
                            <w:b/>
                            <w:sz w:val="20"/>
                          </w:rPr>
                          <w:t>and</w:t>
                        </w:r>
                        <w:r>
                          <w:rPr>
                            <w:b/>
                            <w:spacing w:val="-4"/>
                            <w:sz w:val="20"/>
                          </w:rPr>
                          <w:t xml:space="preserve"> </w:t>
                        </w:r>
                        <w:r>
                          <w:rPr>
                            <w:b/>
                            <w:sz w:val="20"/>
                          </w:rPr>
                          <w:t xml:space="preserve">the public in your proposed research, please justify </w:t>
                        </w:r>
                        <w:proofErr w:type="gramStart"/>
                        <w:r>
                          <w:rPr>
                            <w:b/>
                            <w:sz w:val="20"/>
                          </w:rPr>
                          <w:t>why</w:t>
                        </w:r>
                        <w:proofErr w:type="gramEnd"/>
                      </w:p>
                    </w:txbxContent>
                  </v:textbox>
                </v:shape>
                <w10:wrap type="topAndBottom" anchorx="page"/>
              </v:group>
            </w:pict>
          </mc:Fallback>
        </mc:AlternateContent>
      </w:r>
    </w:p>
    <w:p w14:paraId="6EDDD388" w14:textId="77777777" w:rsidR="003E6880" w:rsidRDefault="003E6880">
      <w:pPr>
        <w:pStyle w:val="BodyText"/>
        <w:spacing w:before="25"/>
        <w:rPr>
          <w:b/>
        </w:rPr>
      </w:pPr>
    </w:p>
    <w:p w14:paraId="4F090AB5" w14:textId="77777777" w:rsidR="003E6880" w:rsidRDefault="003E6880">
      <w:pPr>
        <w:pStyle w:val="BodyText"/>
        <w:spacing w:before="25"/>
        <w:rPr>
          <w:b/>
        </w:rPr>
      </w:pPr>
    </w:p>
    <w:p w14:paraId="28EC96CD" w14:textId="77777777" w:rsidR="003E6880" w:rsidRDefault="003E6880"/>
    <w:p w14:paraId="1761F02C" w14:textId="77777777" w:rsidR="003E6880" w:rsidRDefault="003E6880"/>
    <w:p w14:paraId="23477638" w14:textId="77777777" w:rsidR="003E6880" w:rsidRDefault="003E6880"/>
    <w:p w14:paraId="078EF898" w14:textId="77777777" w:rsidR="003E6880" w:rsidRDefault="003E6880"/>
    <w:p w14:paraId="12E3A62E" w14:textId="77777777" w:rsidR="003E6880" w:rsidRDefault="003E6880"/>
    <w:p w14:paraId="426AE6B6" w14:textId="77777777" w:rsidR="003E6880" w:rsidRDefault="003E6880"/>
    <w:p w14:paraId="1A21B035" w14:textId="77777777" w:rsidR="003E6880" w:rsidRDefault="003E6880"/>
    <w:p w14:paraId="19719DCC" w14:textId="77777777" w:rsidR="003E6880" w:rsidRDefault="003E6880"/>
    <w:p w14:paraId="36BF6BF5" w14:textId="77777777" w:rsidR="003E6880" w:rsidRDefault="003E6880"/>
    <w:p w14:paraId="689D6F77" w14:textId="77777777" w:rsidR="003E6880" w:rsidRDefault="003E6880">
      <w:pPr>
        <w:sectPr w:rsidR="003E6880" w:rsidSect="00C27A3A">
          <w:pgSz w:w="11910" w:h="16840"/>
          <w:pgMar w:top="1080" w:right="620" w:bottom="680" w:left="660" w:header="716" w:footer="483" w:gutter="0"/>
          <w:cols w:space="720"/>
        </w:sectPr>
      </w:pPr>
    </w:p>
    <w:p w14:paraId="7ACA23C9" w14:textId="77777777" w:rsidR="003E6880" w:rsidRDefault="003E6880">
      <w:pPr>
        <w:pStyle w:val="BodyText"/>
        <w:spacing w:before="93"/>
        <w:rPr>
          <w:b/>
        </w:rPr>
      </w:pPr>
    </w:p>
    <w:p w14:paraId="37CBC404" w14:textId="77777777" w:rsidR="003E6880" w:rsidRDefault="003E6880">
      <w:pPr>
        <w:pStyle w:val="BodyText"/>
        <w:ind w:left="100"/>
      </w:pPr>
      <w:r>
        <w:rPr>
          <w:noProof/>
        </w:rPr>
        <mc:AlternateContent>
          <mc:Choice Requires="wps">
            <w:drawing>
              <wp:inline distT="0" distB="0" distL="0" distR="0" wp14:anchorId="0FB13EF9" wp14:editId="1DC989EF">
                <wp:extent cx="6588759" cy="177800"/>
                <wp:effectExtent l="9525" t="0" r="2540" b="3175"/>
                <wp:docPr id="76"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8759" cy="177800"/>
                        </a:xfrm>
                        <a:prstGeom prst="rect">
                          <a:avLst/>
                        </a:prstGeom>
                        <a:solidFill>
                          <a:srgbClr val="009DDF"/>
                        </a:solidFill>
                        <a:ln w="6350">
                          <a:solidFill>
                            <a:srgbClr val="000000"/>
                          </a:solidFill>
                          <a:prstDash val="solid"/>
                        </a:ln>
                      </wps:spPr>
                      <wps:txbx>
                        <w:txbxContent>
                          <w:p w14:paraId="5F8759E2" w14:textId="77777777" w:rsidR="003E6880" w:rsidRDefault="003E6880">
                            <w:pPr>
                              <w:tabs>
                                <w:tab w:val="left" w:pos="751"/>
                              </w:tabs>
                              <w:spacing w:before="20"/>
                              <w:ind w:left="108"/>
                              <w:rPr>
                                <w:b/>
                                <w:color w:val="000000"/>
                                <w:sz w:val="20"/>
                              </w:rPr>
                            </w:pPr>
                            <w:bookmarkStart w:id="177" w:name="8._Training_&amp;_Development_and_Research_S"/>
                            <w:bookmarkStart w:id="178" w:name="_bookmark7"/>
                            <w:bookmarkEnd w:id="177"/>
                            <w:bookmarkEnd w:id="178"/>
                            <w:r>
                              <w:rPr>
                                <w:b/>
                                <w:color w:val="FFFFFF"/>
                                <w:spacing w:val="-5"/>
                                <w:sz w:val="20"/>
                              </w:rPr>
                              <w:t>8.</w:t>
                            </w:r>
                            <w:r>
                              <w:rPr>
                                <w:b/>
                                <w:color w:val="FFFFFF"/>
                                <w:sz w:val="20"/>
                              </w:rPr>
                              <w:tab/>
                              <w:t>Training</w:t>
                            </w:r>
                            <w:r>
                              <w:rPr>
                                <w:b/>
                                <w:color w:val="FFFFFF"/>
                                <w:spacing w:val="-3"/>
                                <w:sz w:val="20"/>
                              </w:rPr>
                              <w:t xml:space="preserve"> </w:t>
                            </w:r>
                            <w:r>
                              <w:rPr>
                                <w:b/>
                                <w:color w:val="FFFFFF"/>
                                <w:sz w:val="20"/>
                              </w:rPr>
                              <w:t>&amp;</w:t>
                            </w:r>
                            <w:r>
                              <w:rPr>
                                <w:b/>
                                <w:color w:val="FFFFFF"/>
                                <w:spacing w:val="-2"/>
                                <w:sz w:val="20"/>
                              </w:rPr>
                              <w:t xml:space="preserve"> </w:t>
                            </w:r>
                            <w:r>
                              <w:rPr>
                                <w:b/>
                                <w:color w:val="FFFFFF"/>
                                <w:sz w:val="20"/>
                              </w:rPr>
                              <w:t>Development</w:t>
                            </w:r>
                            <w:r>
                              <w:rPr>
                                <w:b/>
                                <w:color w:val="FFFFFF"/>
                                <w:spacing w:val="-2"/>
                                <w:sz w:val="20"/>
                              </w:rPr>
                              <w:t xml:space="preserve"> </w:t>
                            </w:r>
                            <w:r>
                              <w:rPr>
                                <w:b/>
                                <w:color w:val="FFFFFF"/>
                                <w:sz w:val="20"/>
                              </w:rPr>
                              <w:t>and</w:t>
                            </w:r>
                            <w:r>
                              <w:rPr>
                                <w:b/>
                                <w:color w:val="FFFFFF"/>
                                <w:spacing w:val="-2"/>
                                <w:sz w:val="20"/>
                              </w:rPr>
                              <w:t xml:space="preserve"> </w:t>
                            </w:r>
                            <w:r>
                              <w:rPr>
                                <w:b/>
                                <w:color w:val="FFFFFF"/>
                                <w:sz w:val="20"/>
                              </w:rPr>
                              <w:t>Research</w:t>
                            </w:r>
                            <w:r>
                              <w:rPr>
                                <w:b/>
                                <w:color w:val="FFFFFF"/>
                                <w:spacing w:val="-2"/>
                                <w:sz w:val="20"/>
                              </w:rPr>
                              <w:t xml:space="preserve"> Support</w:t>
                            </w:r>
                          </w:p>
                        </w:txbxContent>
                      </wps:txbx>
                      <wps:bodyPr wrap="square" lIns="0" tIns="0" rIns="0" bIns="0" rtlCol="0">
                        <a:noAutofit/>
                      </wps:bodyPr>
                    </wps:wsp>
                  </a:graphicData>
                </a:graphic>
              </wp:inline>
            </w:drawing>
          </mc:Choice>
          <mc:Fallback>
            <w:pict>
              <v:shape w14:anchorId="0FB13EF9" id="Text Box 76" o:spid="_x0000_s1072" type="#_x0000_t202" style="width:518.8pt;height: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" fillcolor="#009ddf" strokeweight=".5pt">
                <v:path arrowok="t"/>
                <v:textbox inset="0,0,0,0">
                  <w:txbxContent>
                    <w:p w14:paraId="5F8759E2" w14:textId="77777777" w:rsidR="003E6880" w:rsidRDefault="003E6880">
                      <w:pPr>
                        <w:tabs>
                          <w:tab w:val="left" w:pos="751"/>
                        </w:tabs>
                        <w:spacing w:before="20"/>
                        <w:ind w:left="108"/>
                        <w:rPr>
                          <w:b/>
                          <w:color w:val="000000"/>
                          <w:sz w:val="20"/>
                        </w:rPr>
                      </w:pPr>
                      <w:bookmarkStart w:id="179" w:name="8._Training_&amp;_Development_and_Research_S"/>
                      <w:bookmarkStart w:id="180" w:name="_bookmark7"/>
                      <w:bookmarkEnd w:id="179"/>
                      <w:bookmarkEnd w:id="180"/>
                      <w:r>
                        <w:rPr>
                          <w:b/>
                          <w:color w:val="FFFFFF"/>
                          <w:spacing w:val="-5"/>
                          <w:sz w:val="20"/>
                        </w:rPr>
                        <w:t>8.</w:t>
                      </w:r>
                      <w:r>
                        <w:rPr>
                          <w:b/>
                          <w:color w:val="FFFFFF"/>
                          <w:sz w:val="20"/>
                        </w:rPr>
                        <w:tab/>
                        <w:t>Training</w:t>
                      </w:r>
                      <w:r>
                        <w:rPr>
                          <w:b/>
                          <w:color w:val="FFFFFF"/>
                          <w:spacing w:val="-3"/>
                          <w:sz w:val="20"/>
                        </w:rPr>
                        <w:t xml:space="preserve"> </w:t>
                      </w:r>
                      <w:r>
                        <w:rPr>
                          <w:b/>
                          <w:color w:val="FFFFFF"/>
                          <w:sz w:val="20"/>
                        </w:rPr>
                        <w:t>&amp;</w:t>
                      </w:r>
                      <w:r>
                        <w:rPr>
                          <w:b/>
                          <w:color w:val="FFFFFF"/>
                          <w:spacing w:val="-2"/>
                          <w:sz w:val="20"/>
                        </w:rPr>
                        <w:t xml:space="preserve"> </w:t>
                      </w:r>
                      <w:r>
                        <w:rPr>
                          <w:b/>
                          <w:color w:val="FFFFFF"/>
                          <w:sz w:val="20"/>
                        </w:rPr>
                        <w:t>Development</w:t>
                      </w:r>
                      <w:r>
                        <w:rPr>
                          <w:b/>
                          <w:color w:val="FFFFFF"/>
                          <w:spacing w:val="-2"/>
                          <w:sz w:val="20"/>
                        </w:rPr>
                        <w:t xml:space="preserve"> </w:t>
                      </w:r>
                      <w:r>
                        <w:rPr>
                          <w:b/>
                          <w:color w:val="FFFFFF"/>
                          <w:sz w:val="20"/>
                        </w:rPr>
                        <w:t>and</w:t>
                      </w:r>
                      <w:r>
                        <w:rPr>
                          <w:b/>
                          <w:color w:val="FFFFFF"/>
                          <w:spacing w:val="-2"/>
                          <w:sz w:val="20"/>
                        </w:rPr>
                        <w:t xml:space="preserve"> </w:t>
                      </w:r>
                      <w:r>
                        <w:rPr>
                          <w:b/>
                          <w:color w:val="FFFFFF"/>
                          <w:sz w:val="20"/>
                        </w:rPr>
                        <w:t>Research</w:t>
                      </w:r>
                      <w:r>
                        <w:rPr>
                          <w:b/>
                          <w:color w:val="FFFFFF"/>
                          <w:spacing w:val="-2"/>
                          <w:sz w:val="20"/>
                        </w:rPr>
                        <w:t xml:space="preserve"> Support</w:t>
                      </w:r>
                    </w:p>
                  </w:txbxContent>
                </v:textbox>
                <w10:anchorlock/>
              </v:shape>
            </w:pict>
          </mc:Fallback>
        </mc:AlternateContent>
      </w:r>
    </w:p>
    <w:p w14:paraId="1F2B99CF" w14:textId="77777777" w:rsidR="003E6880" w:rsidRDefault="003E6880">
      <w:pPr>
        <w:pStyle w:val="BodyText"/>
        <w:spacing w:before="8"/>
        <w:rPr>
          <w:b/>
          <w:sz w:val="15"/>
        </w:rPr>
      </w:pPr>
    </w:p>
    <w:p w14:paraId="66B85132" w14:textId="77777777" w:rsidR="003E6880" w:rsidRDefault="003E6880">
      <w:pPr>
        <w:pStyle w:val="BodyText"/>
        <w:rPr>
          <w:b/>
        </w:rPr>
      </w:pPr>
    </w:p>
    <w:p w14:paraId="480FD171" w14:textId="77777777" w:rsidR="003E6880" w:rsidRDefault="003E6880">
      <w:pPr>
        <w:pStyle w:val="BodyText"/>
        <w:rPr>
          <w:b/>
        </w:rPr>
      </w:pPr>
    </w:p>
    <w:tbl>
      <w:tblPr>
        <w:tblStyle w:val="TableGrid"/>
        <w:tblW w:w="0" w:type="auto"/>
        <w:tblInd w:w="250" w:type="dxa"/>
        <w:tblLook w:val="04A0" w:firstRow="1" w:lastRow="0" w:firstColumn="1" w:lastColumn="0" w:noHBand="0" w:noVBand="1"/>
      </w:tblPr>
      <w:tblGrid>
        <w:gridCol w:w="10370"/>
      </w:tblGrid>
      <w:tr w:rsidR="003E6880" w14:paraId="110FA183" w14:textId="77777777" w:rsidTr="006B7064">
        <w:tc>
          <w:tcPr>
            <w:tcW w:w="10370" w:type="dxa"/>
          </w:tcPr>
          <w:p w14:paraId="21E2B392" w14:textId="77777777" w:rsidR="003E6880" w:rsidRDefault="003E6880">
            <w:pPr>
              <w:pStyle w:val="BodyText"/>
              <w:rPr>
                <w:b/>
              </w:rPr>
            </w:pPr>
            <w:r>
              <w:rPr>
                <w:b/>
              </w:rPr>
              <w:t xml:space="preserve">Proposed training and development </w:t>
            </w:r>
            <w:proofErr w:type="spellStart"/>
            <w:r>
              <w:rPr>
                <w:b/>
              </w:rPr>
              <w:t>programme</w:t>
            </w:r>
            <w:proofErr w:type="spellEnd"/>
          </w:p>
        </w:tc>
      </w:tr>
      <w:tr w:rsidR="006B7064" w14:paraId="40DCB5B5" w14:textId="77777777" w:rsidTr="006B7064">
        <w:tc>
          <w:tcPr>
            <w:tcW w:w="10370" w:type="dxa"/>
          </w:tcPr>
          <w:p w14:paraId="57D45AF9" w14:textId="77777777" w:rsidR="006B7064" w:rsidRPr="006B7064" w:rsidRDefault="006B7064" w:rsidP="006B7064">
            <w:pPr>
              <w:widowControl/>
              <w:autoSpaceDE/>
              <w:autoSpaceDN/>
              <w:spacing w:after="160" w:line="259" w:lineRule="auto"/>
              <w:rPr>
                <w:rFonts w:ascii="Aptos" w:eastAsia="Aptos" w:hAnsi="Aptos" w:cs="Times New Roman"/>
                <w:kern w:val="2"/>
                <w:lang w:val="en-GB"/>
                <w14:ligatures w14:val="standardContextual"/>
              </w:rPr>
            </w:pPr>
            <w:r w:rsidRPr="006B7064">
              <w:rPr>
                <w:rFonts w:ascii="Aptos" w:eastAsia="Aptos" w:hAnsi="Aptos" w:cs="Times New Roman"/>
                <w:kern w:val="2"/>
                <w:lang w:val="en-GB"/>
                <w14:ligatures w14:val="standardContextual"/>
              </w:rPr>
              <w:t xml:space="preserve">My training and development programme will develop the skills I need for the PhD and support me in a future academic career in relation to leadership and health literacy skills. UCL has a strong track record of supporting PhD students and have a comprehensive Doctoral Skills Development Programme (DSDP) to support development. </w:t>
            </w:r>
          </w:p>
          <w:p w14:paraId="08B2E1B2" w14:textId="77777777" w:rsidR="006B7064" w:rsidRPr="006B7064" w:rsidRDefault="006B7064" w:rsidP="006B7064">
            <w:pPr>
              <w:widowControl/>
              <w:numPr>
                <w:ilvl w:val="0"/>
                <w:numId w:val="37"/>
              </w:numPr>
              <w:autoSpaceDE/>
              <w:autoSpaceDN/>
              <w:spacing w:after="160" w:line="259" w:lineRule="auto"/>
              <w:contextualSpacing/>
              <w:rPr>
                <w:rFonts w:ascii="Aptos" w:eastAsia="Aptos" w:hAnsi="Aptos" w:cs="Times New Roman"/>
                <w:kern w:val="2"/>
                <w:lang w:val="en-GB"/>
                <w14:ligatures w14:val="standardContextual"/>
              </w:rPr>
            </w:pPr>
            <w:r w:rsidRPr="006B7064">
              <w:rPr>
                <w:rFonts w:ascii="Aptos" w:eastAsia="Aptos" w:hAnsi="Aptos" w:cs="Times New Roman"/>
                <w:kern w:val="2"/>
                <w:lang w:val="en-GB"/>
                <w14:ligatures w14:val="standardContextual"/>
              </w:rPr>
              <w:t>Systematic review (WP1A)</w:t>
            </w:r>
          </w:p>
          <w:p w14:paraId="518917F8" w14:textId="77777777" w:rsidR="006B7064" w:rsidRPr="006B7064" w:rsidRDefault="006B7064" w:rsidP="006B7064">
            <w:pPr>
              <w:widowControl/>
              <w:autoSpaceDE/>
              <w:autoSpaceDN/>
              <w:spacing w:after="160" w:line="259" w:lineRule="auto"/>
              <w:ind w:left="720"/>
              <w:contextualSpacing/>
              <w:rPr>
                <w:rFonts w:ascii="Aptos" w:eastAsia="Aptos" w:hAnsi="Aptos" w:cs="Times New Roman"/>
                <w:kern w:val="2"/>
                <w:lang w:val="en-GB"/>
                <w14:ligatures w14:val="standardContextual"/>
              </w:rPr>
            </w:pPr>
            <w:r w:rsidRPr="006B7064">
              <w:rPr>
                <w:rFonts w:ascii="Aptos" w:eastAsia="Aptos" w:hAnsi="Aptos" w:cs="Times New Roman"/>
                <w:kern w:val="2"/>
                <w:lang w:val="en-GB"/>
                <w14:ligatures w14:val="standardContextual"/>
              </w:rPr>
              <w:t xml:space="preserve">As part of my </w:t>
            </w:r>
            <w:proofErr w:type="gramStart"/>
            <w:r w:rsidRPr="006B7064">
              <w:rPr>
                <w:rFonts w:ascii="Aptos" w:eastAsia="Aptos" w:hAnsi="Aptos" w:cs="Times New Roman"/>
                <w:kern w:val="2"/>
                <w:lang w:val="en-GB"/>
                <w14:ligatures w14:val="standardContextual"/>
              </w:rPr>
              <w:t>Master’s in Public Health</w:t>
            </w:r>
            <w:proofErr w:type="gramEnd"/>
            <w:r w:rsidRPr="006B7064">
              <w:rPr>
                <w:rFonts w:ascii="Aptos" w:eastAsia="Aptos" w:hAnsi="Aptos" w:cs="Times New Roman"/>
                <w:kern w:val="2"/>
                <w:lang w:val="en-GB"/>
                <w14:ligatures w14:val="standardContextual"/>
              </w:rPr>
              <w:t xml:space="preserve"> I completed a module with Distinction in Evidence Synthesis: systematic review. This will provide a good theoretical grounding to complete </w:t>
            </w:r>
            <w:proofErr w:type="gramStart"/>
            <w:r w:rsidRPr="006B7064">
              <w:rPr>
                <w:rFonts w:ascii="Aptos" w:eastAsia="Aptos" w:hAnsi="Aptos" w:cs="Times New Roman"/>
                <w:kern w:val="2"/>
                <w:lang w:val="en-GB"/>
                <w14:ligatures w14:val="standardContextual"/>
              </w:rPr>
              <w:t>WP1</w:t>
            </w:r>
            <w:proofErr w:type="gramEnd"/>
            <w:r w:rsidRPr="006B7064">
              <w:rPr>
                <w:rFonts w:ascii="Aptos" w:eastAsia="Aptos" w:hAnsi="Aptos" w:cs="Times New Roman"/>
                <w:kern w:val="2"/>
                <w:lang w:val="en-GB"/>
                <w14:ligatures w14:val="standardContextual"/>
              </w:rPr>
              <w:t xml:space="preserve"> and I will refresh my knowledge with a two 1-day courses delivered by the UCL DSDP: ‘Getting started with your systematic review in health and biomedical sciences’ and ‘Searching for systematic reviews: introduction’.</w:t>
            </w:r>
          </w:p>
          <w:p w14:paraId="136968AD" w14:textId="77777777" w:rsidR="006B7064" w:rsidRPr="006B7064" w:rsidRDefault="006B7064" w:rsidP="006B7064">
            <w:pPr>
              <w:widowControl/>
              <w:numPr>
                <w:ilvl w:val="0"/>
                <w:numId w:val="37"/>
              </w:numPr>
              <w:autoSpaceDE/>
              <w:autoSpaceDN/>
              <w:spacing w:after="160" w:line="259" w:lineRule="auto"/>
              <w:contextualSpacing/>
              <w:rPr>
                <w:rFonts w:ascii="Aptos" w:eastAsia="Aptos" w:hAnsi="Aptos" w:cs="Times New Roman"/>
                <w:kern w:val="2"/>
                <w:lang w:val="en-GB"/>
                <w14:ligatures w14:val="standardContextual"/>
              </w:rPr>
            </w:pPr>
            <w:r w:rsidRPr="006B7064">
              <w:rPr>
                <w:rFonts w:ascii="Aptos" w:eastAsia="Aptos" w:hAnsi="Aptos" w:cs="Times New Roman"/>
                <w:kern w:val="2"/>
                <w:lang w:val="en-GB"/>
                <w14:ligatures w14:val="standardContextual"/>
              </w:rPr>
              <w:t>Online survey (WP1B)</w:t>
            </w:r>
          </w:p>
          <w:p w14:paraId="4DE177AF" w14:textId="77777777" w:rsidR="006B7064" w:rsidRPr="006B7064" w:rsidRDefault="006B7064" w:rsidP="006B7064">
            <w:pPr>
              <w:widowControl/>
              <w:autoSpaceDE/>
              <w:autoSpaceDN/>
              <w:spacing w:after="160" w:line="259" w:lineRule="auto"/>
              <w:ind w:left="720"/>
              <w:contextualSpacing/>
              <w:rPr>
                <w:rFonts w:ascii="Aptos" w:eastAsia="Aptos" w:hAnsi="Aptos" w:cs="Times New Roman"/>
                <w:kern w:val="2"/>
                <w:lang w:val="en-GB"/>
                <w14:ligatures w14:val="standardContextual"/>
              </w:rPr>
            </w:pPr>
            <w:r w:rsidRPr="006B7064">
              <w:rPr>
                <w:rFonts w:ascii="Aptos" w:eastAsia="Aptos" w:hAnsi="Aptos" w:cs="Times New Roman"/>
                <w:bCs/>
                <w:kern w:val="2"/>
                <w:lang w:val="en-GB"/>
                <w14:ligatures w14:val="standardContextual"/>
              </w:rPr>
              <w:t xml:space="preserve">My previous experience in survey-based research provides a strong foundation for WP1. I have experience of leading on online national surveys through my work as a research intern at Public Health England and experience of delivering and recruiting participants for surveys face-to-face through my health literacy research. </w:t>
            </w:r>
            <w:r w:rsidRPr="006B7064">
              <w:rPr>
                <w:rFonts w:ascii="Aptos" w:eastAsia="Aptos" w:hAnsi="Aptos" w:cs="Times New Roman"/>
                <w:kern w:val="2"/>
                <w:lang w:val="en-GB"/>
                <w14:ligatures w14:val="standardContextual"/>
              </w:rPr>
              <w:t>I will complete training in questionnaire design with the Social Research Association (SRA) (</w:t>
            </w:r>
            <w:hyperlink r:id="rId24" w:history="1">
              <w:r w:rsidRPr="006B7064">
                <w:rPr>
                  <w:rFonts w:ascii="Aptos" w:eastAsia="Aptos" w:hAnsi="Aptos" w:cs="Times New Roman"/>
                  <w:color w:val="467886"/>
                  <w:kern w:val="2"/>
                  <w:u w:val="single"/>
                  <w:lang w:val="en-GB"/>
                  <w14:ligatures w14:val="standardContextual"/>
                </w:rPr>
                <w:t>SRA Home | Social Research Association (the-sra.org.uk)</w:t>
              </w:r>
            </w:hyperlink>
            <w:r w:rsidRPr="006B7064">
              <w:rPr>
                <w:rFonts w:ascii="Aptos" w:eastAsia="Aptos" w:hAnsi="Aptos" w:cs="Times New Roman"/>
                <w:kern w:val="2"/>
                <w:lang w:val="en-GB"/>
                <w14:ligatures w14:val="standardContextual"/>
              </w:rPr>
              <w:t xml:space="preserve">)  and in </w:t>
            </w:r>
            <w:proofErr w:type="spellStart"/>
            <w:r w:rsidRPr="006B7064">
              <w:rPr>
                <w:rFonts w:ascii="Aptos" w:eastAsia="Aptos" w:hAnsi="Aptos" w:cs="Times New Roman"/>
                <w:kern w:val="2"/>
                <w:lang w:val="en-GB"/>
                <w14:ligatures w14:val="standardContextual"/>
              </w:rPr>
              <w:t>RedCap</w:t>
            </w:r>
            <w:proofErr w:type="spellEnd"/>
            <w:r w:rsidRPr="006B7064">
              <w:rPr>
                <w:rFonts w:ascii="Aptos" w:eastAsia="Aptos" w:hAnsi="Aptos" w:cs="Times New Roman"/>
                <w:kern w:val="2"/>
                <w:lang w:val="en-GB"/>
                <w14:ligatures w14:val="standardContextual"/>
              </w:rPr>
              <w:t xml:space="preserve">, the platform on which the survey will be hosted, through the UCL DSDP. </w:t>
            </w:r>
          </w:p>
          <w:p w14:paraId="5DB94F50" w14:textId="77777777" w:rsidR="006B7064" w:rsidRPr="006B7064" w:rsidRDefault="006B7064" w:rsidP="006B7064">
            <w:pPr>
              <w:widowControl/>
              <w:numPr>
                <w:ilvl w:val="0"/>
                <w:numId w:val="37"/>
              </w:numPr>
              <w:autoSpaceDE/>
              <w:autoSpaceDN/>
              <w:spacing w:after="160" w:line="259" w:lineRule="auto"/>
              <w:contextualSpacing/>
              <w:rPr>
                <w:rFonts w:ascii="Aptos" w:eastAsia="Aptos" w:hAnsi="Aptos" w:cs="Times New Roman"/>
                <w:kern w:val="2"/>
                <w:lang w:val="en-GB"/>
                <w14:ligatures w14:val="standardContextual"/>
              </w:rPr>
            </w:pPr>
            <w:r w:rsidRPr="006B7064">
              <w:rPr>
                <w:rFonts w:ascii="Aptos" w:eastAsia="Aptos" w:hAnsi="Aptos" w:cs="Times New Roman"/>
                <w:kern w:val="2"/>
                <w:lang w:val="en-GB"/>
                <w14:ligatures w14:val="standardContextual"/>
              </w:rPr>
              <w:t>Statistical analysis skills (WP1B)</w:t>
            </w:r>
          </w:p>
          <w:p w14:paraId="292488A1" w14:textId="77777777" w:rsidR="006B7064" w:rsidRPr="006B7064" w:rsidRDefault="006B7064" w:rsidP="006B7064">
            <w:pPr>
              <w:widowControl/>
              <w:autoSpaceDE/>
              <w:autoSpaceDN/>
              <w:spacing w:after="160" w:line="259" w:lineRule="auto"/>
              <w:ind w:left="720"/>
              <w:contextualSpacing/>
              <w:rPr>
                <w:rFonts w:ascii="Aptos" w:eastAsia="Aptos" w:hAnsi="Aptos" w:cs="Times New Roman"/>
                <w:kern w:val="2"/>
                <w:lang w:val="en-GB"/>
                <w14:ligatures w14:val="standardContextual"/>
              </w:rPr>
            </w:pPr>
            <w:r w:rsidRPr="006B7064">
              <w:rPr>
                <w:rFonts w:ascii="Aptos" w:eastAsia="Aptos" w:hAnsi="Aptos" w:cs="Times New Roman"/>
                <w:kern w:val="2"/>
                <w:lang w:val="en-GB"/>
                <w14:ligatures w14:val="standardContextual"/>
              </w:rPr>
              <w:t xml:space="preserve">I have undertaken online courses in the statistical package ‘R’ through UCL as part of my Academic Clinical Fellowship and applied these skills in my EPIC health literacy study. I will undertake a 3-hour training session by the UCL DSDP to develop further skills in data visualisation in R to support the written dissemination of results. </w:t>
            </w:r>
          </w:p>
          <w:p w14:paraId="799A56C9" w14:textId="77777777" w:rsidR="006B7064" w:rsidRPr="006B7064" w:rsidRDefault="006B7064" w:rsidP="006B7064">
            <w:pPr>
              <w:widowControl/>
              <w:numPr>
                <w:ilvl w:val="0"/>
                <w:numId w:val="37"/>
              </w:numPr>
              <w:autoSpaceDE/>
              <w:autoSpaceDN/>
              <w:spacing w:after="160" w:line="259" w:lineRule="auto"/>
              <w:contextualSpacing/>
              <w:rPr>
                <w:rFonts w:ascii="Aptos" w:eastAsia="Aptos" w:hAnsi="Aptos" w:cs="Times New Roman"/>
                <w:kern w:val="2"/>
                <w:lang w:val="en-GB"/>
                <w14:ligatures w14:val="standardContextual"/>
              </w:rPr>
            </w:pPr>
            <w:r w:rsidRPr="006B7064">
              <w:rPr>
                <w:rFonts w:ascii="Aptos" w:eastAsia="Aptos" w:hAnsi="Aptos" w:cs="Times New Roman"/>
                <w:kern w:val="2"/>
                <w:lang w:val="en-GB"/>
                <w14:ligatures w14:val="standardContextual"/>
              </w:rPr>
              <w:t xml:space="preserve">Conducting focus groups and 1:1 </w:t>
            </w:r>
            <w:proofErr w:type="gramStart"/>
            <w:r w:rsidRPr="006B7064">
              <w:rPr>
                <w:rFonts w:ascii="Aptos" w:eastAsia="Aptos" w:hAnsi="Aptos" w:cs="Times New Roman"/>
                <w:kern w:val="2"/>
                <w:lang w:val="en-GB"/>
                <w14:ligatures w14:val="standardContextual"/>
              </w:rPr>
              <w:t>interviews</w:t>
            </w:r>
            <w:proofErr w:type="gramEnd"/>
            <w:r w:rsidRPr="006B7064">
              <w:rPr>
                <w:rFonts w:ascii="Aptos" w:eastAsia="Aptos" w:hAnsi="Aptos" w:cs="Times New Roman"/>
                <w:kern w:val="2"/>
                <w:lang w:val="en-GB"/>
                <w14:ligatures w14:val="standardContextual"/>
              </w:rPr>
              <w:t xml:space="preserve"> (WP2)</w:t>
            </w:r>
          </w:p>
          <w:p w14:paraId="3100561B" w14:textId="77777777" w:rsidR="006B7064" w:rsidRPr="006B7064" w:rsidRDefault="006B7064" w:rsidP="006B7064">
            <w:pPr>
              <w:widowControl/>
              <w:autoSpaceDE/>
              <w:autoSpaceDN/>
              <w:spacing w:after="160" w:line="259" w:lineRule="auto"/>
              <w:ind w:left="720"/>
              <w:contextualSpacing/>
              <w:rPr>
                <w:rFonts w:ascii="Aptos" w:eastAsia="Aptos" w:hAnsi="Aptos" w:cs="Times New Roman"/>
                <w:kern w:val="2"/>
                <w:lang w:val="en-GB"/>
                <w14:ligatures w14:val="standardContextual"/>
              </w:rPr>
            </w:pPr>
            <w:r w:rsidRPr="006B7064">
              <w:rPr>
                <w:rFonts w:ascii="Aptos" w:eastAsia="Aptos" w:hAnsi="Aptos" w:cs="Times New Roman"/>
                <w:bCs/>
                <w:kern w:val="2"/>
                <w:lang w:val="en-GB"/>
                <w14:ligatures w14:val="standardContextual"/>
              </w:rPr>
              <w:t xml:space="preserve">I have previously completed 1:1 interviews and analysis to understand the user experience of sexual health services in my locality as part of a needs assessment. </w:t>
            </w:r>
            <w:r w:rsidRPr="006B7064">
              <w:rPr>
                <w:rFonts w:ascii="Aptos" w:eastAsia="Aptos" w:hAnsi="Aptos" w:cs="Times New Roman"/>
                <w:kern w:val="2"/>
                <w:lang w:val="en-GB"/>
                <w14:ligatures w14:val="standardContextual"/>
              </w:rPr>
              <w:t xml:space="preserve">I will further my knowledge in conducting online interviews through the ‘Digital qualitative interviews’ day course and through a short course delivered by UCL ‘Qualitative Research Methods in Health’. (https://www.ucl.ac.uk/short-courses/search-courses/qualitative-research-methods-health) </w:t>
            </w:r>
          </w:p>
          <w:p w14:paraId="74F411A9" w14:textId="77777777" w:rsidR="006B7064" w:rsidRPr="006B7064" w:rsidRDefault="006B7064" w:rsidP="006B7064">
            <w:pPr>
              <w:widowControl/>
              <w:numPr>
                <w:ilvl w:val="0"/>
                <w:numId w:val="37"/>
              </w:numPr>
              <w:autoSpaceDE/>
              <w:autoSpaceDN/>
              <w:spacing w:after="160" w:line="259" w:lineRule="auto"/>
              <w:contextualSpacing/>
              <w:rPr>
                <w:rFonts w:ascii="Aptos" w:eastAsia="Aptos" w:hAnsi="Aptos" w:cs="Times New Roman"/>
                <w:kern w:val="2"/>
                <w:lang w:val="en-GB"/>
                <w14:ligatures w14:val="standardContextual"/>
              </w:rPr>
            </w:pPr>
            <w:r w:rsidRPr="006B7064">
              <w:rPr>
                <w:rFonts w:ascii="Aptos" w:eastAsia="Aptos" w:hAnsi="Aptos" w:cs="Times New Roman"/>
                <w:kern w:val="2"/>
                <w:lang w:val="en-GB"/>
                <w14:ligatures w14:val="standardContextual"/>
              </w:rPr>
              <w:t xml:space="preserve">Qualitative data analysis and write-up (WP2) </w:t>
            </w:r>
          </w:p>
          <w:p w14:paraId="52568804" w14:textId="717A1A6D" w:rsidR="006B7064" w:rsidRPr="006B7064" w:rsidRDefault="006B7064" w:rsidP="006B7064">
            <w:pPr>
              <w:widowControl/>
              <w:autoSpaceDE/>
              <w:autoSpaceDN/>
              <w:spacing w:after="160" w:line="259" w:lineRule="auto"/>
              <w:ind w:left="720"/>
              <w:contextualSpacing/>
              <w:rPr>
                <w:rFonts w:ascii="Aptos" w:eastAsia="Aptos" w:hAnsi="Aptos" w:cs="Times New Roman"/>
                <w:kern w:val="2"/>
                <w:lang w:val="en-GB"/>
                <w14:ligatures w14:val="standardContextual"/>
              </w:rPr>
            </w:pPr>
            <w:r w:rsidRPr="006B7064">
              <w:rPr>
                <w:rFonts w:ascii="Aptos" w:eastAsia="Aptos" w:hAnsi="Aptos" w:cs="Times New Roman"/>
                <w:kern w:val="2"/>
                <w:lang w:val="en-GB"/>
                <w14:ligatures w14:val="standardContextual"/>
              </w:rPr>
              <w:t xml:space="preserve">As part of my </w:t>
            </w:r>
            <w:proofErr w:type="gramStart"/>
            <w:r w:rsidRPr="006B7064">
              <w:rPr>
                <w:rFonts w:ascii="Aptos" w:eastAsia="Aptos" w:hAnsi="Aptos" w:cs="Times New Roman"/>
                <w:kern w:val="2"/>
                <w:lang w:val="en-GB"/>
                <w14:ligatures w14:val="standardContextual"/>
              </w:rPr>
              <w:t>Master’s in Public Health</w:t>
            </w:r>
            <w:proofErr w:type="gramEnd"/>
            <w:r w:rsidRPr="006B7064">
              <w:rPr>
                <w:rFonts w:ascii="Aptos" w:eastAsia="Aptos" w:hAnsi="Aptos" w:cs="Times New Roman"/>
                <w:kern w:val="2"/>
                <w:lang w:val="en-GB"/>
                <w14:ligatures w14:val="standardContextual"/>
              </w:rPr>
              <w:t xml:space="preserve"> I completed a module in ‘Qualitative Research Methods’. I will build on this with four 1-day courses building knowledge in the NVivo analysis package and skills in documentary analysis delivered by UCL DSDP, SRA and the National Centre for Research Methods. </w:t>
            </w:r>
          </w:p>
          <w:p w14:paraId="5CACD299" w14:textId="77777777" w:rsidR="006B7064" w:rsidRPr="006B7064" w:rsidRDefault="006B7064" w:rsidP="006B7064">
            <w:pPr>
              <w:widowControl/>
              <w:numPr>
                <w:ilvl w:val="0"/>
                <w:numId w:val="37"/>
              </w:numPr>
              <w:autoSpaceDE/>
              <w:autoSpaceDN/>
              <w:spacing w:after="160" w:line="259" w:lineRule="auto"/>
              <w:contextualSpacing/>
              <w:rPr>
                <w:rFonts w:ascii="Aptos" w:eastAsia="Aptos" w:hAnsi="Aptos" w:cs="Times New Roman"/>
                <w:kern w:val="2"/>
                <w:lang w:val="en-GB"/>
                <w14:ligatures w14:val="standardContextual"/>
              </w:rPr>
            </w:pPr>
            <w:r w:rsidRPr="006B7064">
              <w:rPr>
                <w:rFonts w:ascii="Aptos" w:eastAsia="Aptos" w:hAnsi="Aptos" w:cs="Times New Roman"/>
                <w:kern w:val="2"/>
                <w:lang w:val="en-GB"/>
                <w14:ligatures w14:val="standardContextual"/>
              </w:rPr>
              <w:t>Writing best practice principles for writing MDS (WP3)</w:t>
            </w:r>
          </w:p>
          <w:p w14:paraId="6D182CEB" w14:textId="77777777" w:rsidR="006B7064" w:rsidRPr="006B7064" w:rsidRDefault="006B7064" w:rsidP="006B7064">
            <w:pPr>
              <w:widowControl/>
              <w:autoSpaceDE/>
              <w:autoSpaceDN/>
              <w:spacing w:after="160" w:line="259" w:lineRule="auto"/>
              <w:ind w:left="720"/>
              <w:contextualSpacing/>
              <w:rPr>
                <w:rFonts w:ascii="Aptos" w:eastAsia="Aptos" w:hAnsi="Aptos" w:cs="Times New Roman"/>
                <w:kern w:val="2"/>
                <w:lang w:val="en-GB"/>
                <w14:ligatures w14:val="standardContextual"/>
              </w:rPr>
            </w:pPr>
            <w:r w:rsidRPr="006B7064">
              <w:rPr>
                <w:rFonts w:ascii="Aptos" w:eastAsia="Aptos" w:hAnsi="Aptos" w:cs="Times New Roman"/>
                <w:kern w:val="2"/>
                <w:lang w:val="en-GB"/>
                <w14:ligatures w14:val="standardContextual"/>
              </w:rPr>
              <w:t>I will complete a Virtual Plain English Diploma Course with the Plain English campaign to ensure that the final guidance documents written are easy to understand. (</w:t>
            </w:r>
            <w:hyperlink r:id="rId25" w:history="1">
              <w:r w:rsidRPr="006B7064">
                <w:rPr>
                  <w:rFonts w:ascii="Aptos" w:eastAsia="Aptos" w:hAnsi="Aptos" w:cs="Times New Roman"/>
                  <w:color w:val="467886"/>
                  <w:kern w:val="2"/>
                  <w:u w:val="single"/>
                  <w:lang w:val="en-GB"/>
                  <w14:ligatures w14:val="standardContextual"/>
                </w:rPr>
                <w:t>https://www.plainenglish.co.uk/services/training/plain-english-diploma.html</w:t>
              </w:r>
            </w:hyperlink>
            <w:r w:rsidRPr="006B7064">
              <w:rPr>
                <w:rFonts w:ascii="Aptos" w:eastAsia="Aptos" w:hAnsi="Aptos" w:cs="Times New Roman"/>
                <w:kern w:val="2"/>
                <w:lang w:val="en-GB"/>
                <w14:ligatures w14:val="standardContextual"/>
              </w:rPr>
              <w:t xml:space="preserve">)  This will also provide key skills for further work in health literacy in the future.  </w:t>
            </w:r>
          </w:p>
          <w:p w14:paraId="53801E71" w14:textId="77777777" w:rsidR="006B7064" w:rsidRPr="006B7064" w:rsidRDefault="006B7064" w:rsidP="006B7064">
            <w:pPr>
              <w:widowControl/>
              <w:numPr>
                <w:ilvl w:val="0"/>
                <w:numId w:val="37"/>
              </w:numPr>
              <w:autoSpaceDE/>
              <w:autoSpaceDN/>
              <w:spacing w:after="160" w:line="259" w:lineRule="auto"/>
              <w:contextualSpacing/>
              <w:rPr>
                <w:rFonts w:ascii="Aptos" w:eastAsia="Aptos" w:hAnsi="Aptos" w:cs="Times New Roman"/>
                <w:kern w:val="2"/>
                <w:lang w:val="en-GB"/>
                <w14:ligatures w14:val="standardContextual"/>
              </w:rPr>
            </w:pPr>
            <w:r w:rsidRPr="006B7064">
              <w:rPr>
                <w:rFonts w:ascii="Aptos" w:eastAsia="Aptos" w:hAnsi="Aptos" w:cs="Times New Roman"/>
                <w:kern w:val="2"/>
                <w:lang w:val="en-GB"/>
                <w14:ligatures w14:val="standardContextual"/>
              </w:rPr>
              <w:t>Skills in using artificial intelligence model Llama (WP4)</w:t>
            </w:r>
          </w:p>
          <w:p w14:paraId="751CC49E" w14:textId="4C653C3F" w:rsidR="006B7064" w:rsidRPr="006B7064" w:rsidRDefault="006B7064" w:rsidP="006B7064">
            <w:pPr>
              <w:widowControl/>
              <w:autoSpaceDE/>
              <w:autoSpaceDN/>
              <w:spacing w:after="160" w:line="259" w:lineRule="auto"/>
              <w:ind w:left="720"/>
              <w:contextualSpacing/>
              <w:rPr>
                <w:rFonts w:ascii="Aptos" w:eastAsia="Aptos" w:hAnsi="Aptos" w:cs="Aptos"/>
                <w:bCs/>
                <w:kern w:val="2"/>
                <w:lang w:val="en-GB"/>
                <w14:ligatures w14:val="standardContextual"/>
              </w:rPr>
            </w:pPr>
            <w:r w:rsidRPr="006B7064">
              <w:rPr>
                <w:rFonts w:ascii="Aptos" w:eastAsia="Aptos" w:hAnsi="Aptos" w:cs="Times New Roman"/>
                <w:kern w:val="2"/>
                <w:lang w:val="en-GB"/>
                <w14:ligatures w14:val="standardContextual"/>
              </w:rPr>
              <w:t xml:space="preserve">Alongside the support I will receive from the </w:t>
            </w:r>
            <w:r w:rsidRPr="006B7064">
              <w:rPr>
                <w:rFonts w:ascii="Aptos" w:eastAsia="Aptos" w:hAnsi="Aptos" w:cs="Aptos"/>
                <w:bCs/>
                <w:kern w:val="2"/>
                <w:lang w:val="en-GB"/>
                <w14:ligatures w14:val="standardContextual"/>
              </w:rPr>
              <w:t>natural language processing team, I will also complete courses for my personal development to better understand how</w:t>
            </w:r>
            <w:r w:rsidR="00B575EA">
              <w:rPr>
                <w:rFonts w:ascii="Aptos" w:eastAsia="Aptos" w:hAnsi="Aptos" w:cs="Aptos"/>
                <w:bCs/>
                <w:kern w:val="2"/>
                <w:lang w:val="en-GB"/>
                <w14:ligatures w14:val="standardContextual"/>
              </w:rPr>
              <w:t xml:space="preserve"> the</w:t>
            </w:r>
            <w:r w:rsidRPr="006B7064">
              <w:rPr>
                <w:rFonts w:ascii="Aptos" w:eastAsia="Aptos" w:hAnsi="Aptos" w:cs="Aptos"/>
                <w:bCs/>
                <w:kern w:val="2"/>
                <w:lang w:val="en-GB"/>
                <w14:ligatures w14:val="standardContextual"/>
              </w:rPr>
              <w:t xml:space="preserve"> AI model work. This is a rapidly developing </w:t>
            </w:r>
            <w:proofErr w:type="gramStart"/>
            <w:r w:rsidRPr="006B7064">
              <w:rPr>
                <w:rFonts w:ascii="Aptos" w:eastAsia="Aptos" w:hAnsi="Aptos" w:cs="Aptos"/>
                <w:bCs/>
                <w:kern w:val="2"/>
                <w:lang w:val="en-GB"/>
                <w14:ligatures w14:val="standardContextual"/>
              </w:rPr>
              <w:t>field</w:t>
            </w:r>
            <w:proofErr w:type="gramEnd"/>
            <w:r w:rsidRPr="006B7064">
              <w:rPr>
                <w:rFonts w:ascii="Aptos" w:eastAsia="Aptos" w:hAnsi="Aptos" w:cs="Aptos"/>
                <w:bCs/>
                <w:kern w:val="2"/>
                <w:lang w:val="en-GB"/>
                <w14:ligatures w14:val="standardContextual"/>
              </w:rPr>
              <w:t xml:space="preserve"> and I will continue to review the best course dependent on the version of the model I will use, with promising courses available from DeepLearning.AI. </w:t>
            </w:r>
          </w:p>
          <w:p w14:paraId="3C2B6495" w14:textId="77777777" w:rsidR="00B575EA" w:rsidRDefault="00B575EA" w:rsidP="006B7064">
            <w:pPr>
              <w:widowControl/>
              <w:autoSpaceDE/>
              <w:autoSpaceDN/>
              <w:spacing w:after="160" w:line="259" w:lineRule="auto"/>
              <w:rPr>
                <w:rFonts w:ascii="Aptos" w:eastAsia="Aptos" w:hAnsi="Aptos" w:cs="Aptos"/>
                <w:bCs/>
                <w:kern w:val="2"/>
                <w:lang w:val="en-GB"/>
                <w14:ligatures w14:val="standardContextual"/>
              </w:rPr>
            </w:pPr>
          </w:p>
          <w:p w14:paraId="6BAFCCFE" w14:textId="62C50A5C" w:rsidR="006B7064" w:rsidRPr="006B7064" w:rsidRDefault="006B7064" w:rsidP="006B7064">
            <w:pPr>
              <w:widowControl/>
              <w:autoSpaceDE/>
              <w:autoSpaceDN/>
              <w:spacing w:after="160" w:line="259" w:lineRule="auto"/>
              <w:rPr>
                <w:rFonts w:ascii="Aptos" w:eastAsia="Aptos" w:hAnsi="Aptos" w:cs="Aptos"/>
                <w:bCs/>
                <w:kern w:val="2"/>
                <w:lang w:val="en-GB"/>
                <w14:ligatures w14:val="standardContextual"/>
              </w:rPr>
            </w:pPr>
            <w:r w:rsidRPr="006B7064">
              <w:rPr>
                <w:rFonts w:ascii="Aptos" w:eastAsia="Aptos" w:hAnsi="Aptos" w:cs="Aptos"/>
                <w:bCs/>
                <w:kern w:val="2"/>
                <w:lang w:val="en-GB"/>
                <w14:ligatures w14:val="standardContextual"/>
              </w:rPr>
              <w:t xml:space="preserve">Developing broader skills for academia </w:t>
            </w:r>
          </w:p>
          <w:p w14:paraId="5258262E" w14:textId="77777777" w:rsidR="006B7064" w:rsidRPr="006B7064" w:rsidRDefault="006B7064" w:rsidP="006B7064">
            <w:pPr>
              <w:widowControl/>
              <w:numPr>
                <w:ilvl w:val="0"/>
                <w:numId w:val="38"/>
              </w:numPr>
              <w:autoSpaceDE/>
              <w:autoSpaceDN/>
              <w:spacing w:after="160" w:line="259" w:lineRule="auto"/>
              <w:contextualSpacing/>
              <w:rPr>
                <w:rFonts w:ascii="Aptos" w:eastAsia="Aptos" w:hAnsi="Aptos" w:cs="Aptos"/>
                <w:bCs/>
                <w:kern w:val="2"/>
                <w:lang w:val="en-GB"/>
                <w14:ligatures w14:val="standardContextual"/>
              </w:rPr>
            </w:pPr>
            <w:r w:rsidRPr="006B7064">
              <w:rPr>
                <w:rFonts w:ascii="Aptos" w:eastAsia="Aptos" w:hAnsi="Aptos" w:cs="Aptos"/>
                <w:bCs/>
                <w:kern w:val="2"/>
                <w:lang w:val="en-GB"/>
                <w14:ligatures w14:val="standardContextual"/>
              </w:rPr>
              <w:lastRenderedPageBreak/>
              <w:t>Facilitator skills</w:t>
            </w:r>
          </w:p>
          <w:p w14:paraId="1ABDA0EF" w14:textId="306209BB" w:rsidR="006B7064" w:rsidRPr="006B7064" w:rsidRDefault="006B7064" w:rsidP="006B7064">
            <w:pPr>
              <w:widowControl/>
              <w:autoSpaceDE/>
              <w:autoSpaceDN/>
              <w:spacing w:after="160" w:line="259" w:lineRule="auto"/>
              <w:ind w:left="720"/>
              <w:contextualSpacing/>
              <w:rPr>
                <w:rFonts w:ascii="Aptos" w:eastAsia="Aptos" w:hAnsi="Aptos" w:cs="Aptos"/>
                <w:bCs/>
                <w:kern w:val="2"/>
                <w:lang w:val="en-GB"/>
                <w14:ligatures w14:val="standardContextual"/>
              </w:rPr>
            </w:pPr>
            <w:r w:rsidRPr="006B7064">
              <w:rPr>
                <w:rFonts w:ascii="Aptos" w:eastAsia="Aptos" w:hAnsi="Aptos" w:cs="Aptos"/>
                <w:bCs/>
                <w:kern w:val="2"/>
                <w:lang w:val="en-GB"/>
                <w14:ligatures w14:val="standardContextual"/>
              </w:rPr>
              <w:t xml:space="preserve">I have developed skills in chairing and working with diverse stakeholders by chairing steering committees through my work at Public Health England and as a public health registrar. To enhance these </w:t>
            </w:r>
            <w:proofErr w:type="gramStart"/>
            <w:r w:rsidRPr="006B7064">
              <w:rPr>
                <w:rFonts w:ascii="Aptos" w:eastAsia="Aptos" w:hAnsi="Aptos" w:cs="Aptos"/>
                <w:bCs/>
                <w:kern w:val="2"/>
                <w:lang w:val="en-GB"/>
                <w14:ligatures w14:val="standardContextual"/>
              </w:rPr>
              <w:t>skills</w:t>
            </w:r>
            <w:proofErr w:type="gramEnd"/>
            <w:r w:rsidRPr="006B7064">
              <w:rPr>
                <w:rFonts w:ascii="Aptos" w:eastAsia="Aptos" w:hAnsi="Aptos" w:cs="Aptos"/>
                <w:bCs/>
                <w:kern w:val="2"/>
                <w:lang w:val="en-GB"/>
                <w14:ligatures w14:val="standardContextual"/>
              </w:rPr>
              <w:t xml:space="preserve"> I will complete </w:t>
            </w:r>
            <w:r w:rsidR="00F50347">
              <w:rPr>
                <w:rFonts w:ascii="Aptos" w:eastAsia="Aptos" w:hAnsi="Aptos" w:cs="Aptos"/>
                <w:bCs/>
                <w:kern w:val="2"/>
                <w:lang w:val="en-GB"/>
                <w14:ligatures w14:val="standardContextual"/>
              </w:rPr>
              <w:t>a 5-day</w:t>
            </w:r>
            <w:r w:rsidRPr="006B7064">
              <w:rPr>
                <w:rFonts w:ascii="Aptos" w:eastAsia="Aptos" w:hAnsi="Aptos" w:cs="Aptos"/>
                <w:bCs/>
                <w:kern w:val="2"/>
                <w:lang w:val="en-GB"/>
                <w14:ligatures w14:val="standardContextual"/>
              </w:rPr>
              <w:t xml:space="preserve"> courses in facilitator skills delivered by the association of facilitators (https://www.associationoffacilitators.co.uk/courses/group-dynamics.html). This will support me during the focus group in WP2, consensus meetings in WP3 and leading the steering committee as chair. It will also be an important skill in a future career working between</w:t>
            </w:r>
            <w:r w:rsidR="00C9425C">
              <w:rPr>
                <w:rFonts w:ascii="Aptos" w:eastAsia="Aptos" w:hAnsi="Aptos" w:cs="Aptos"/>
                <w:bCs/>
                <w:kern w:val="2"/>
                <w:lang w:val="en-GB"/>
                <w14:ligatures w14:val="standardContextual"/>
              </w:rPr>
              <w:t xml:space="preserve"> </w:t>
            </w:r>
            <w:proofErr w:type="gramStart"/>
            <w:r w:rsidR="00C9425C">
              <w:rPr>
                <w:rFonts w:ascii="Aptos" w:eastAsia="Aptos" w:hAnsi="Aptos" w:cs="Aptos"/>
                <w:bCs/>
                <w:kern w:val="2"/>
                <w:lang w:val="en-GB"/>
                <w14:ligatures w14:val="standardContextual"/>
              </w:rPr>
              <w:t xml:space="preserve">academia </w:t>
            </w:r>
            <w:r w:rsidRPr="006B7064">
              <w:rPr>
                <w:rFonts w:ascii="Aptos" w:eastAsia="Aptos" w:hAnsi="Aptos" w:cs="Aptos"/>
                <w:bCs/>
                <w:kern w:val="2"/>
                <w:lang w:val="en-GB"/>
                <w14:ligatures w14:val="standardContextual"/>
              </w:rPr>
              <w:t xml:space="preserve"> public</w:t>
            </w:r>
            <w:proofErr w:type="gramEnd"/>
            <w:r w:rsidRPr="006B7064">
              <w:rPr>
                <w:rFonts w:ascii="Aptos" w:eastAsia="Aptos" w:hAnsi="Aptos" w:cs="Aptos"/>
                <w:bCs/>
                <w:kern w:val="2"/>
                <w:lang w:val="en-GB"/>
                <w14:ligatures w14:val="standardContextual"/>
              </w:rPr>
              <w:t xml:space="preserve"> health</w:t>
            </w:r>
            <w:r w:rsidR="00C9425C">
              <w:rPr>
                <w:rFonts w:ascii="Aptos" w:eastAsia="Aptos" w:hAnsi="Aptos" w:cs="Aptos"/>
                <w:bCs/>
                <w:kern w:val="2"/>
                <w:lang w:val="en-GB"/>
                <w14:ligatures w14:val="standardContextual"/>
              </w:rPr>
              <w:t xml:space="preserve"> </w:t>
            </w:r>
            <w:r w:rsidRPr="006B7064">
              <w:rPr>
                <w:rFonts w:ascii="Aptos" w:eastAsia="Aptos" w:hAnsi="Aptos" w:cs="Aptos"/>
                <w:bCs/>
                <w:kern w:val="2"/>
                <w:lang w:val="en-GB"/>
                <w14:ligatures w14:val="standardContextual"/>
              </w:rPr>
              <w:t xml:space="preserve">and social care. </w:t>
            </w:r>
          </w:p>
          <w:p w14:paraId="77D3ABB7" w14:textId="77777777" w:rsidR="006B7064" w:rsidRPr="006B7064" w:rsidRDefault="006B7064" w:rsidP="006B7064">
            <w:pPr>
              <w:widowControl/>
              <w:numPr>
                <w:ilvl w:val="0"/>
                <w:numId w:val="38"/>
              </w:numPr>
              <w:autoSpaceDE/>
              <w:autoSpaceDN/>
              <w:spacing w:after="160" w:line="259" w:lineRule="auto"/>
              <w:contextualSpacing/>
              <w:rPr>
                <w:rFonts w:ascii="Aptos" w:eastAsia="Aptos" w:hAnsi="Aptos" w:cs="Aptos"/>
                <w:bCs/>
                <w:kern w:val="2"/>
                <w:lang w:val="en-GB"/>
                <w14:ligatures w14:val="standardContextual"/>
              </w:rPr>
            </w:pPr>
            <w:r w:rsidRPr="006B7064">
              <w:rPr>
                <w:rFonts w:ascii="Aptos" w:eastAsia="Aptos" w:hAnsi="Aptos" w:cs="Aptos"/>
                <w:bCs/>
                <w:kern w:val="2"/>
                <w:lang w:val="en-GB"/>
                <w14:ligatures w14:val="standardContextual"/>
              </w:rPr>
              <w:t>Patient and Public Involvement (PPI)</w:t>
            </w:r>
          </w:p>
          <w:p w14:paraId="0E6F82D8" w14:textId="77777777" w:rsidR="006B7064" w:rsidRPr="006B7064" w:rsidRDefault="006B7064" w:rsidP="006B7064">
            <w:pPr>
              <w:widowControl/>
              <w:autoSpaceDE/>
              <w:autoSpaceDN/>
              <w:spacing w:after="160" w:line="259" w:lineRule="auto"/>
              <w:ind w:left="720"/>
              <w:contextualSpacing/>
              <w:rPr>
                <w:rFonts w:ascii="Aptos" w:eastAsia="Aptos" w:hAnsi="Aptos" w:cs="Times New Roman"/>
                <w:kern w:val="2"/>
                <w:lang w:val="en-GB"/>
                <w14:ligatures w14:val="standardContextual"/>
              </w:rPr>
            </w:pPr>
            <w:r w:rsidRPr="006B7064">
              <w:rPr>
                <w:rFonts w:ascii="Aptos" w:eastAsia="Aptos" w:hAnsi="Aptos" w:cs="Aptos"/>
                <w:bCs/>
                <w:kern w:val="2"/>
                <w:lang w:val="en-GB"/>
                <w14:ligatures w14:val="standardContextual"/>
              </w:rPr>
              <w:t xml:space="preserve">As a national ambassador for the Doubleday Centre for Patient Experience I have worked with a range of patients, public and carers to enhance medical education. I will draw on these experiences during the PhD and by attending PPI training from </w:t>
            </w:r>
            <w:r w:rsidRPr="006B7064">
              <w:rPr>
                <w:rFonts w:ascii="Aptos" w:eastAsia="Aptos" w:hAnsi="Aptos" w:cs="Times New Roman"/>
                <w:kern w:val="2"/>
                <w:lang w:val="en-GB"/>
                <w14:ligatures w14:val="standardContextual"/>
              </w:rPr>
              <w:t xml:space="preserve">UCL DSDP will be able to continue to transfer these skills to my research work. This training will cover the role of PPI in research, running PPI focus groups and keeping patient partners involved. </w:t>
            </w:r>
          </w:p>
          <w:p w14:paraId="66FB5994" w14:textId="77777777" w:rsidR="006B7064" w:rsidRPr="006B7064" w:rsidRDefault="006B7064" w:rsidP="006B7064">
            <w:pPr>
              <w:widowControl/>
              <w:numPr>
                <w:ilvl w:val="0"/>
                <w:numId w:val="38"/>
              </w:numPr>
              <w:autoSpaceDE/>
              <w:autoSpaceDN/>
              <w:spacing w:after="160" w:line="259" w:lineRule="auto"/>
              <w:contextualSpacing/>
              <w:rPr>
                <w:rFonts w:ascii="Aptos" w:eastAsia="Aptos" w:hAnsi="Aptos" w:cs="Aptos"/>
                <w:bCs/>
                <w:kern w:val="2"/>
                <w:lang w:val="en-GB"/>
                <w14:ligatures w14:val="standardContextual"/>
              </w:rPr>
            </w:pPr>
            <w:r w:rsidRPr="006B7064">
              <w:rPr>
                <w:rFonts w:ascii="Aptos" w:eastAsia="Aptos" w:hAnsi="Aptos" w:cs="Aptos"/>
                <w:bCs/>
                <w:kern w:val="2"/>
                <w:lang w:val="en-GB"/>
                <w14:ligatures w14:val="standardContextual"/>
              </w:rPr>
              <w:t>Skills to support dissemination of findings</w:t>
            </w:r>
          </w:p>
          <w:p w14:paraId="53A87D0C" w14:textId="77777777" w:rsidR="006B7064" w:rsidRPr="006B7064" w:rsidRDefault="006B7064" w:rsidP="006B7064">
            <w:pPr>
              <w:widowControl/>
              <w:autoSpaceDE/>
              <w:autoSpaceDN/>
              <w:spacing w:after="160" w:line="259" w:lineRule="auto"/>
              <w:ind w:left="720"/>
              <w:contextualSpacing/>
              <w:rPr>
                <w:rFonts w:ascii="Aptos" w:eastAsia="Aptos" w:hAnsi="Aptos" w:cs="Aptos"/>
                <w:bCs/>
                <w:kern w:val="2"/>
                <w:lang w:val="en-GB"/>
                <w14:ligatures w14:val="standardContextual"/>
              </w:rPr>
            </w:pPr>
            <w:r w:rsidRPr="006B7064">
              <w:rPr>
                <w:rFonts w:ascii="Aptos" w:eastAsia="Aptos" w:hAnsi="Aptos" w:cs="Aptos"/>
                <w:bCs/>
                <w:kern w:val="2"/>
                <w:lang w:val="en-GB"/>
                <w14:ligatures w14:val="standardContextual"/>
              </w:rPr>
              <w:t xml:space="preserve">I have previous experience of disseminating research findings through the EPIC study. This has included through written communication through blogs, social media posts, journal papers and academic posters and through presentations at Grand Round and at board meetings. Through my personal development plan, I will build on this bank of dissemination techniques by taking a 1-day course on infographic design delivered by the SRA and a 1-day storytelling course delivered by the chartered institute of public relations (https://www.cipr.co.uk/CIPR/Events/Current_Event_Display_New_Layout.aspx?EventKey=STO030424&amp;TrainingCode=STO). </w:t>
            </w:r>
          </w:p>
          <w:p w14:paraId="01D21FFD" w14:textId="77777777" w:rsidR="006B7064" w:rsidRPr="006B7064" w:rsidRDefault="006B7064" w:rsidP="006B7064">
            <w:pPr>
              <w:widowControl/>
              <w:numPr>
                <w:ilvl w:val="0"/>
                <w:numId w:val="38"/>
              </w:numPr>
              <w:autoSpaceDE/>
              <w:autoSpaceDN/>
              <w:spacing w:after="160" w:line="259" w:lineRule="auto"/>
              <w:contextualSpacing/>
              <w:rPr>
                <w:rFonts w:ascii="Aptos" w:eastAsia="Aptos" w:hAnsi="Aptos" w:cs="Aptos"/>
                <w:bCs/>
                <w:kern w:val="2"/>
                <w:lang w:val="en-GB"/>
                <w14:ligatures w14:val="standardContextual"/>
              </w:rPr>
            </w:pPr>
            <w:r w:rsidRPr="006B7064">
              <w:rPr>
                <w:rFonts w:ascii="Aptos" w:eastAsia="Aptos" w:hAnsi="Aptos" w:cs="Aptos"/>
                <w:bCs/>
                <w:kern w:val="2"/>
                <w:lang w:val="en-GB"/>
                <w14:ligatures w14:val="standardContextual"/>
              </w:rPr>
              <w:t>Creating skills for the PhD journey and beyond</w:t>
            </w:r>
          </w:p>
          <w:p w14:paraId="7521CC3A" w14:textId="77777777" w:rsidR="006B7064" w:rsidRPr="006B7064" w:rsidRDefault="006B7064" w:rsidP="006B7064">
            <w:pPr>
              <w:widowControl/>
              <w:autoSpaceDE/>
              <w:autoSpaceDN/>
              <w:spacing w:after="160" w:line="259" w:lineRule="auto"/>
              <w:ind w:left="720"/>
              <w:contextualSpacing/>
              <w:rPr>
                <w:rFonts w:ascii="Aptos" w:eastAsia="Aptos" w:hAnsi="Aptos" w:cs="Times New Roman"/>
                <w:kern w:val="2"/>
                <w:lang w:val="en-GB"/>
                <w14:ligatures w14:val="standardContextual"/>
              </w:rPr>
            </w:pPr>
            <w:r w:rsidRPr="006B7064">
              <w:rPr>
                <w:rFonts w:ascii="Aptos" w:eastAsia="Aptos" w:hAnsi="Aptos" w:cs="Aptos"/>
                <w:bCs/>
                <w:kern w:val="2"/>
                <w:lang w:val="en-GB"/>
                <w14:ligatures w14:val="standardContextual"/>
              </w:rPr>
              <w:t xml:space="preserve">I will take part in a range of sessions provided by the </w:t>
            </w:r>
            <w:r w:rsidRPr="006B7064">
              <w:rPr>
                <w:rFonts w:ascii="Aptos" w:eastAsia="Aptos" w:hAnsi="Aptos" w:cs="Times New Roman"/>
                <w:kern w:val="2"/>
                <w:lang w:val="en-GB"/>
                <w14:ligatures w14:val="standardContextual"/>
              </w:rPr>
              <w:t xml:space="preserve">UCL DSDP including: </w:t>
            </w:r>
          </w:p>
          <w:p w14:paraId="2CA4CA6E" w14:textId="77777777" w:rsidR="006B7064" w:rsidRPr="006B7064" w:rsidRDefault="006B7064" w:rsidP="006B7064">
            <w:pPr>
              <w:widowControl/>
              <w:numPr>
                <w:ilvl w:val="0"/>
                <w:numId w:val="39"/>
              </w:numPr>
              <w:autoSpaceDE/>
              <w:autoSpaceDN/>
              <w:spacing w:after="160" w:line="259" w:lineRule="auto"/>
              <w:contextualSpacing/>
              <w:rPr>
                <w:rFonts w:ascii="Aptos" w:eastAsia="Aptos" w:hAnsi="Aptos" w:cs="Aptos"/>
                <w:bCs/>
                <w:kern w:val="2"/>
                <w:lang w:val="en-GB"/>
                <w14:ligatures w14:val="standardContextual"/>
              </w:rPr>
            </w:pPr>
            <w:r w:rsidRPr="006B7064">
              <w:rPr>
                <w:rFonts w:ascii="Aptos" w:eastAsia="Aptos" w:hAnsi="Aptos" w:cs="Aptos"/>
                <w:bCs/>
                <w:kern w:val="2"/>
                <w:lang w:val="en-GB"/>
                <w14:ligatures w14:val="standardContextual"/>
              </w:rPr>
              <w:t>The PhD Journey</w:t>
            </w:r>
          </w:p>
          <w:p w14:paraId="48F6A405" w14:textId="77777777" w:rsidR="006B7064" w:rsidRPr="006B7064" w:rsidRDefault="006B7064" w:rsidP="006B7064">
            <w:pPr>
              <w:widowControl/>
              <w:numPr>
                <w:ilvl w:val="0"/>
                <w:numId w:val="39"/>
              </w:numPr>
              <w:autoSpaceDE/>
              <w:autoSpaceDN/>
              <w:spacing w:after="160" w:line="259" w:lineRule="auto"/>
              <w:contextualSpacing/>
              <w:rPr>
                <w:rFonts w:ascii="Aptos" w:eastAsia="Aptos" w:hAnsi="Aptos" w:cs="Aptos"/>
                <w:bCs/>
                <w:kern w:val="2"/>
                <w:lang w:val="en-GB"/>
                <w14:ligatures w14:val="standardContextual"/>
              </w:rPr>
            </w:pPr>
            <w:r w:rsidRPr="006B7064">
              <w:rPr>
                <w:rFonts w:ascii="Aptos" w:eastAsia="Aptos" w:hAnsi="Aptos" w:cs="Aptos"/>
                <w:bCs/>
                <w:kern w:val="2"/>
                <w:lang w:val="en-GB"/>
                <w14:ligatures w14:val="standardContextual"/>
              </w:rPr>
              <w:t>Nature Masterclass: Persuasive grant writing</w:t>
            </w:r>
          </w:p>
          <w:p w14:paraId="38FF274A" w14:textId="77777777" w:rsidR="006B7064" w:rsidRPr="006B7064" w:rsidRDefault="006B7064" w:rsidP="006B7064">
            <w:pPr>
              <w:widowControl/>
              <w:numPr>
                <w:ilvl w:val="0"/>
                <w:numId w:val="39"/>
              </w:numPr>
              <w:autoSpaceDE/>
              <w:autoSpaceDN/>
              <w:spacing w:after="160" w:line="259" w:lineRule="auto"/>
              <w:contextualSpacing/>
              <w:rPr>
                <w:rFonts w:ascii="Aptos" w:eastAsia="Aptos" w:hAnsi="Aptos" w:cs="Aptos"/>
                <w:bCs/>
                <w:kern w:val="2"/>
                <w:lang w:val="en-GB"/>
                <w14:ligatures w14:val="standardContextual"/>
              </w:rPr>
            </w:pPr>
            <w:r w:rsidRPr="006B7064">
              <w:rPr>
                <w:rFonts w:ascii="Aptos" w:eastAsia="Aptos" w:hAnsi="Aptos" w:cs="Aptos"/>
                <w:bCs/>
                <w:kern w:val="2"/>
                <w:lang w:val="en-GB"/>
                <w14:ligatures w14:val="standardContextual"/>
              </w:rPr>
              <w:t>Balancing competing commitments for academics and researchers</w:t>
            </w:r>
            <w:r w:rsidRPr="006B7064">
              <w:rPr>
                <w:rFonts w:ascii="Aptos" w:eastAsia="Aptos" w:hAnsi="Aptos" w:cs="Times New Roman"/>
                <w:kern w:val="2"/>
                <w:lang w:val="en-GB"/>
                <w14:ligatures w14:val="standardContextual"/>
              </w:rPr>
              <w:t xml:space="preserve"> </w:t>
            </w:r>
          </w:p>
          <w:p w14:paraId="2F9302B2" w14:textId="77777777" w:rsidR="006B7064" w:rsidRPr="006B7064" w:rsidRDefault="006B7064" w:rsidP="006B7064">
            <w:pPr>
              <w:widowControl/>
              <w:numPr>
                <w:ilvl w:val="0"/>
                <w:numId w:val="39"/>
              </w:numPr>
              <w:autoSpaceDE/>
              <w:autoSpaceDN/>
              <w:spacing w:after="160" w:line="259" w:lineRule="auto"/>
              <w:contextualSpacing/>
              <w:rPr>
                <w:rFonts w:ascii="Aptos" w:eastAsia="Aptos" w:hAnsi="Aptos" w:cs="Aptos"/>
                <w:bCs/>
                <w:kern w:val="2"/>
                <w:lang w:val="en-GB"/>
                <w14:ligatures w14:val="standardContextual"/>
              </w:rPr>
            </w:pPr>
            <w:r w:rsidRPr="006B7064">
              <w:rPr>
                <w:rFonts w:ascii="Aptos" w:eastAsia="Aptos" w:hAnsi="Aptos" w:cs="Aptos"/>
                <w:bCs/>
                <w:kern w:val="2"/>
                <w:lang w:val="en-GB"/>
                <w14:ligatures w14:val="standardContextual"/>
              </w:rPr>
              <w:t>Research careers</w:t>
            </w:r>
          </w:p>
          <w:p w14:paraId="35DB4513" w14:textId="77777777" w:rsidR="006B7064" w:rsidRPr="006B7064" w:rsidRDefault="006B7064" w:rsidP="006B7064">
            <w:pPr>
              <w:widowControl/>
              <w:numPr>
                <w:ilvl w:val="0"/>
                <w:numId w:val="39"/>
              </w:numPr>
              <w:autoSpaceDE/>
              <w:autoSpaceDN/>
              <w:spacing w:after="160" w:line="259" w:lineRule="auto"/>
              <w:contextualSpacing/>
              <w:rPr>
                <w:rFonts w:ascii="Aptos" w:eastAsia="Aptos" w:hAnsi="Aptos" w:cs="Aptos"/>
                <w:bCs/>
                <w:kern w:val="2"/>
                <w:lang w:val="en-GB"/>
                <w14:ligatures w14:val="standardContextual"/>
              </w:rPr>
            </w:pPr>
            <w:r w:rsidRPr="006B7064">
              <w:rPr>
                <w:rFonts w:ascii="Aptos" w:eastAsia="Aptos" w:hAnsi="Aptos" w:cs="Aptos"/>
                <w:bCs/>
                <w:kern w:val="2"/>
                <w:lang w:val="en-GB"/>
                <w14:ligatures w14:val="standardContextual"/>
              </w:rPr>
              <w:t>Building your research pipeline and visibility</w:t>
            </w:r>
          </w:p>
          <w:p w14:paraId="37F5BEA6" w14:textId="77777777" w:rsidR="006B7064" w:rsidRPr="006B7064" w:rsidRDefault="006B7064" w:rsidP="006B7064">
            <w:pPr>
              <w:widowControl/>
              <w:numPr>
                <w:ilvl w:val="0"/>
                <w:numId w:val="39"/>
              </w:numPr>
              <w:autoSpaceDE/>
              <w:autoSpaceDN/>
              <w:spacing w:after="160" w:line="259" w:lineRule="auto"/>
              <w:contextualSpacing/>
              <w:rPr>
                <w:rFonts w:ascii="Aptos" w:eastAsia="Aptos" w:hAnsi="Aptos" w:cs="Aptos"/>
                <w:bCs/>
                <w:kern w:val="2"/>
                <w:lang w:val="en-GB"/>
                <w14:ligatures w14:val="standardContextual"/>
              </w:rPr>
            </w:pPr>
            <w:r w:rsidRPr="006B7064">
              <w:rPr>
                <w:rFonts w:ascii="Aptos" w:eastAsia="Aptos" w:hAnsi="Aptos" w:cs="Aptos"/>
                <w:bCs/>
                <w:kern w:val="2"/>
                <w:lang w:val="en-GB"/>
                <w14:ligatures w14:val="standardContextual"/>
              </w:rPr>
              <w:t>The Writing Series: writing and publishing a research paper</w:t>
            </w:r>
          </w:p>
          <w:p w14:paraId="699FAA7D" w14:textId="77777777" w:rsidR="006B7064" w:rsidRPr="006B7064" w:rsidRDefault="006B7064" w:rsidP="006B7064">
            <w:pPr>
              <w:widowControl/>
              <w:autoSpaceDE/>
              <w:autoSpaceDN/>
              <w:spacing w:after="160" w:line="259" w:lineRule="auto"/>
              <w:ind w:left="1440"/>
              <w:contextualSpacing/>
              <w:rPr>
                <w:rFonts w:ascii="Aptos" w:eastAsia="Aptos" w:hAnsi="Aptos" w:cs="Aptos"/>
                <w:bCs/>
                <w:kern w:val="2"/>
                <w:lang w:val="en-GB"/>
                <w14:ligatures w14:val="standardContextual"/>
              </w:rPr>
            </w:pPr>
          </w:p>
          <w:p w14:paraId="2D5C627D" w14:textId="77777777" w:rsidR="006B7064" w:rsidRPr="006B7064" w:rsidRDefault="006B7064" w:rsidP="006B7064">
            <w:pPr>
              <w:widowControl/>
              <w:autoSpaceDE/>
              <w:autoSpaceDN/>
              <w:spacing w:after="160" w:line="259" w:lineRule="auto"/>
              <w:rPr>
                <w:rFonts w:ascii="Aptos" w:eastAsia="Aptos" w:hAnsi="Aptos" w:cs="Aptos"/>
                <w:b/>
                <w:kern w:val="2"/>
                <w:lang w:val="en-GB"/>
                <w14:ligatures w14:val="standardContextual"/>
              </w:rPr>
            </w:pPr>
            <w:r w:rsidRPr="006B7064">
              <w:rPr>
                <w:rFonts w:ascii="Aptos" w:eastAsia="Aptos" w:hAnsi="Aptos" w:cs="Aptos"/>
                <w:b/>
                <w:kern w:val="2"/>
                <w:lang w:val="en-GB"/>
                <w14:ligatures w14:val="standardContextual"/>
              </w:rPr>
              <w:t>Conferences</w:t>
            </w:r>
          </w:p>
          <w:p w14:paraId="4C3B3086" w14:textId="77777777" w:rsidR="006B7064" w:rsidRPr="006B7064" w:rsidRDefault="006B7064" w:rsidP="006B7064">
            <w:pPr>
              <w:widowControl/>
              <w:autoSpaceDE/>
              <w:autoSpaceDN/>
              <w:spacing w:after="160" w:line="259" w:lineRule="auto"/>
              <w:rPr>
                <w:rFonts w:ascii="Aptos" w:eastAsia="Aptos" w:hAnsi="Aptos" w:cs="Aptos"/>
                <w:bCs/>
                <w:kern w:val="2"/>
                <w:lang w:val="en-GB"/>
                <w14:ligatures w14:val="standardContextual"/>
              </w:rPr>
            </w:pPr>
            <w:r w:rsidRPr="006B7064">
              <w:rPr>
                <w:rFonts w:ascii="Aptos" w:eastAsia="Aptos" w:hAnsi="Aptos" w:cs="Aptos"/>
                <w:bCs/>
                <w:kern w:val="2"/>
                <w:lang w:val="en-GB"/>
                <w14:ligatures w14:val="standardContextual"/>
              </w:rPr>
              <w:t xml:space="preserve">I will attend conferences to support both my wider understanding of my subject matter of health literacy and to learn more about qualitative research methods. </w:t>
            </w:r>
          </w:p>
          <w:p w14:paraId="15C159BA" w14:textId="238C76A5" w:rsidR="006B7064" w:rsidRPr="006B7064" w:rsidRDefault="006B7064" w:rsidP="006B7064">
            <w:pPr>
              <w:widowControl/>
              <w:numPr>
                <w:ilvl w:val="0"/>
                <w:numId w:val="40"/>
              </w:numPr>
              <w:autoSpaceDE/>
              <w:autoSpaceDN/>
              <w:spacing w:after="160" w:line="259" w:lineRule="auto"/>
              <w:contextualSpacing/>
              <w:rPr>
                <w:rFonts w:ascii="Aptos" w:eastAsia="Aptos" w:hAnsi="Aptos" w:cs="Aptos"/>
                <w:bCs/>
                <w:kern w:val="2"/>
                <w:lang w:val="en-GB"/>
                <w14:ligatures w14:val="standardContextual"/>
              </w:rPr>
            </w:pPr>
            <w:r w:rsidRPr="006B7064">
              <w:rPr>
                <w:rFonts w:ascii="Aptos" w:eastAsia="Aptos" w:hAnsi="Aptos" w:cs="Aptos"/>
                <w:bCs/>
                <w:kern w:val="2"/>
                <w:lang w:val="en-GB"/>
                <w14:ligatures w14:val="standardContextual"/>
              </w:rPr>
              <w:t xml:space="preserve">I will attend the Global Health Literacy Summit </w:t>
            </w:r>
            <w:r w:rsidR="00117DB8">
              <w:rPr>
                <w:rFonts w:ascii="Aptos" w:eastAsia="Aptos" w:hAnsi="Aptos" w:cs="Aptos"/>
                <w:bCs/>
                <w:kern w:val="2"/>
                <w:lang w:val="en-GB"/>
                <w14:ligatures w14:val="standardContextual"/>
              </w:rPr>
              <w:t>anticipated</w:t>
            </w:r>
            <w:r w:rsidRPr="006B7064">
              <w:rPr>
                <w:rFonts w:ascii="Aptos" w:eastAsia="Aptos" w:hAnsi="Aptos" w:cs="Aptos"/>
                <w:bCs/>
                <w:kern w:val="2"/>
                <w:lang w:val="en-GB"/>
                <w14:ligatures w14:val="standardContextual"/>
              </w:rPr>
              <w:t xml:space="preserve"> to next be in 2027 during the final year of my PhD. This will give </w:t>
            </w:r>
            <w:r w:rsidR="00117DB8">
              <w:rPr>
                <w:rFonts w:ascii="Aptos" w:eastAsia="Aptos" w:hAnsi="Aptos" w:cs="Aptos"/>
                <w:bCs/>
                <w:kern w:val="2"/>
                <w:lang w:val="en-GB"/>
                <w14:ligatures w14:val="standardContextual"/>
              </w:rPr>
              <w:t xml:space="preserve">me </w:t>
            </w:r>
            <w:r w:rsidRPr="006B7064">
              <w:rPr>
                <w:rFonts w:ascii="Aptos" w:eastAsia="Aptos" w:hAnsi="Aptos" w:cs="Aptos"/>
                <w:bCs/>
                <w:kern w:val="2"/>
                <w:lang w:val="en-GB"/>
                <w14:ligatures w14:val="standardContextual"/>
              </w:rPr>
              <w:t xml:space="preserve">the opportunity to learn </w:t>
            </w:r>
            <w:r w:rsidR="00117DB8">
              <w:rPr>
                <w:rFonts w:ascii="Aptos" w:eastAsia="Aptos" w:hAnsi="Aptos" w:cs="Aptos"/>
                <w:bCs/>
                <w:kern w:val="2"/>
                <w:lang w:val="en-GB"/>
                <w14:ligatures w14:val="standardContextual"/>
              </w:rPr>
              <w:t xml:space="preserve">more </w:t>
            </w:r>
            <w:r w:rsidRPr="006B7064">
              <w:rPr>
                <w:rFonts w:ascii="Aptos" w:eastAsia="Aptos" w:hAnsi="Aptos" w:cs="Aptos"/>
                <w:bCs/>
                <w:kern w:val="2"/>
                <w:lang w:val="en-GB"/>
                <w14:ligatures w14:val="standardContextual"/>
              </w:rPr>
              <w:t xml:space="preserve">about health literacy and to present the findings of </w:t>
            </w:r>
            <w:r w:rsidR="00117DB8">
              <w:rPr>
                <w:rFonts w:ascii="Aptos" w:eastAsia="Aptos" w:hAnsi="Aptos" w:cs="Aptos"/>
                <w:bCs/>
                <w:kern w:val="2"/>
                <w:lang w:val="en-GB"/>
                <w14:ligatures w14:val="standardContextual"/>
              </w:rPr>
              <w:t>the research so far</w:t>
            </w:r>
            <w:r w:rsidRPr="006B7064">
              <w:rPr>
                <w:rFonts w:ascii="Aptos" w:eastAsia="Aptos" w:hAnsi="Aptos" w:cs="Aptos"/>
                <w:bCs/>
                <w:kern w:val="2"/>
                <w:lang w:val="en-GB"/>
                <w14:ligatures w14:val="standardContextual"/>
              </w:rPr>
              <w:t xml:space="preserve">. </w:t>
            </w:r>
          </w:p>
          <w:p w14:paraId="359BEE44" w14:textId="77777777" w:rsidR="006B7064" w:rsidRPr="006B7064" w:rsidRDefault="006B7064" w:rsidP="006B7064">
            <w:pPr>
              <w:widowControl/>
              <w:numPr>
                <w:ilvl w:val="0"/>
                <w:numId w:val="40"/>
              </w:numPr>
              <w:autoSpaceDE/>
              <w:autoSpaceDN/>
              <w:spacing w:after="160" w:line="259" w:lineRule="auto"/>
              <w:contextualSpacing/>
              <w:rPr>
                <w:rFonts w:ascii="Aptos" w:eastAsia="Aptos" w:hAnsi="Aptos" w:cs="Aptos"/>
                <w:bCs/>
                <w:kern w:val="2"/>
                <w:lang w:val="en-GB"/>
                <w14:ligatures w14:val="standardContextual"/>
              </w:rPr>
            </w:pPr>
            <w:r w:rsidRPr="006B7064">
              <w:rPr>
                <w:rFonts w:ascii="Aptos" w:eastAsia="Aptos" w:hAnsi="Aptos" w:cs="Aptos"/>
                <w:bCs/>
                <w:kern w:val="2"/>
                <w:lang w:val="en-GB"/>
                <w14:ligatures w14:val="standardContextual"/>
              </w:rPr>
              <w:t xml:space="preserve">I will also attend the annual UCL Qualitative Health Research Network conference which will provide me with the opportunity to hear and learn about a breadth of qualitative research methods beyond the scope of my methodology as well as hear about the experiences of other researchers employing similar methodological designs as my study. </w:t>
            </w:r>
          </w:p>
          <w:p w14:paraId="3A107B4C" w14:textId="77777777" w:rsidR="006B7064" w:rsidRPr="006B7064" w:rsidRDefault="006B7064" w:rsidP="006B7064">
            <w:pPr>
              <w:widowControl/>
              <w:autoSpaceDE/>
              <w:autoSpaceDN/>
              <w:spacing w:after="160" w:line="259" w:lineRule="auto"/>
              <w:rPr>
                <w:rFonts w:ascii="Aptos" w:eastAsia="Aptos" w:hAnsi="Aptos" w:cs="Aptos"/>
                <w:bCs/>
                <w:kern w:val="2"/>
                <w:lang w:val="en-GB"/>
                <w14:ligatures w14:val="standardContextual"/>
              </w:rPr>
            </w:pPr>
            <w:r w:rsidRPr="0035241B">
              <w:rPr>
                <w:rFonts w:ascii="Aptos" w:eastAsia="Aptos" w:hAnsi="Aptos" w:cs="Aptos"/>
                <w:b/>
                <w:kern w:val="2"/>
                <w:lang w:val="en-GB"/>
                <w14:ligatures w14:val="standardContextual"/>
              </w:rPr>
              <w:t>Summary</w:t>
            </w:r>
          </w:p>
          <w:p w14:paraId="2556EF39" w14:textId="5B579B72" w:rsidR="006B7064" w:rsidRPr="006B7064" w:rsidRDefault="006B7064" w:rsidP="006B7064">
            <w:pPr>
              <w:widowControl/>
              <w:autoSpaceDE/>
              <w:autoSpaceDN/>
              <w:spacing w:after="160" w:line="259" w:lineRule="auto"/>
              <w:rPr>
                <w:rFonts w:ascii="Aptos" w:eastAsia="Aptos" w:hAnsi="Aptos" w:cs="Aptos"/>
                <w:bCs/>
                <w:kern w:val="2"/>
                <w:lang w:val="en-GB"/>
                <w14:ligatures w14:val="standardContextual"/>
              </w:rPr>
            </w:pPr>
            <w:r w:rsidRPr="006B7064">
              <w:rPr>
                <w:rFonts w:ascii="Aptos" w:eastAsia="Aptos" w:hAnsi="Aptos" w:cs="Aptos"/>
                <w:bCs/>
                <w:kern w:val="2"/>
                <w:lang w:val="en-GB"/>
                <w14:ligatures w14:val="standardContextual"/>
              </w:rPr>
              <w:t xml:space="preserve">My PDP </w:t>
            </w:r>
            <w:r w:rsidR="00484793">
              <w:rPr>
                <w:rFonts w:ascii="Aptos" w:eastAsia="Aptos" w:hAnsi="Aptos" w:cs="Aptos"/>
                <w:bCs/>
                <w:kern w:val="2"/>
                <w:lang w:val="en-GB"/>
                <w14:ligatures w14:val="standardContextual"/>
              </w:rPr>
              <w:t>will</w:t>
            </w:r>
            <w:r w:rsidRPr="006B7064">
              <w:rPr>
                <w:rFonts w:ascii="Aptos" w:eastAsia="Aptos" w:hAnsi="Aptos" w:cs="Aptos"/>
                <w:bCs/>
                <w:kern w:val="2"/>
                <w:lang w:val="en-GB"/>
                <w14:ligatures w14:val="standardContextual"/>
              </w:rPr>
              <w:t xml:space="preserve"> </w:t>
            </w:r>
            <w:r w:rsidR="00484793">
              <w:rPr>
                <w:rFonts w:ascii="Aptos" w:eastAsia="Aptos" w:hAnsi="Aptos" w:cs="Aptos"/>
                <w:bCs/>
                <w:kern w:val="2"/>
                <w:lang w:val="en-GB"/>
                <w14:ligatures w14:val="standardContextual"/>
              </w:rPr>
              <w:t>support</w:t>
            </w:r>
            <w:r w:rsidRPr="006B7064">
              <w:rPr>
                <w:rFonts w:ascii="Aptos" w:eastAsia="Aptos" w:hAnsi="Aptos" w:cs="Aptos"/>
                <w:bCs/>
                <w:kern w:val="2"/>
                <w:lang w:val="en-GB"/>
                <w14:ligatures w14:val="standardContextual"/>
              </w:rPr>
              <w:t xml:space="preserve"> the skills needed to complete each of the work programmes</w:t>
            </w:r>
            <w:r w:rsidR="00484793">
              <w:rPr>
                <w:rFonts w:ascii="Aptos" w:eastAsia="Aptos" w:hAnsi="Aptos" w:cs="Aptos"/>
                <w:bCs/>
                <w:kern w:val="2"/>
                <w:lang w:val="en-GB"/>
                <w14:ligatures w14:val="standardContextual"/>
              </w:rPr>
              <w:t xml:space="preserve">, </w:t>
            </w:r>
            <w:r w:rsidRPr="006B7064">
              <w:rPr>
                <w:rFonts w:ascii="Aptos" w:eastAsia="Aptos" w:hAnsi="Aptos" w:cs="Aptos"/>
                <w:bCs/>
                <w:kern w:val="2"/>
                <w:lang w:val="en-GB"/>
                <w14:ligatures w14:val="standardContextual"/>
              </w:rPr>
              <w:t>build</w:t>
            </w:r>
            <w:r w:rsidR="00484793">
              <w:rPr>
                <w:rFonts w:ascii="Aptos" w:eastAsia="Aptos" w:hAnsi="Aptos" w:cs="Aptos"/>
                <w:bCs/>
                <w:kern w:val="2"/>
                <w:lang w:val="en-GB"/>
                <w14:ligatures w14:val="standardContextual"/>
              </w:rPr>
              <w:t>ing</w:t>
            </w:r>
            <w:r w:rsidRPr="006B7064">
              <w:rPr>
                <w:rFonts w:ascii="Aptos" w:eastAsia="Aptos" w:hAnsi="Aptos" w:cs="Aptos"/>
                <w:bCs/>
                <w:kern w:val="2"/>
                <w:lang w:val="en-GB"/>
                <w14:ligatures w14:val="standardContextual"/>
              </w:rPr>
              <w:t xml:space="preserve"> on existing training from my Master’s</w:t>
            </w:r>
            <w:r w:rsidR="000B1E46">
              <w:rPr>
                <w:rFonts w:ascii="Aptos" w:eastAsia="Aptos" w:hAnsi="Aptos" w:cs="Aptos"/>
                <w:bCs/>
                <w:kern w:val="2"/>
                <w:lang w:val="en-GB"/>
                <w14:ligatures w14:val="standardContextual"/>
              </w:rPr>
              <w:t>,</w:t>
            </w:r>
            <w:r w:rsidR="00484793">
              <w:rPr>
                <w:rFonts w:ascii="Aptos" w:eastAsia="Aptos" w:hAnsi="Aptos" w:cs="Aptos"/>
                <w:bCs/>
                <w:kern w:val="2"/>
                <w:lang w:val="en-GB"/>
                <w14:ligatures w14:val="standardContextual"/>
              </w:rPr>
              <w:t xml:space="preserve"> </w:t>
            </w:r>
            <w:r w:rsidRPr="006B7064">
              <w:rPr>
                <w:rFonts w:ascii="Aptos" w:eastAsia="Aptos" w:hAnsi="Aptos" w:cs="Aptos"/>
                <w:bCs/>
                <w:kern w:val="2"/>
                <w:lang w:val="en-GB"/>
                <w14:ligatures w14:val="standardContextual"/>
              </w:rPr>
              <w:t xml:space="preserve">Academic Clinical </w:t>
            </w:r>
            <w:proofErr w:type="gramStart"/>
            <w:r w:rsidRPr="006B7064">
              <w:rPr>
                <w:rFonts w:ascii="Aptos" w:eastAsia="Aptos" w:hAnsi="Aptos" w:cs="Aptos"/>
                <w:bCs/>
                <w:kern w:val="2"/>
                <w:lang w:val="en-GB"/>
                <w14:ligatures w14:val="standardContextual"/>
              </w:rPr>
              <w:t>Fellowship</w:t>
            </w:r>
            <w:proofErr w:type="gramEnd"/>
            <w:r w:rsidRPr="006B7064">
              <w:rPr>
                <w:rFonts w:ascii="Aptos" w:eastAsia="Aptos" w:hAnsi="Aptos" w:cs="Aptos"/>
                <w:bCs/>
                <w:kern w:val="2"/>
                <w:lang w:val="en-GB"/>
                <w14:ligatures w14:val="standardContextual"/>
              </w:rPr>
              <w:t xml:space="preserve"> and public health registrar training. </w:t>
            </w:r>
            <w:r w:rsidR="000B1E46">
              <w:rPr>
                <w:rFonts w:ascii="Aptos" w:eastAsia="Aptos" w:hAnsi="Aptos" w:cs="Aptos"/>
                <w:bCs/>
                <w:kern w:val="2"/>
                <w:lang w:val="en-GB"/>
                <w14:ligatures w14:val="standardContextual"/>
              </w:rPr>
              <w:t xml:space="preserve">And will support my development towards a career in academia through supporting </w:t>
            </w:r>
            <w:r w:rsidR="00117DB8">
              <w:rPr>
                <w:rFonts w:ascii="Aptos" w:eastAsia="Aptos" w:hAnsi="Aptos" w:cs="Aptos"/>
                <w:bCs/>
                <w:kern w:val="2"/>
                <w:lang w:val="en-GB"/>
                <w14:ligatures w14:val="standardContextual"/>
              </w:rPr>
              <w:t xml:space="preserve">the development of academic and professional leadership skills. </w:t>
            </w:r>
          </w:p>
          <w:p w14:paraId="132424AB" w14:textId="77777777" w:rsidR="006B7064" w:rsidRPr="006B7064" w:rsidRDefault="006B7064" w:rsidP="006B7064">
            <w:pPr>
              <w:widowControl/>
              <w:autoSpaceDE/>
              <w:autoSpaceDN/>
              <w:spacing w:after="160" w:line="259" w:lineRule="auto"/>
              <w:rPr>
                <w:rFonts w:ascii="Aptos" w:eastAsia="Aptos" w:hAnsi="Aptos" w:cs="Aptos"/>
                <w:bCs/>
                <w:kern w:val="2"/>
                <w:lang w:val="en-GB"/>
                <w14:ligatures w14:val="standardContextual"/>
              </w:rPr>
            </w:pPr>
          </w:p>
          <w:p w14:paraId="6C9F681E" w14:textId="77777777" w:rsidR="006B7064" w:rsidRPr="006B7064" w:rsidRDefault="006B7064" w:rsidP="006B7064">
            <w:pPr>
              <w:widowControl/>
              <w:autoSpaceDE/>
              <w:autoSpaceDN/>
              <w:spacing w:after="160" w:line="259" w:lineRule="auto"/>
              <w:rPr>
                <w:rFonts w:ascii="Aptos" w:eastAsia="Aptos" w:hAnsi="Aptos" w:cs="Aptos"/>
                <w:bCs/>
                <w:kern w:val="2"/>
                <w:lang w:val="en-GB"/>
                <w14:ligatures w14:val="standardContextual"/>
              </w:rPr>
            </w:pPr>
          </w:p>
          <w:p w14:paraId="3A6A4959" w14:textId="77777777" w:rsidR="006B7064" w:rsidRPr="006B7064" w:rsidRDefault="006B7064" w:rsidP="006B7064">
            <w:pPr>
              <w:widowControl/>
              <w:autoSpaceDE/>
              <w:autoSpaceDN/>
              <w:spacing w:after="160" w:line="259" w:lineRule="auto"/>
              <w:ind w:left="720"/>
              <w:contextualSpacing/>
              <w:rPr>
                <w:rFonts w:ascii="Aptos" w:eastAsia="Aptos" w:hAnsi="Aptos" w:cs="Times New Roman"/>
                <w:kern w:val="2"/>
                <w:lang w:val="en-GB"/>
                <w14:ligatures w14:val="standardContextual"/>
              </w:rPr>
            </w:pPr>
          </w:p>
          <w:p w14:paraId="1A8CBE51" w14:textId="77777777" w:rsidR="006B7064" w:rsidRPr="006B7064" w:rsidRDefault="006B7064" w:rsidP="006B7064">
            <w:pPr>
              <w:widowControl/>
              <w:autoSpaceDE/>
              <w:autoSpaceDN/>
              <w:spacing w:after="160" w:line="259" w:lineRule="auto"/>
              <w:ind w:left="720"/>
              <w:contextualSpacing/>
              <w:rPr>
                <w:rFonts w:ascii="Aptos" w:eastAsia="Aptos" w:hAnsi="Aptos" w:cs="Times New Roman"/>
                <w:kern w:val="2"/>
                <w:lang w:val="en-GB"/>
                <w14:ligatures w14:val="standardContextual"/>
              </w:rPr>
            </w:pPr>
          </w:p>
          <w:p w14:paraId="246DDAE1" w14:textId="77777777" w:rsidR="006B7064" w:rsidRPr="006B7064" w:rsidRDefault="006B7064" w:rsidP="006B7064">
            <w:pPr>
              <w:widowControl/>
              <w:autoSpaceDE/>
              <w:autoSpaceDN/>
              <w:spacing w:after="160" w:line="259" w:lineRule="auto"/>
              <w:rPr>
                <w:rFonts w:ascii="Aptos" w:eastAsia="Aptos" w:hAnsi="Aptos" w:cs="Times New Roman"/>
                <w:kern w:val="2"/>
                <w:lang w:val="en-GB"/>
                <w14:ligatures w14:val="standardContextual"/>
              </w:rPr>
            </w:pPr>
          </w:p>
          <w:p w14:paraId="32CB6B36" w14:textId="77777777" w:rsidR="006B7064" w:rsidRDefault="006B7064">
            <w:pPr>
              <w:pStyle w:val="BodyText"/>
              <w:rPr>
                <w:b/>
              </w:rPr>
            </w:pPr>
          </w:p>
        </w:tc>
      </w:tr>
    </w:tbl>
    <w:p w14:paraId="0B1142BA" w14:textId="77777777" w:rsidR="003E6880" w:rsidRDefault="003E6880">
      <w:pPr>
        <w:pStyle w:val="BodyText"/>
        <w:rPr>
          <w:b/>
        </w:rPr>
      </w:pPr>
    </w:p>
    <w:tbl>
      <w:tblPr>
        <w:tblStyle w:val="TableGrid"/>
        <w:tblW w:w="0" w:type="auto"/>
        <w:tblLook w:val="04A0" w:firstRow="1" w:lastRow="0" w:firstColumn="1" w:lastColumn="0" w:noHBand="0" w:noVBand="1"/>
      </w:tblPr>
      <w:tblGrid>
        <w:gridCol w:w="10620"/>
      </w:tblGrid>
      <w:tr w:rsidR="003E6880" w14:paraId="2DFE3357" w14:textId="77777777" w:rsidTr="004B1765">
        <w:tc>
          <w:tcPr>
            <w:tcW w:w="10620" w:type="dxa"/>
          </w:tcPr>
          <w:p w14:paraId="3039A1BA" w14:textId="77777777" w:rsidR="003E6880" w:rsidRDefault="003E6880">
            <w:pPr>
              <w:pStyle w:val="BodyText"/>
              <w:spacing w:before="175"/>
              <w:rPr>
                <w:b/>
              </w:rPr>
            </w:pPr>
            <w:r>
              <w:rPr>
                <w:b/>
              </w:rPr>
              <w:t>Collaborations</w:t>
            </w:r>
          </w:p>
        </w:tc>
      </w:tr>
      <w:tr w:rsidR="003E6880" w14:paraId="13F87B57" w14:textId="77777777" w:rsidTr="004B1765">
        <w:tc>
          <w:tcPr>
            <w:tcW w:w="10620" w:type="dxa"/>
          </w:tcPr>
          <w:p w14:paraId="0C04511F" w14:textId="77777777" w:rsidR="003E6880" w:rsidRDefault="003E6880" w:rsidP="004B1765">
            <w:pPr>
              <w:pStyle w:val="pf0"/>
              <w:rPr>
                <w:rFonts w:ascii="Arial" w:hAnsi="Arial" w:cs="Arial"/>
                <w:sz w:val="20"/>
                <w:szCs w:val="20"/>
              </w:rPr>
            </w:pPr>
            <w:r>
              <w:rPr>
                <w:rStyle w:val="cf01"/>
              </w:rPr>
              <w:t xml:space="preserve">Somewhere (possibly here) it would be worth including a couple of sentences explaining that your PhD will be hosted within the Vivaldi study which has built a strong network of care homes providing access to care home staff, residents, relatives and a PPIE network. The PhD also benefits from being hosted in the Institute of Health Informatics providing access to discharge summaries from UCLH and partner hospitals (with appropriate governance) plus support for the proposed AI work in WP4. </w:t>
            </w:r>
            <w:proofErr w:type="gramStart"/>
            <w:r>
              <w:rPr>
                <w:rStyle w:val="cf01"/>
              </w:rPr>
              <w:t>Also</w:t>
            </w:r>
            <w:proofErr w:type="gramEnd"/>
            <w:r>
              <w:rPr>
                <w:rStyle w:val="cf01"/>
              </w:rPr>
              <w:t xml:space="preserve"> that you have a strong network of inter-disciplinary collaborators (health literacy, education, qual research) ensuring that you have access to the range of skills that will be required to deliver this PhD.</w:t>
            </w:r>
          </w:p>
          <w:p w14:paraId="69FCF970" w14:textId="77777777" w:rsidR="003E6880" w:rsidRDefault="005B7DED">
            <w:pPr>
              <w:pStyle w:val="BodyText"/>
              <w:spacing w:before="175"/>
              <w:rPr>
                <w:b/>
              </w:rPr>
            </w:pPr>
            <w:r>
              <w:rPr>
                <w:b/>
              </w:rPr>
              <w:t>Dr Mallows</w:t>
            </w:r>
          </w:p>
          <w:p w14:paraId="1597A7BA" w14:textId="369D8303" w:rsidR="005B7DED" w:rsidRDefault="005B7DED">
            <w:pPr>
              <w:pStyle w:val="BodyText"/>
              <w:spacing w:before="175"/>
              <w:rPr>
                <w:b/>
              </w:rPr>
            </w:pPr>
            <w:r>
              <w:rPr>
                <w:b/>
              </w:rPr>
              <w:t>Emma Faulkner</w:t>
            </w:r>
          </w:p>
          <w:p w14:paraId="4D239C00" w14:textId="77777777" w:rsidR="005B7DED" w:rsidRDefault="005B7DED">
            <w:pPr>
              <w:pStyle w:val="BodyText"/>
              <w:spacing w:before="175"/>
              <w:rPr>
                <w:b/>
              </w:rPr>
            </w:pPr>
            <w:r>
              <w:rPr>
                <w:b/>
              </w:rPr>
              <w:t xml:space="preserve">David Thorton </w:t>
            </w:r>
          </w:p>
          <w:p w14:paraId="1CA8D4CD" w14:textId="417685DB" w:rsidR="005B7DED" w:rsidRDefault="005B7DED">
            <w:pPr>
              <w:pStyle w:val="BodyText"/>
              <w:spacing w:before="175"/>
              <w:rPr>
                <w:b/>
              </w:rPr>
            </w:pPr>
            <w:r>
              <w:rPr>
                <w:b/>
              </w:rPr>
              <w:t xml:space="preserve">Doubleday Medical School Collaborations </w:t>
            </w:r>
          </w:p>
        </w:tc>
      </w:tr>
    </w:tbl>
    <w:p w14:paraId="3EA07B4B" w14:textId="77777777" w:rsidR="003E6880" w:rsidRDefault="003E6880">
      <w:pPr>
        <w:pStyle w:val="BodyText"/>
        <w:spacing w:before="175"/>
        <w:rPr>
          <w:b/>
        </w:rPr>
      </w:pPr>
    </w:p>
    <w:p w14:paraId="2DA6B90D" w14:textId="77777777" w:rsidR="003E6880" w:rsidRDefault="003E6880">
      <w:pPr>
        <w:pStyle w:val="BodyText"/>
        <w:spacing w:before="50"/>
        <w:rPr>
          <w:b/>
        </w:rPr>
      </w:pPr>
    </w:p>
    <w:p w14:paraId="7015E22A" w14:textId="77777777" w:rsidR="003E6880" w:rsidRDefault="003E6880">
      <w:pPr>
        <w:ind w:left="219"/>
        <w:rPr>
          <w:b/>
          <w:sz w:val="20"/>
        </w:rPr>
      </w:pPr>
      <w:r>
        <w:rPr>
          <w:b/>
          <w:sz w:val="20"/>
        </w:rPr>
        <w:t xml:space="preserve">Host </w:t>
      </w:r>
      <w:proofErr w:type="spellStart"/>
      <w:r>
        <w:rPr>
          <w:b/>
          <w:sz w:val="20"/>
        </w:rPr>
        <w:t>Organisation</w:t>
      </w:r>
      <w:proofErr w:type="spellEnd"/>
      <w:r>
        <w:rPr>
          <w:b/>
          <w:spacing w:val="-1"/>
          <w:sz w:val="20"/>
        </w:rPr>
        <w:t xml:space="preserve"> </w:t>
      </w:r>
      <w:r>
        <w:rPr>
          <w:b/>
          <w:sz w:val="20"/>
        </w:rPr>
        <w:t xml:space="preserve">Support </w:t>
      </w:r>
      <w:r>
        <w:rPr>
          <w:b/>
          <w:spacing w:val="-2"/>
          <w:sz w:val="20"/>
        </w:rPr>
        <w:t>Statement</w:t>
      </w:r>
    </w:p>
    <w:p w14:paraId="1292592D" w14:textId="77777777" w:rsidR="003E6880" w:rsidRDefault="003E6880">
      <w:pPr>
        <w:pStyle w:val="BodyText"/>
        <w:ind w:left="219" w:right="84"/>
      </w:pPr>
      <w:r>
        <w:rPr>
          <w:noProof/>
        </w:rPr>
        <mc:AlternateContent>
          <mc:Choice Requires="wps">
            <w:drawing>
              <wp:anchor distT="0" distB="0" distL="0" distR="0" simplePos="0" relativeHeight="251658247" behindDoc="0" locked="0" layoutInCell="1" allowOverlap="1" wp14:anchorId="57BD677F" wp14:editId="18384C87">
                <wp:simplePos x="0" y="0"/>
                <wp:positionH relativeFrom="page">
                  <wp:posOffset>362967</wp:posOffset>
                </wp:positionH>
                <wp:positionV relativeFrom="paragraph">
                  <wp:posOffset>1638341</wp:posOffset>
                </wp:positionV>
                <wp:extent cx="6859905" cy="914400"/>
                <wp:effectExtent l="0" t="0" r="0" b="0"/>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200000">
                          <a:off x="0" y="0"/>
                          <a:ext cx="6859905" cy="914400"/>
                        </a:xfrm>
                        <a:prstGeom prst="rect">
                          <a:avLst/>
                        </a:prstGeom>
                      </wps:spPr>
                      <wps:txbx>
                        <w:txbxContent>
                          <w:p w14:paraId="66902AD6" w14:textId="77777777" w:rsidR="003E6880" w:rsidRDefault="003E6880">
                            <w:pPr>
                              <w:spacing w:line="1440" w:lineRule="exact"/>
                              <w:rPr>
                                <w:b/>
                                <w:sz w:val="144"/>
                              </w:rPr>
                            </w:pPr>
                            <w:r>
                              <w:rPr>
                                <w:b/>
                                <w:color w:val="D3D3D3"/>
                                <w:sz w:val="144"/>
                              </w:rPr>
                              <w:t>Pre-</w:t>
                            </w:r>
                            <w:r>
                              <w:rPr>
                                <w:b/>
                                <w:color w:val="D3D3D3"/>
                                <w:spacing w:val="-2"/>
                                <w:sz w:val="144"/>
                              </w:rPr>
                              <w:t>submission</w:t>
                            </w:r>
                          </w:p>
                        </w:txbxContent>
                      </wps:txbx>
                      <wps:bodyPr wrap="square" lIns="0" tIns="0" rIns="0" bIns="0" rtlCol="0">
                        <a:noAutofit/>
                      </wps:bodyPr>
                    </wps:wsp>
                  </a:graphicData>
                </a:graphic>
              </wp:anchor>
            </w:drawing>
          </mc:Choice>
          <mc:Fallback>
            <w:pict>
              <v:shape w14:anchorId="57BD677F" id="Text Box 83" o:spid="_x0000_s1073" type="#_x0000_t202" style="position:absolute;left:0;text-align:left;margin-left:28.6pt;margin-top:129pt;width:540.15pt;height:1in;rotation:-40;z-index:251658247;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" filled="f" stroked="f">
                <v:textbox inset="0,0,0,0">
                  <w:txbxContent>
                    <w:p w14:paraId="66902AD6" w14:textId="77777777" w:rsidR="003E6880" w:rsidRDefault="003E6880">
                      <w:pPr>
                        <w:spacing w:line="1440" w:lineRule="exact"/>
                        <w:rPr>
                          <w:b/>
                          <w:sz w:val="144"/>
                        </w:rPr>
                      </w:pPr>
                      <w:r>
                        <w:rPr>
                          <w:b/>
                          <w:color w:val="D3D3D3"/>
                          <w:sz w:val="144"/>
                        </w:rPr>
                        <w:t>Pre-</w:t>
                      </w:r>
                      <w:r>
                        <w:rPr>
                          <w:b/>
                          <w:color w:val="D3D3D3"/>
                          <w:spacing w:val="-2"/>
                          <w:sz w:val="144"/>
                        </w:rPr>
                        <w:t>submission</w:t>
                      </w:r>
                    </w:p>
                  </w:txbxContent>
                </v:textbox>
                <w10:wrap anchorx="page"/>
              </v:shape>
            </w:pict>
          </mc:Fallback>
        </mc:AlternateContent>
      </w:r>
      <w:r>
        <w:t xml:space="preserve">The following statement of support must be completed by the head of your lead academic department. </w:t>
      </w:r>
      <w:proofErr w:type="gramStart"/>
      <w:r>
        <w:t>In order to</w:t>
      </w:r>
      <w:proofErr w:type="gramEnd"/>
      <w:r>
        <w:t xml:space="preserve"> contribute</w:t>
      </w:r>
      <w:r>
        <w:rPr>
          <w:spacing w:val="-2"/>
        </w:rPr>
        <w:t xml:space="preserve"> </w:t>
      </w:r>
      <w:r>
        <w:t>to</w:t>
      </w:r>
      <w:r>
        <w:rPr>
          <w:spacing w:val="-2"/>
        </w:rPr>
        <w:t xml:space="preserve"> </w:t>
      </w:r>
      <w:r>
        <w:t>this</w:t>
      </w:r>
      <w:r>
        <w:rPr>
          <w:spacing w:val="-2"/>
        </w:rPr>
        <w:t xml:space="preserve"> </w:t>
      </w:r>
      <w:r>
        <w:t>application,</w:t>
      </w:r>
      <w:r>
        <w:rPr>
          <w:spacing w:val="-2"/>
        </w:rPr>
        <w:t xml:space="preserve"> </w:t>
      </w:r>
      <w:r>
        <w:t>this</w:t>
      </w:r>
      <w:r>
        <w:rPr>
          <w:spacing w:val="-2"/>
        </w:rPr>
        <w:t xml:space="preserve"> </w:t>
      </w:r>
      <w:r>
        <w:t>individual</w:t>
      </w:r>
      <w:r>
        <w:rPr>
          <w:spacing w:val="-2"/>
        </w:rPr>
        <w:t xml:space="preserve"> </w:t>
      </w:r>
      <w:r>
        <w:t>must</w:t>
      </w:r>
      <w:r>
        <w:rPr>
          <w:spacing w:val="-2"/>
        </w:rPr>
        <w:t xml:space="preserve"> </w:t>
      </w:r>
      <w:r>
        <w:t>be</w:t>
      </w:r>
      <w:r>
        <w:rPr>
          <w:spacing w:val="-2"/>
        </w:rPr>
        <w:t xml:space="preserve"> </w:t>
      </w:r>
      <w:r>
        <w:t>invited</w:t>
      </w:r>
      <w:r>
        <w:rPr>
          <w:spacing w:val="-2"/>
        </w:rPr>
        <w:t xml:space="preserve"> </w:t>
      </w:r>
      <w:r>
        <w:t>to</w:t>
      </w:r>
      <w:r>
        <w:rPr>
          <w:spacing w:val="-2"/>
        </w:rPr>
        <w:t xml:space="preserve"> </w:t>
      </w:r>
      <w:r>
        <w:t>do</w:t>
      </w:r>
      <w:r>
        <w:rPr>
          <w:spacing w:val="-2"/>
        </w:rPr>
        <w:t xml:space="preserve"> </w:t>
      </w:r>
      <w:r>
        <w:t>so</w:t>
      </w:r>
      <w:r>
        <w:rPr>
          <w:spacing w:val="-2"/>
        </w:rPr>
        <w:t xml:space="preserve"> </w:t>
      </w:r>
      <w:r>
        <w:t>via</w:t>
      </w:r>
      <w:r>
        <w:rPr>
          <w:spacing w:val="-2"/>
        </w:rPr>
        <w:t xml:space="preserve"> </w:t>
      </w:r>
      <w:r>
        <w:t>the</w:t>
      </w:r>
      <w:r>
        <w:rPr>
          <w:spacing w:val="-2"/>
        </w:rPr>
        <w:t xml:space="preserve"> </w:t>
      </w:r>
      <w:r>
        <w:t>'Participants</w:t>
      </w:r>
      <w:r>
        <w:rPr>
          <w:spacing w:val="-2"/>
        </w:rPr>
        <w:t xml:space="preserve"> </w:t>
      </w:r>
      <w:r>
        <w:t>and</w:t>
      </w:r>
      <w:r>
        <w:rPr>
          <w:spacing w:val="-2"/>
        </w:rPr>
        <w:t xml:space="preserve"> </w:t>
      </w:r>
      <w:r>
        <w:t>Signatories'</w:t>
      </w:r>
      <w:r>
        <w:rPr>
          <w:spacing w:val="-2"/>
        </w:rPr>
        <w:t xml:space="preserve"> </w:t>
      </w:r>
      <w:r>
        <w:t>section</w:t>
      </w:r>
      <w:r>
        <w:rPr>
          <w:spacing w:val="-2"/>
        </w:rPr>
        <w:t xml:space="preserve"> </w:t>
      </w:r>
      <w:r>
        <w:t>of the form.</w:t>
      </w:r>
    </w:p>
    <w:p w14:paraId="1373C6D4" w14:textId="77777777" w:rsidR="003E6880" w:rsidRDefault="003E6880">
      <w:pPr>
        <w:pStyle w:val="BodyText"/>
        <w:spacing w:before="25"/>
      </w:pPr>
      <w:r>
        <w:rPr>
          <w:noProof/>
        </w:rPr>
        <mc:AlternateContent>
          <mc:Choice Requires="wpg">
            <w:drawing>
              <wp:anchor distT="0" distB="0" distL="0" distR="0" simplePos="0" relativeHeight="251658264" behindDoc="1" locked="0" layoutInCell="1" allowOverlap="1" wp14:anchorId="42DCA545" wp14:editId="25BD13D2">
                <wp:simplePos x="0" y="0"/>
                <wp:positionH relativeFrom="page">
                  <wp:posOffset>558482</wp:posOffset>
                </wp:positionH>
                <wp:positionV relativeFrom="paragraph">
                  <wp:posOffset>177470</wp:posOffset>
                </wp:positionV>
                <wp:extent cx="6539865" cy="499745"/>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499745"/>
                          <a:chOff x="0" y="0"/>
                          <a:chExt cx="6539865" cy="499745"/>
                        </a:xfrm>
                      </wpg:grpSpPr>
                      <wps:wsp>
                        <wps:cNvPr id="85" name="Graphic 85"/>
                        <wps:cNvSpPr/>
                        <wps:spPr>
                          <a:xfrm>
                            <a:off x="0" y="9525"/>
                            <a:ext cx="6539865" cy="485775"/>
                          </a:xfrm>
                          <a:custGeom>
                            <a:avLst/>
                            <a:gdLst/>
                            <a:ahLst/>
                            <a:cxnLst/>
                            <a:rect l="l" t="t" r="r" b="b"/>
                            <a:pathLst>
                              <a:path w="6539865" h="485775">
                                <a:moveTo>
                                  <a:pt x="4762" y="0"/>
                                </a:moveTo>
                                <a:lnTo>
                                  <a:pt x="4762" y="480682"/>
                                </a:lnTo>
                              </a:path>
                              <a:path w="6539865" h="485775">
                                <a:moveTo>
                                  <a:pt x="6535102" y="0"/>
                                </a:moveTo>
                                <a:lnTo>
                                  <a:pt x="6535102" y="480682"/>
                                </a:lnTo>
                              </a:path>
                              <a:path w="6539865" h="485775">
                                <a:moveTo>
                                  <a:pt x="9525" y="237159"/>
                                </a:moveTo>
                                <a:lnTo>
                                  <a:pt x="6530340" y="237159"/>
                                </a:lnTo>
                              </a:path>
                              <a:path w="6539865" h="485775">
                                <a:moveTo>
                                  <a:pt x="0" y="485444"/>
                                </a:moveTo>
                                <a:lnTo>
                                  <a:pt x="6539865" y="485444"/>
                                </a:lnTo>
                              </a:path>
                            </a:pathLst>
                          </a:custGeom>
                          <a:ln w="9525">
                            <a:solidFill>
                              <a:srgbClr val="000000"/>
                            </a:solidFill>
                            <a:prstDash val="solid"/>
                          </a:ln>
                        </wps:spPr>
                        <wps:bodyPr wrap="square" lIns="0" tIns="0" rIns="0" bIns="0" rtlCol="0">
                          <a:prstTxWarp prst="textNoShape">
                            <a:avLst/>
                          </a:prstTxWarp>
                          <a:noAutofit/>
                        </wps:bodyPr>
                      </wps:wsp>
                      <wps:wsp>
                        <wps:cNvPr id="86" name="Textbox 86"/>
                        <wps:cNvSpPr txBox="1"/>
                        <wps:spPr>
                          <a:xfrm>
                            <a:off x="4762" y="4762"/>
                            <a:ext cx="6530340" cy="241935"/>
                          </a:xfrm>
                          <a:prstGeom prst="rect">
                            <a:avLst/>
                          </a:prstGeom>
                          <a:ln w="9525">
                            <a:solidFill>
                              <a:srgbClr val="000000"/>
                            </a:solidFill>
                            <a:prstDash val="solid"/>
                          </a:ln>
                        </wps:spPr>
                        <wps:txbx>
                          <w:txbxContent>
                            <w:p w14:paraId="43C8379F" w14:textId="77777777" w:rsidR="003E6880" w:rsidRDefault="003E6880">
                              <w:pPr>
                                <w:spacing w:before="68"/>
                                <w:ind w:left="60"/>
                                <w:rPr>
                                  <w:b/>
                                  <w:sz w:val="20"/>
                                </w:rPr>
                              </w:pPr>
                              <w:r>
                                <w:rPr>
                                  <w:b/>
                                  <w:sz w:val="20"/>
                                </w:rPr>
                                <w:t>Statement</w:t>
                              </w:r>
                              <w:r>
                                <w:rPr>
                                  <w:b/>
                                  <w:spacing w:val="-4"/>
                                  <w:sz w:val="20"/>
                                </w:rPr>
                                <w:t xml:space="preserve"> </w:t>
                              </w:r>
                              <w:r>
                                <w:rPr>
                                  <w:b/>
                                  <w:sz w:val="20"/>
                                </w:rPr>
                                <w:t>of</w:t>
                              </w:r>
                              <w:r>
                                <w:rPr>
                                  <w:b/>
                                  <w:spacing w:val="-3"/>
                                  <w:sz w:val="20"/>
                                </w:rPr>
                                <w:t xml:space="preserve"> </w:t>
                              </w:r>
                              <w:r>
                                <w:rPr>
                                  <w:b/>
                                  <w:spacing w:val="-2"/>
                                  <w:sz w:val="20"/>
                                </w:rPr>
                                <w:t>support</w:t>
                              </w:r>
                            </w:p>
                          </w:txbxContent>
                        </wps:txbx>
                        <wps:bodyPr wrap="square" lIns="0" tIns="0" rIns="0" bIns="0" rtlCol="0">
                          <a:noAutofit/>
                        </wps:bodyPr>
                      </wps:wsp>
                    </wpg:wgp>
                  </a:graphicData>
                </a:graphic>
              </wp:anchor>
            </w:drawing>
          </mc:Choice>
          <mc:Fallback>
            <w:pict>
              <v:group w14:anchorId="42DCA545" id="Group 84" o:spid="_x0000_s1074" style="position:absolute;margin-left:43.95pt;margin-top:13.95pt;width:514.95pt;height:39.35pt;z-index:-251658216;mso-wrap-distance-left:0;mso-wrap-distance-right:0;mso-position-horizontal-relative:page;mso-position-vertical-relative:text" coordsize="65398,4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">
                <v:shape id="Graphic 85" o:spid="_x0000_s1075" style="position:absolute;top:95;width:65398;height:4858;visibility:visible;mso-wrap-style:square;v-text-anchor:top" coordsize="653986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" path="m4762,r,480682em6535102,r,480682em9525,237159r6520815,em,485444r6539865,e" filled="f">
                  <v:path arrowok="t"/>
                </v:shape>
                <v:shape id="Textbox 86" o:spid="_x0000_s1076" type="#_x0000_t202" style="position:absolute;left:47;top:47;width:65304;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" filled="f">
                  <v:textbox inset="0,0,0,0">
                    <w:txbxContent>
                      <w:p w14:paraId="43C8379F" w14:textId="77777777" w:rsidR="003E6880" w:rsidRDefault="003E6880">
                        <w:pPr>
                          <w:spacing w:before="68"/>
                          <w:ind w:left="60"/>
                          <w:rPr>
                            <w:b/>
                            <w:sz w:val="20"/>
                          </w:rPr>
                        </w:pPr>
                        <w:r>
                          <w:rPr>
                            <w:b/>
                            <w:sz w:val="20"/>
                          </w:rPr>
                          <w:t>Statement</w:t>
                        </w:r>
                        <w:r>
                          <w:rPr>
                            <w:b/>
                            <w:spacing w:val="-4"/>
                            <w:sz w:val="20"/>
                          </w:rPr>
                          <w:t xml:space="preserve"> </w:t>
                        </w:r>
                        <w:r>
                          <w:rPr>
                            <w:b/>
                            <w:sz w:val="20"/>
                          </w:rPr>
                          <w:t>of</w:t>
                        </w:r>
                        <w:r>
                          <w:rPr>
                            <w:b/>
                            <w:spacing w:val="-3"/>
                            <w:sz w:val="20"/>
                          </w:rPr>
                          <w:t xml:space="preserve"> </w:t>
                        </w:r>
                        <w:r>
                          <w:rPr>
                            <w:b/>
                            <w:spacing w:val="-2"/>
                            <w:sz w:val="20"/>
                          </w:rPr>
                          <w:t>support</w:t>
                        </w:r>
                      </w:p>
                    </w:txbxContent>
                  </v:textbox>
                </v:shape>
                <w10:wrap type="topAndBottom" anchorx="page"/>
              </v:group>
            </w:pict>
          </mc:Fallback>
        </mc:AlternateContent>
      </w:r>
    </w:p>
    <w:p w14:paraId="5B9F5E53" w14:textId="77777777" w:rsidR="003E6880" w:rsidRDefault="003E6880">
      <w:pPr>
        <w:sectPr w:rsidR="003E6880" w:rsidSect="00C27A3A">
          <w:pgSz w:w="11910" w:h="16840"/>
          <w:pgMar w:top="1080" w:right="620" w:bottom="680" w:left="660" w:header="716" w:footer="483" w:gutter="0"/>
          <w:cols w:space="720"/>
        </w:sectPr>
      </w:pPr>
    </w:p>
    <w:p w14:paraId="0BF26F8C" w14:textId="77777777" w:rsidR="003E6880" w:rsidRDefault="003E6880">
      <w:pPr>
        <w:pStyle w:val="BodyText"/>
        <w:spacing w:before="93"/>
      </w:pPr>
    </w:p>
    <w:p w14:paraId="6EADF5B8" w14:textId="77777777" w:rsidR="003E6880" w:rsidRDefault="003E6880">
      <w:pPr>
        <w:pStyle w:val="BodyText"/>
        <w:ind w:left="100"/>
      </w:pPr>
      <w:r>
        <w:rPr>
          <w:noProof/>
        </w:rPr>
        <mc:AlternateContent>
          <mc:Choice Requires="wps">
            <w:drawing>
              <wp:inline distT="0" distB="0" distL="0" distR="0" wp14:anchorId="61AE2B44" wp14:editId="71BEB095">
                <wp:extent cx="6588759" cy="177800"/>
                <wp:effectExtent l="9525" t="0" r="2540" b="3175"/>
                <wp:docPr id="87"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8759" cy="177800"/>
                        </a:xfrm>
                        <a:prstGeom prst="rect">
                          <a:avLst/>
                        </a:prstGeom>
                        <a:solidFill>
                          <a:srgbClr val="009DDF"/>
                        </a:solidFill>
                        <a:ln w="6350">
                          <a:solidFill>
                            <a:srgbClr val="000000"/>
                          </a:solidFill>
                          <a:prstDash val="solid"/>
                        </a:ln>
                      </wps:spPr>
                      <wps:txbx>
                        <w:txbxContent>
                          <w:p w14:paraId="730AAD78" w14:textId="77777777" w:rsidR="003E6880" w:rsidRDefault="003E6880">
                            <w:pPr>
                              <w:tabs>
                                <w:tab w:val="left" w:pos="751"/>
                              </w:tabs>
                              <w:spacing w:before="20"/>
                              <w:ind w:left="108"/>
                              <w:rPr>
                                <w:b/>
                                <w:color w:val="000000"/>
                                <w:sz w:val="20"/>
                              </w:rPr>
                            </w:pPr>
                            <w:bookmarkStart w:id="181" w:name="9._Detailed_Budget"/>
                            <w:bookmarkStart w:id="182" w:name="_bookmark8"/>
                            <w:bookmarkEnd w:id="181"/>
                            <w:bookmarkEnd w:id="182"/>
                            <w:r>
                              <w:rPr>
                                <w:b/>
                                <w:color w:val="FFFFFF"/>
                                <w:spacing w:val="-5"/>
                                <w:sz w:val="20"/>
                              </w:rPr>
                              <w:t>9.</w:t>
                            </w:r>
                            <w:r>
                              <w:rPr>
                                <w:b/>
                                <w:color w:val="FFFFFF"/>
                                <w:sz w:val="20"/>
                              </w:rPr>
                              <w:tab/>
                              <w:t xml:space="preserve">Detailed </w:t>
                            </w:r>
                            <w:r>
                              <w:rPr>
                                <w:b/>
                                <w:color w:val="FFFFFF"/>
                                <w:spacing w:val="-2"/>
                                <w:sz w:val="20"/>
                              </w:rPr>
                              <w:t>Budget</w:t>
                            </w:r>
                          </w:p>
                        </w:txbxContent>
                      </wps:txbx>
                      <wps:bodyPr wrap="square" lIns="0" tIns="0" rIns="0" bIns="0" rtlCol="0">
                        <a:noAutofit/>
                      </wps:bodyPr>
                    </wps:wsp>
                  </a:graphicData>
                </a:graphic>
              </wp:inline>
            </w:drawing>
          </mc:Choice>
          <mc:Fallback>
            <w:pict>
              <v:shape w14:anchorId="61AE2B44" id="Text Box 87" o:spid="_x0000_s1077" type="#_x0000_t202" style="width:518.8pt;height: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" fillcolor="#009ddf" strokeweight=".5pt">
                <v:path arrowok="t"/>
                <v:textbox inset="0,0,0,0">
                  <w:txbxContent>
                    <w:p w14:paraId="730AAD78" w14:textId="77777777" w:rsidR="003E6880" w:rsidRDefault="003E6880">
                      <w:pPr>
                        <w:tabs>
                          <w:tab w:val="left" w:pos="751"/>
                        </w:tabs>
                        <w:spacing w:before="20"/>
                        <w:ind w:left="108"/>
                        <w:rPr>
                          <w:b/>
                          <w:color w:val="000000"/>
                          <w:sz w:val="20"/>
                        </w:rPr>
                      </w:pPr>
                      <w:bookmarkStart w:id="183" w:name="9._Detailed_Budget"/>
                      <w:bookmarkStart w:id="184" w:name="_bookmark8"/>
                      <w:bookmarkEnd w:id="183"/>
                      <w:bookmarkEnd w:id="184"/>
                      <w:r>
                        <w:rPr>
                          <w:b/>
                          <w:color w:val="FFFFFF"/>
                          <w:spacing w:val="-5"/>
                          <w:sz w:val="20"/>
                        </w:rPr>
                        <w:t>9.</w:t>
                      </w:r>
                      <w:r>
                        <w:rPr>
                          <w:b/>
                          <w:color w:val="FFFFFF"/>
                          <w:sz w:val="20"/>
                        </w:rPr>
                        <w:tab/>
                        <w:t xml:space="preserve">Detailed </w:t>
                      </w:r>
                      <w:r>
                        <w:rPr>
                          <w:b/>
                          <w:color w:val="FFFFFF"/>
                          <w:spacing w:val="-2"/>
                          <w:sz w:val="20"/>
                        </w:rPr>
                        <w:t>Budget</w:t>
                      </w:r>
                    </w:p>
                  </w:txbxContent>
                </v:textbox>
                <w10:anchorlock/>
              </v:shape>
            </w:pict>
          </mc:Fallback>
        </mc:AlternateContent>
      </w:r>
    </w:p>
    <w:p w14:paraId="22B885F6" w14:textId="77777777" w:rsidR="003E6880" w:rsidRDefault="003E6880">
      <w:pPr>
        <w:pStyle w:val="Heading2"/>
        <w:spacing w:before="205"/>
      </w:pPr>
      <w:commentRangeStart w:id="185"/>
      <w:r>
        <w:t>The</w:t>
      </w:r>
      <w:commentRangeEnd w:id="185"/>
      <w:r w:rsidR="000A5550">
        <w:rPr>
          <w:rStyle w:val="CommentReference"/>
          <w:b w:val="0"/>
          <w:bCs w:val="0"/>
        </w:rPr>
        <w:commentReference w:id="185"/>
      </w:r>
      <w:r>
        <w:rPr>
          <w:spacing w:val="-3"/>
        </w:rPr>
        <w:t xml:space="preserve"> </w:t>
      </w:r>
      <w:r>
        <w:t>finance</w:t>
      </w:r>
      <w:r>
        <w:rPr>
          <w:spacing w:val="-3"/>
        </w:rPr>
        <w:t xml:space="preserve"> </w:t>
      </w:r>
      <w:r>
        <w:t>section</w:t>
      </w:r>
      <w:r>
        <w:rPr>
          <w:spacing w:val="-4"/>
        </w:rPr>
        <w:t xml:space="preserve"> </w:t>
      </w:r>
      <w:r>
        <w:t>should</w:t>
      </w:r>
      <w:r>
        <w:rPr>
          <w:spacing w:val="-4"/>
        </w:rPr>
        <w:t xml:space="preserve"> </w:t>
      </w:r>
      <w:r>
        <w:t>provide</w:t>
      </w:r>
      <w:r>
        <w:rPr>
          <w:spacing w:val="-3"/>
        </w:rPr>
        <w:t xml:space="preserve"> </w:t>
      </w:r>
      <w:r>
        <w:t>a</w:t>
      </w:r>
      <w:r>
        <w:rPr>
          <w:spacing w:val="-3"/>
        </w:rPr>
        <w:t xml:space="preserve"> </w:t>
      </w:r>
      <w:r>
        <w:t>breakdown</w:t>
      </w:r>
      <w:r>
        <w:rPr>
          <w:spacing w:val="-3"/>
        </w:rPr>
        <w:t xml:space="preserve"> </w:t>
      </w:r>
      <w:r>
        <w:t>of</w:t>
      </w:r>
      <w:r>
        <w:rPr>
          <w:spacing w:val="-3"/>
        </w:rPr>
        <w:t xml:space="preserve"> </w:t>
      </w:r>
      <w:r>
        <w:t>costs</w:t>
      </w:r>
      <w:r>
        <w:rPr>
          <w:spacing w:val="-3"/>
        </w:rPr>
        <w:t xml:space="preserve"> </w:t>
      </w:r>
      <w:r>
        <w:t>associated</w:t>
      </w:r>
      <w:r>
        <w:rPr>
          <w:spacing w:val="-4"/>
        </w:rPr>
        <w:t xml:space="preserve"> </w:t>
      </w:r>
      <w:r>
        <w:t>with</w:t>
      </w:r>
      <w:r>
        <w:rPr>
          <w:spacing w:val="-3"/>
        </w:rPr>
        <w:t xml:space="preserve"> </w:t>
      </w:r>
      <w:r>
        <w:t>undertaking</w:t>
      </w:r>
      <w:r>
        <w:rPr>
          <w:spacing w:val="-4"/>
        </w:rPr>
        <w:t xml:space="preserve"> </w:t>
      </w:r>
      <w:r>
        <w:t>the</w:t>
      </w:r>
      <w:r>
        <w:rPr>
          <w:spacing w:val="-3"/>
        </w:rPr>
        <w:t xml:space="preserve"> </w:t>
      </w:r>
      <w:r>
        <w:t>research</w:t>
      </w:r>
      <w:r>
        <w:rPr>
          <w:spacing w:val="-3"/>
        </w:rPr>
        <w:t xml:space="preserve"> </w:t>
      </w:r>
      <w:r>
        <w:t>as described in the proposal.</w:t>
      </w:r>
    </w:p>
    <w:p w14:paraId="1BF7FA6C" w14:textId="77777777" w:rsidR="003E6880" w:rsidRDefault="003E6880">
      <w:pPr>
        <w:pStyle w:val="BodyText"/>
        <w:rPr>
          <w:b/>
        </w:rPr>
      </w:pPr>
    </w:p>
    <w:p w14:paraId="134EC2BA" w14:textId="77777777" w:rsidR="003E6880" w:rsidRDefault="003E6880">
      <w:pPr>
        <w:pStyle w:val="BodyText"/>
        <w:rPr>
          <w:b/>
        </w:rPr>
      </w:pPr>
    </w:p>
    <w:p w14:paraId="4F91039B" w14:textId="77777777" w:rsidR="003E6880" w:rsidRDefault="003E6880">
      <w:pPr>
        <w:pStyle w:val="BodyText"/>
        <w:rPr>
          <w:b/>
        </w:rPr>
      </w:pPr>
    </w:p>
    <w:p w14:paraId="09442754" w14:textId="77777777" w:rsidR="003E6880" w:rsidRDefault="003E6880">
      <w:pPr>
        <w:pStyle w:val="BodyText"/>
        <w:rPr>
          <w:b/>
        </w:rPr>
      </w:pPr>
    </w:p>
    <w:p w14:paraId="16A58913" w14:textId="77777777" w:rsidR="003E6880" w:rsidRDefault="003E6880">
      <w:pPr>
        <w:pStyle w:val="BodyText"/>
        <w:rPr>
          <w:b/>
        </w:rPr>
      </w:pPr>
    </w:p>
    <w:p w14:paraId="67886349" w14:textId="77777777" w:rsidR="003E6880" w:rsidRDefault="003E6880">
      <w:pPr>
        <w:pStyle w:val="BodyText"/>
        <w:spacing w:before="199" w:after="1"/>
        <w:rPr>
          <w:b/>
        </w:rPr>
      </w:pPr>
    </w:p>
    <w:tbl>
      <w:tblPr>
        <w:tblW w:w="0" w:type="auto"/>
        <w:tblInd w:w="2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85"/>
        <w:gridCol w:w="1599"/>
        <w:gridCol w:w="2139"/>
        <w:gridCol w:w="2005"/>
        <w:gridCol w:w="2156"/>
      </w:tblGrid>
      <w:tr w:rsidR="003E6880" w14:paraId="06062FA3" w14:textId="77777777">
        <w:trPr>
          <w:trHeight w:val="365"/>
        </w:trPr>
        <w:tc>
          <w:tcPr>
            <w:tcW w:w="2385" w:type="dxa"/>
          </w:tcPr>
          <w:p w14:paraId="7655C900" w14:textId="77777777" w:rsidR="003E6880" w:rsidRDefault="003E6880">
            <w:pPr>
              <w:pStyle w:val="TableParagraph"/>
              <w:ind w:left="14"/>
              <w:jc w:val="center"/>
              <w:rPr>
                <w:b/>
                <w:sz w:val="20"/>
              </w:rPr>
            </w:pPr>
            <w:r>
              <w:rPr>
                <w:b/>
                <w:spacing w:val="-2"/>
                <w:sz w:val="20"/>
              </w:rPr>
              <w:t>Totals</w:t>
            </w:r>
          </w:p>
        </w:tc>
        <w:tc>
          <w:tcPr>
            <w:tcW w:w="1599" w:type="dxa"/>
          </w:tcPr>
          <w:p w14:paraId="540CEAE7" w14:textId="77777777" w:rsidR="003E6880" w:rsidRDefault="003E6880">
            <w:pPr>
              <w:pStyle w:val="TableParagraph"/>
              <w:ind w:left="343"/>
              <w:rPr>
                <w:b/>
                <w:sz w:val="20"/>
              </w:rPr>
            </w:pPr>
            <w:r>
              <w:rPr>
                <w:b/>
                <w:spacing w:val="-2"/>
                <w:sz w:val="20"/>
              </w:rPr>
              <w:t>Applicant</w:t>
            </w:r>
          </w:p>
        </w:tc>
        <w:tc>
          <w:tcPr>
            <w:tcW w:w="2139" w:type="dxa"/>
          </w:tcPr>
          <w:p w14:paraId="0E9C7AF6" w14:textId="77777777" w:rsidR="003E6880" w:rsidRDefault="003E6880">
            <w:pPr>
              <w:pStyle w:val="TableParagraph"/>
              <w:ind w:left="436"/>
              <w:rPr>
                <w:b/>
                <w:sz w:val="20"/>
              </w:rPr>
            </w:pPr>
            <w:r>
              <w:rPr>
                <w:b/>
                <w:sz w:val="20"/>
              </w:rPr>
              <w:t>Support</w:t>
            </w:r>
            <w:r>
              <w:rPr>
                <w:b/>
                <w:spacing w:val="-2"/>
                <w:sz w:val="20"/>
              </w:rPr>
              <w:t xml:space="preserve"> Staff</w:t>
            </w:r>
          </w:p>
        </w:tc>
        <w:tc>
          <w:tcPr>
            <w:tcW w:w="2005" w:type="dxa"/>
          </w:tcPr>
          <w:p w14:paraId="2425D715" w14:textId="77777777" w:rsidR="003E6880" w:rsidRDefault="003E6880">
            <w:pPr>
              <w:pStyle w:val="TableParagraph"/>
              <w:ind w:left="413"/>
              <w:rPr>
                <w:b/>
                <w:sz w:val="20"/>
              </w:rPr>
            </w:pPr>
            <w:r>
              <w:rPr>
                <w:b/>
                <w:sz w:val="20"/>
              </w:rPr>
              <w:t xml:space="preserve">Shared </w:t>
            </w:r>
            <w:r>
              <w:rPr>
                <w:b/>
                <w:spacing w:val="-2"/>
                <w:sz w:val="20"/>
              </w:rPr>
              <w:t>Staff</w:t>
            </w:r>
          </w:p>
        </w:tc>
        <w:tc>
          <w:tcPr>
            <w:tcW w:w="2156" w:type="dxa"/>
          </w:tcPr>
          <w:p w14:paraId="5AB8FE72" w14:textId="77777777" w:rsidR="003E6880" w:rsidRDefault="003E6880">
            <w:pPr>
              <w:pStyle w:val="TableParagraph"/>
              <w:ind w:left="439"/>
              <w:rPr>
                <w:b/>
                <w:sz w:val="20"/>
              </w:rPr>
            </w:pPr>
            <w:r>
              <w:rPr>
                <w:b/>
                <w:sz w:val="20"/>
              </w:rPr>
              <w:t>Total</w:t>
            </w:r>
            <w:r>
              <w:rPr>
                <w:b/>
                <w:spacing w:val="-1"/>
                <w:sz w:val="20"/>
              </w:rPr>
              <w:t xml:space="preserve"> </w:t>
            </w:r>
            <w:r>
              <w:rPr>
                <w:b/>
                <w:sz w:val="20"/>
              </w:rPr>
              <w:t>Cost</w:t>
            </w:r>
            <w:r>
              <w:rPr>
                <w:b/>
                <w:spacing w:val="-1"/>
                <w:sz w:val="20"/>
              </w:rPr>
              <w:t xml:space="preserve"> </w:t>
            </w:r>
            <w:r>
              <w:rPr>
                <w:b/>
                <w:spacing w:val="-5"/>
                <w:sz w:val="20"/>
              </w:rPr>
              <w:t>(£)</w:t>
            </w:r>
          </w:p>
        </w:tc>
      </w:tr>
      <w:tr w:rsidR="003E6880" w14:paraId="3563C016" w14:textId="77777777">
        <w:trPr>
          <w:trHeight w:val="365"/>
        </w:trPr>
        <w:tc>
          <w:tcPr>
            <w:tcW w:w="2385" w:type="dxa"/>
          </w:tcPr>
          <w:p w14:paraId="365E39FC" w14:textId="77777777" w:rsidR="003E6880" w:rsidRDefault="003E6880">
            <w:pPr>
              <w:pStyle w:val="TableParagraph"/>
              <w:ind w:left="68"/>
              <w:rPr>
                <w:sz w:val="20"/>
              </w:rPr>
            </w:pPr>
            <w:r>
              <w:rPr>
                <w:sz w:val="20"/>
              </w:rPr>
              <w:t>Total</w:t>
            </w:r>
            <w:r>
              <w:rPr>
                <w:spacing w:val="-4"/>
                <w:sz w:val="20"/>
              </w:rPr>
              <w:t xml:space="preserve"> </w:t>
            </w:r>
            <w:r>
              <w:rPr>
                <w:spacing w:val="-5"/>
                <w:sz w:val="20"/>
              </w:rPr>
              <w:t>HEI</w:t>
            </w:r>
          </w:p>
        </w:tc>
        <w:tc>
          <w:tcPr>
            <w:tcW w:w="1599" w:type="dxa"/>
          </w:tcPr>
          <w:p w14:paraId="57E3541C" w14:textId="77777777" w:rsidR="003E6880" w:rsidRDefault="003E6880">
            <w:pPr>
              <w:pStyle w:val="TableParagraph"/>
              <w:ind w:right="51"/>
              <w:jc w:val="right"/>
              <w:rPr>
                <w:sz w:val="20"/>
              </w:rPr>
            </w:pPr>
            <w:r>
              <w:rPr>
                <w:spacing w:val="-10"/>
                <w:sz w:val="20"/>
              </w:rPr>
              <w:t>0</w:t>
            </w:r>
          </w:p>
        </w:tc>
        <w:tc>
          <w:tcPr>
            <w:tcW w:w="2139" w:type="dxa"/>
          </w:tcPr>
          <w:p w14:paraId="471E8EA9" w14:textId="77777777" w:rsidR="003E6880" w:rsidRDefault="003E6880">
            <w:pPr>
              <w:pStyle w:val="TableParagraph"/>
              <w:ind w:right="51"/>
              <w:jc w:val="right"/>
              <w:rPr>
                <w:sz w:val="20"/>
              </w:rPr>
            </w:pPr>
            <w:r>
              <w:rPr>
                <w:spacing w:val="-10"/>
                <w:sz w:val="20"/>
              </w:rPr>
              <w:t>0</w:t>
            </w:r>
          </w:p>
        </w:tc>
        <w:tc>
          <w:tcPr>
            <w:tcW w:w="2005" w:type="dxa"/>
          </w:tcPr>
          <w:p w14:paraId="7A53D716" w14:textId="77777777" w:rsidR="003E6880" w:rsidRDefault="003E6880">
            <w:pPr>
              <w:pStyle w:val="TableParagraph"/>
              <w:ind w:right="51"/>
              <w:jc w:val="right"/>
              <w:rPr>
                <w:sz w:val="20"/>
              </w:rPr>
            </w:pPr>
            <w:r>
              <w:rPr>
                <w:spacing w:val="-10"/>
                <w:sz w:val="20"/>
              </w:rPr>
              <w:t>0</w:t>
            </w:r>
          </w:p>
        </w:tc>
        <w:tc>
          <w:tcPr>
            <w:tcW w:w="2156" w:type="dxa"/>
          </w:tcPr>
          <w:p w14:paraId="7D6F6432" w14:textId="77777777" w:rsidR="003E6880" w:rsidRDefault="003E6880">
            <w:pPr>
              <w:pStyle w:val="TableParagraph"/>
              <w:ind w:right="51"/>
              <w:jc w:val="right"/>
              <w:rPr>
                <w:sz w:val="20"/>
              </w:rPr>
            </w:pPr>
            <w:r>
              <w:rPr>
                <w:spacing w:val="-10"/>
                <w:sz w:val="20"/>
              </w:rPr>
              <w:t>0</w:t>
            </w:r>
          </w:p>
        </w:tc>
      </w:tr>
      <w:tr w:rsidR="003E6880" w14:paraId="28F410A5" w14:textId="77777777">
        <w:trPr>
          <w:trHeight w:val="365"/>
        </w:trPr>
        <w:tc>
          <w:tcPr>
            <w:tcW w:w="2385" w:type="dxa"/>
          </w:tcPr>
          <w:p w14:paraId="4ECCD173" w14:textId="77777777" w:rsidR="003E6880" w:rsidRDefault="003E6880">
            <w:pPr>
              <w:pStyle w:val="TableParagraph"/>
              <w:ind w:left="68"/>
              <w:rPr>
                <w:sz w:val="20"/>
              </w:rPr>
            </w:pPr>
            <w:r>
              <w:rPr>
                <w:sz w:val="20"/>
              </w:rPr>
              <w:t>Total</w:t>
            </w:r>
            <w:r>
              <w:rPr>
                <w:spacing w:val="-4"/>
                <w:sz w:val="20"/>
              </w:rPr>
              <w:t xml:space="preserve"> </w:t>
            </w:r>
            <w:r>
              <w:rPr>
                <w:spacing w:val="-5"/>
                <w:sz w:val="20"/>
              </w:rPr>
              <w:t>NHS</w:t>
            </w:r>
          </w:p>
        </w:tc>
        <w:tc>
          <w:tcPr>
            <w:tcW w:w="1599" w:type="dxa"/>
          </w:tcPr>
          <w:p w14:paraId="228C113B" w14:textId="77777777" w:rsidR="003E6880" w:rsidRDefault="003E6880">
            <w:pPr>
              <w:pStyle w:val="TableParagraph"/>
              <w:ind w:right="51"/>
              <w:jc w:val="right"/>
              <w:rPr>
                <w:sz w:val="20"/>
              </w:rPr>
            </w:pPr>
            <w:r>
              <w:rPr>
                <w:spacing w:val="-10"/>
                <w:sz w:val="20"/>
              </w:rPr>
              <w:t>0</w:t>
            </w:r>
          </w:p>
        </w:tc>
        <w:tc>
          <w:tcPr>
            <w:tcW w:w="2139" w:type="dxa"/>
          </w:tcPr>
          <w:p w14:paraId="727DBFD9" w14:textId="77777777" w:rsidR="003E6880" w:rsidRDefault="003E6880">
            <w:pPr>
              <w:pStyle w:val="TableParagraph"/>
              <w:ind w:right="51"/>
              <w:jc w:val="right"/>
              <w:rPr>
                <w:sz w:val="20"/>
              </w:rPr>
            </w:pPr>
            <w:r>
              <w:rPr>
                <w:spacing w:val="-10"/>
                <w:sz w:val="20"/>
              </w:rPr>
              <w:t>0</w:t>
            </w:r>
          </w:p>
        </w:tc>
        <w:tc>
          <w:tcPr>
            <w:tcW w:w="2005" w:type="dxa"/>
          </w:tcPr>
          <w:p w14:paraId="5D35E99B" w14:textId="77777777" w:rsidR="003E6880" w:rsidRDefault="003E6880">
            <w:pPr>
              <w:pStyle w:val="TableParagraph"/>
              <w:ind w:right="51"/>
              <w:jc w:val="right"/>
              <w:rPr>
                <w:sz w:val="20"/>
              </w:rPr>
            </w:pPr>
            <w:r>
              <w:rPr>
                <w:spacing w:val="-10"/>
                <w:sz w:val="20"/>
              </w:rPr>
              <w:t>0</w:t>
            </w:r>
          </w:p>
        </w:tc>
        <w:tc>
          <w:tcPr>
            <w:tcW w:w="2156" w:type="dxa"/>
          </w:tcPr>
          <w:p w14:paraId="784FD039" w14:textId="77777777" w:rsidR="003E6880" w:rsidRDefault="003E6880">
            <w:pPr>
              <w:pStyle w:val="TableParagraph"/>
              <w:ind w:right="51"/>
              <w:jc w:val="right"/>
              <w:rPr>
                <w:sz w:val="20"/>
              </w:rPr>
            </w:pPr>
            <w:r>
              <w:rPr>
                <w:spacing w:val="-10"/>
                <w:sz w:val="20"/>
              </w:rPr>
              <w:t>0</w:t>
            </w:r>
          </w:p>
        </w:tc>
      </w:tr>
      <w:tr w:rsidR="003E6880" w14:paraId="5B45A9A6" w14:textId="77777777">
        <w:trPr>
          <w:trHeight w:val="365"/>
        </w:trPr>
        <w:tc>
          <w:tcPr>
            <w:tcW w:w="2385" w:type="dxa"/>
          </w:tcPr>
          <w:p w14:paraId="362F602F" w14:textId="77777777" w:rsidR="003E6880" w:rsidRDefault="003E6880">
            <w:pPr>
              <w:pStyle w:val="TableParagraph"/>
              <w:ind w:left="68"/>
              <w:rPr>
                <w:sz w:val="20"/>
              </w:rPr>
            </w:pPr>
            <w:r>
              <w:rPr>
                <w:sz w:val="20"/>
              </w:rPr>
              <w:t>Total</w:t>
            </w:r>
            <w:r>
              <w:rPr>
                <w:spacing w:val="-4"/>
                <w:sz w:val="20"/>
              </w:rPr>
              <w:t xml:space="preserve"> </w:t>
            </w:r>
            <w:r>
              <w:rPr>
                <w:spacing w:val="-2"/>
                <w:sz w:val="20"/>
              </w:rPr>
              <w:t>Commercial</w:t>
            </w:r>
          </w:p>
        </w:tc>
        <w:tc>
          <w:tcPr>
            <w:tcW w:w="1599" w:type="dxa"/>
          </w:tcPr>
          <w:p w14:paraId="5289C789" w14:textId="77777777" w:rsidR="003E6880" w:rsidRDefault="003E6880">
            <w:pPr>
              <w:pStyle w:val="TableParagraph"/>
              <w:ind w:right="51"/>
              <w:jc w:val="right"/>
              <w:rPr>
                <w:sz w:val="20"/>
              </w:rPr>
            </w:pPr>
            <w:r>
              <w:rPr>
                <w:spacing w:val="-10"/>
                <w:sz w:val="20"/>
              </w:rPr>
              <w:t>0</w:t>
            </w:r>
          </w:p>
        </w:tc>
        <w:tc>
          <w:tcPr>
            <w:tcW w:w="2139" w:type="dxa"/>
          </w:tcPr>
          <w:p w14:paraId="0AB8B228" w14:textId="77777777" w:rsidR="003E6880" w:rsidRDefault="003E6880">
            <w:pPr>
              <w:pStyle w:val="TableParagraph"/>
              <w:ind w:right="51"/>
              <w:jc w:val="right"/>
              <w:rPr>
                <w:sz w:val="20"/>
              </w:rPr>
            </w:pPr>
            <w:r>
              <w:rPr>
                <w:spacing w:val="-10"/>
                <w:sz w:val="20"/>
              </w:rPr>
              <w:t>0</w:t>
            </w:r>
          </w:p>
        </w:tc>
        <w:tc>
          <w:tcPr>
            <w:tcW w:w="2005" w:type="dxa"/>
          </w:tcPr>
          <w:p w14:paraId="6A9764C5" w14:textId="77777777" w:rsidR="003E6880" w:rsidRDefault="003E6880">
            <w:pPr>
              <w:pStyle w:val="TableParagraph"/>
              <w:ind w:right="51"/>
              <w:jc w:val="right"/>
              <w:rPr>
                <w:sz w:val="20"/>
              </w:rPr>
            </w:pPr>
            <w:r>
              <w:rPr>
                <w:spacing w:val="-10"/>
                <w:sz w:val="20"/>
              </w:rPr>
              <w:t>0</w:t>
            </w:r>
          </w:p>
        </w:tc>
        <w:tc>
          <w:tcPr>
            <w:tcW w:w="2156" w:type="dxa"/>
          </w:tcPr>
          <w:p w14:paraId="4D01DB44" w14:textId="77777777" w:rsidR="003E6880" w:rsidRDefault="003E6880">
            <w:pPr>
              <w:pStyle w:val="TableParagraph"/>
              <w:ind w:right="51"/>
              <w:jc w:val="right"/>
              <w:rPr>
                <w:sz w:val="20"/>
              </w:rPr>
            </w:pPr>
            <w:r>
              <w:rPr>
                <w:spacing w:val="-10"/>
                <w:sz w:val="20"/>
              </w:rPr>
              <w:t>0</w:t>
            </w:r>
          </w:p>
        </w:tc>
      </w:tr>
      <w:tr w:rsidR="003E6880" w14:paraId="0A045808" w14:textId="77777777">
        <w:trPr>
          <w:trHeight w:val="365"/>
        </w:trPr>
        <w:tc>
          <w:tcPr>
            <w:tcW w:w="2385" w:type="dxa"/>
          </w:tcPr>
          <w:p w14:paraId="1A8A3F5E" w14:textId="77777777" w:rsidR="003E6880" w:rsidRDefault="003E6880">
            <w:pPr>
              <w:pStyle w:val="TableParagraph"/>
              <w:ind w:left="68"/>
              <w:rPr>
                <w:sz w:val="20"/>
              </w:rPr>
            </w:pPr>
            <w:r>
              <w:rPr>
                <w:sz w:val="20"/>
              </w:rPr>
              <w:t>Total</w:t>
            </w:r>
            <w:r>
              <w:rPr>
                <w:spacing w:val="-4"/>
                <w:sz w:val="20"/>
              </w:rPr>
              <w:t xml:space="preserve"> </w:t>
            </w:r>
            <w:r>
              <w:rPr>
                <w:spacing w:val="-2"/>
                <w:sz w:val="20"/>
              </w:rPr>
              <w:t>Other</w:t>
            </w:r>
          </w:p>
        </w:tc>
        <w:tc>
          <w:tcPr>
            <w:tcW w:w="1599" w:type="dxa"/>
          </w:tcPr>
          <w:p w14:paraId="44ADA881" w14:textId="77777777" w:rsidR="003E6880" w:rsidRDefault="003E6880">
            <w:pPr>
              <w:pStyle w:val="TableParagraph"/>
              <w:ind w:right="51"/>
              <w:jc w:val="right"/>
              <w:rPr>
                <w:sz w:val="20"/>
              </w:rPr>
            </w:pPr>
            <w:r>
              <w:rPr>
                <w:spacing w:val="-10"/>
                <w:sz w:val="20"/>
              </w:rPr>
              <w:t>0</w:t>
            </w:r>
          </w:p>
        </w:tc>
        <w:tc>
          <w:tcPr>
            <w:tcW w:w="2139" w:type="dxa"/>
          </w:tcPr>
          <w:p w14:paraId="55262EE9" w14:textId="77777777" w:rsidR="003E6880" w:rsidRDefault="003E6880">
            <w:pPr>
              <w:pStyle w:val="TableParagraph"/>
              <w:ind w:right="51"/>
              <w:jc w:val="right"/>
              <w:rPr>
                <w:sz w:val="20"/>
              </w:rPr>
            </w:pPr>
            <w:r>
              <w:rPr>
                <w:spacing w:val="-10"/>
                <w:sz w:val="20"/>
              </w:rPr>
              <w:t>0</w:t>
            </w:r>
          </w:p>
        </w:tc>
        <w:tc>
          <w:tcPr>
            <w:tcW w:w="2005" w:type="dxa"/>
          </w:tcPr>
          <w:p w14:paraId="34E27683" w14:textId="77777777" w:rsidR="003E6880" w:rsidRDefault="003E6880">
            <w:pPr>
              <w:pStyle w:val="TableParagraph"/>
              <w:ind w:right="51"/>
              <w:jc w:val="right"/>
              <w:rPr>
                <w:sz w:val="20"/>
              </w:rPr>
            </w:pPr>
            <w:r>
              <w:rPr>
                <w:spacing w:val="-10"/>
                <w:sz w:val="20"/>
              </w:rPr>
              <w:t>0</w:t>
            </w:r>
          </w:p>
        </w:tc>
        <w:tc>
          <w:tcPr>
            <w:tcW w:w="2156" w:type="dxa"/>
          </w:tcPr>
          <w:p w14:paraId="6EE95F92" w14:textId="77777777" w:rsidR="003E6880" w:rsidRDefault="003E6880">
            <w:pPr>
              <w:pStyle w:val="TableParagraph"/>
              <w:ind w:right="51"/>
              <w:jc w:val="right"/>
              <w:rPr>
                <w:sz w:val="20"/>
              </w:rPr>
            </w:pPr>
            <w:r>
              <w:rPr>
                <w:spacing w:val="-10"/>
                <w:sz w:val="20"/>
              </w:rPr>
              <w:t>0</w:t>
            </w:r>
          </w:p>
        </w:tc>
      </w:tr>
    </w:tbl>
    <w:p w14:paraId="63B1E546" w14:textId="77777777" w:rsidR="003E6880" w:rsidRDefault="003E6880">
      <w:pPr>
        <w:pStyle w:val="BodyText"/>
        <w:rPr>
          <w:b/>
        </w:rPr>
      </w:pPr>
    </w:p>
    <w:p w14:paraId="3AB59B60" w14:textId="77777777" w:rsidR="003E6880" w:rsidRDefault="003E6880">
      <w:pPr>
        <w:pStyle w:val="BodyText"/>
        <w:spacing w:before="104"/>
        <w:rPr>
          <w:b/>
        </w:rPr>
      </w:pPr>
    </w:p>
    <w:p w14:paraId="64168FC2" w14:textId="77777777" w:rsidR="003E6880" w:rsidRDefault="003E6880">
      <w:pPr>
        <w:spacing w:before="1"/>
        <w:ind w:left="219"/>
        <w:rPr>
          <w:b/>
          <w:sz w:val="20"/>
        </w:rPr>
      </w:pPr>
      <w:r>
        <w:rPr>
          <w:b/>
          <w:sz w:val="20"/>
        </w:rPr>
        <w:t>Travel,</w:t>
      </w:r>
      <w:r>
        <w:rPr>
          <w:b/>
          <w:spacing w:val="-5"/>
          <w:sz w:val="20"/>
        </w:rPr>
        <w:t xml:space="preserve"> </w:t>
      </w:r>
      <w:r>
        <w:rPr>
          <w:b/>
          <w:sz w:val="20"/>
        </w:rPr>
        <w:t>Subsistence</w:t>
      </w:r>
      <w:r>
        <w:rPr>
          <w:b/>
          <w:spacing w:val="-4"/>
          <w:sz w:val="20"/>
        </w:rPr>
        <w:t xml:space="preserve"> </w:t>
      </w:r>
      <w:r>
        <w:rPr>
          <w:b/>
          <w:sz w:val="20"/>
        </w:rPr>
        <w:t>and</w:t>
      </w:r>
      <w:r>
        <w:rPr>
          <w:b/>
          <w:spacing w:val="-5"/>
          <w:sz w:val="20"/>
        </w:rPr>
        <w:t xml:space="preserve"> </w:t>
      </w:r>
      <w:r>
        <w:rPr>
          <w:b/>
          <w:sz w:val="20"/>
        </w:rPr>
        <w:t>Conference</w:t>
      </w:r>
      <w:r>
        <w:rPr>
          <w:b/>
          <w:spacing w:val="-4"/>
          <w:sz w:val="20"/>
        </w:rPr>
        <w:t xml:space="preserve"> Fees</w:t>
      </w:r>
    </w:p>
    <w:p w14:paraId="5095F62B" w14:textId="77777777" w:rsidR="003E6880" w:rsidRDefault="003E6880">
      <w:pPr>
        <w:pStyle w:val="BodyText"/>
        <w:ind w:left="219"/>
      </w:pPr>
      <w:r>
        <w:t>No</w:t>
      </w:r>
      <w:r>
        <w:rPr>
          <w:spacing w:val="-2"/>
        </w:rPr>
        <w:t xml:space="preserve"> </w:t>
      </w:r>
      <w:r>
        <w:t>costs</w:t>
      </w:r>
      <w:r>
        <w:rPr>
          <w:spacing w:val="-1"/>
        </w:rPr>
        <w:t xml:space="preserve"> </w:t>
      </w:r>
      <w:r>
        <w:t>have</w:t>
      </w:r>
      <w:r>
        <w:rPr>
          <w:spacing w:val="-2"/>
        </w:rPr>
        <w:t xml:space="preserve"> </w:t>
      </w:r>
      <w:r>
        <w:t>been</w:t>
      </w:r>
      <w:r>
        <w:rPr>
          <w:spacing w:val="-1"/>
        </w:rPr>
        <w:t xml:space="preserve"> </w:t>
      </w:r>
      <w:proofErr w:type="gramStart"/>
      <w:r>
        <w:rPr>
          <w:spacing w:val="-2"/>
        </w:rPr>
        <w:t>added</w:t>
      </w:r>
      <w:proofErr w:type="gramEnd"/>
    </w:p>
    <w:p w14:paraId="2411B0A8" w14:textId="77777777" w:rsidR="003E6880" w:rsidRDefault="003E6880">
      <w:pPr>
        <w:pStyle w:val="BodyText"/>
        <w:spacing w:before="49"/>
      </w:pPr>
    </w:p>
    <w:p w14:paraId="55B2D91F" w14:textId="77777777" w:rsidR="003E6880" w:rsidRDefault="003E6880">
      <w:pPr>
        <w:pStyle w:val="Heading2"/>
        <w:spacing w:before="1"/>
      </w:pPr>
      <w:r>
        <w:rPr>
          <w:spacing w:val="-2"/>
        </w:rPr>
        <w:t>Equipment</w:t>
      </w:r>
    </w:p>
    <w:p w14:paraId="49406E07" w14:textId="77777777" w:rsidR="003E6880" w:rsidRDefault="003E6880">
      <w:pPr>
        <w:pStyle w:val="BodyText"/>
        <w:ind w:left="219"/>
      </w:pPr>
      <w:r>
        <w:rPr>
          <w:noProof/>
        </w:rPr>
        <mc:AlternateContent>
          <mc:Choice Requires="wps">
            <w:drawing>
              <wp:anchor distT="0" distB="0" distL="0" distR="0" simplePos="0" relativeHeight="251658254" behindDoc="1" locked="0" layoutInCell="1" allowOverlap="1" wp14:anchorId="3B893F03" wp14:editId="1B432BBC">
                <wp:simplePos x="0" y="0"/>
                <wp:positionH relativeFrom="page">
                  <wp:posOffset>362967</wp:posOffset>
                </wp:positionH>
                <wp:positionV relativeFrom="paragraph">
                  <wp:posOffset>186806</wp:posOffset>
                </wp:positionV>
                <wp:extent cx="6859905" cy="914400"/>
                <wp:effectExtent l="0" t="0" r="0" b="0"/>
                <wp:wrapNone/>
                <wp:docPr id="88"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200000">
                          <a:off x="0" y="0"/>
                          <a:ext cx="6859905" cy="914400"/>
                        </a:xfrm>
                        <a:prstGeom prst="rect">
                          <a:avLst/>
                        </a:prstGeom>
                      </wps:spPr>
                      <wps:txbx>
                        <w:txbxContent>
                          <w:p w14:paraId="7BADC535" w14:textId="77777777" w:rsidR="003E6880" w:rsidRDefault="003E6880">
                            <w:pPr>
                              <w:spacing w:line="1440" w:lineRule="exact"/>
                              <w:rPr>
                                <w:b/>
                                <w:sz w:val="144"/>
                              </w:rPr>
                            </w:pPr>
                            <w:r>
                              <w:rPr>
                                <w:b/>
                                <w:color w:val="D3D3D3"/>
                                <w:sz w:val="144"/>
                              </w:rPr>
                              <w:t>Pre-</w:t>
                            </w:r>
                            <w:r>
                              <w:rPr>
                                <w:b/>
                                <w:color w:val="D3D3D3"/>
                                <w:spacing w:val="-2"/>
                                <w:sz w:val="144"/>
                              </w:rPr>
                              <w:t>submission</w:t>
                            </w:r>
                          </w:p>
                        </w:txbxContent>
                      </wps:txbx>
                      <wps:bodyPr wrap="square" lIns="0" tIns="0" rIns="0" bIns="0" rtlCol="0">
                        <a:noAutofit/>
                      </wps:bodyPr>
                    </wps:wsp>
                  </a:graphicData>
                </a:graphic>
              </wp:anchor>
            </w:drawing>
          </mc:Choice>
          <mc:Fallback>
            <w:pict>
              <v:shape w14:anchorId="3B893F03" id="Text Box 88" o:spid="_x0000_s1078" type="#_x0000_t202" style="position:absolute;left:0;text-align:left;margin-left:28.6pt;margin-top:14.7pt;width:540.15pt;height:1in;rotation:-40;z-index:-25165822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" filled="f" stroked="f">
                <v:textbox inset="0,0,0,0">
                  <w:txbxContent>
                    <w:p w14:paraId="7BADC535" w14:textId="77777777" w:rsidR="003E6880" w:rsidRDefault="003E6880">
                      <w:pPr>
                        <w:spacing w:line="1440" w:lineRule="exact"/>
                        <w:rPr>
                          <w:b/>
                          <w:sz w:val="144"/>
                        </w:rPr>
                      </w:pPr>
                      <w:r>
                        <w:rPr>
                          <w:b/>
                          <w:color w:val="D3D3D3"/>
                          <w:sz w:val="144"/>
                        </w:rPr>
                        <w:t>Pre-</w:t>
                      </w:r>
                      <w:r>
                        <w:rPr>
                          <w:b/>
                          <w:color w:val="D3D3D3"/>
                          <w:spacing w:val="-2"/>
                          <w:sz w:val="144"/>
                        </w:rPr>
                        <w:t>submission</w:t>
                      </w:r>
                    </w:p>
                  </w:txbxContent>
                </v:textbox>
                <w10:wrap anchorx="page"/>
              </v:shape>
            </w:pict>
          </mc:Fallback>
        </mc:AlternateContent>
      </w:r>
      <w:r>
        <w:t>No</w:t>
      </w:r>
      <w:r>
        <w:rPr>
          <w:spacing w:val="-2"/>
        </w:rPr>
        <w:t xml:space="preserve"> </w:t>
      </w:r>
      <w:r>
        <w:t>costs</w:t>
      </w:r>
      <w:r>
        <w:rPr>
          <w:spacing w:val="-1"/>
        </w:rPr>
        <w:t xml:space="preserve"> </w:t>
      </w:r>
      <w:r>
        <w:t>have</w:t>
      </w:r>
      <w:r>
        <w:rPr>
          <w:spacing w:val="-2"/>
        </w:rPr>
        <w:t xml:space="preserve"> </w:t>
      </w:r>
      <w:r>
        <w:t>been</w:t>
      </w:r>
      <w:r>
        <w:rPr>
          <w:spacing w:val="-1"/>
        </w:rPr>
        <w:t xml:space="preserve"> </w:t>
      </w:r>
      <w:proofErr w:type="gramStart"/>
      <w:r>
        <w:rPr>
          <w:spacing w:val="-2"/>
        </w:rPr>
        <w:t>added</w:t>
      </w:r>
      <w:proofErr w:type="gramEnd"/>
    </w:p>
    <w:p w14:paraId="47C9CE5F" w14:textId="77777777" w:rsidR="003E6880" w:rsidRDefault="003E6880">
      <w:pPr>
        <w:pStyle w:val="BodyText"/>
      </w:pPr>
    </w:p>
    <w:p w14:paraId="23FEE576" w14:textId="77777777" w:rsidR="003E6880" w:rsidRDefault="003E6880">
      <w:pPr>
        <w:pStyle w:val="BodyText"/>
        <w:spacing w:before="99"/>
      </w:pPr>
    </w:p>
    <w:p w14:paraId="04B59645" w14:textId="77777777" w:rsidR="003E6880" w:rsidRDefault="003E6880">
      <w:pPr>
        <w:pStyle w:val="Heading2"/>
        <w:spacing w:before="1"/>
      </w:pPr>
      <w:r>
        <w:rPr>
          <w:spacing w:val="-2"/>
        </w:rPr>
        <w:t>Summary</w:t>
      </w:r>
    </w:p>
    <w:tbl>
      <w:tblPr>
        <w:tblW w:w="0" w:type="auto"/>
        <w:tblInd w:w="2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85"/>
        <w:gridCol w:w="3462"/>
        <w:gridCol w:w="2862"/>
        <w:gridCol w:w="1575"/>
      </w:tblGrid>
      <w:tr w:rsidR="003E6880" w14:paraId="170E2ED4" w14:textId="77777777">
        <w:trPr>
          <w:trHeight w:val="365"/>
        </w:trPr>
        <w:tc>
          <w:tcPr>
            <w:tcW w:w="2385" w:type="dxa"/>
          </w:tcPr>
          <w:p w14:paraId="45528399" w14:textId="77777777" w:rsidR="003E6880" w:rsidRDefault="003E6880">
            <w:pPr>
              <w:pStyle w:val="TableParagraph"/>
              <w:spacing w:before="0"/>
              <w:rPr>
                <w:rFonts w:ascii="Times New Roman"/>
                <w:sz w:val="20"/>
              </w:rPr>
            </w:pPr>
          </w:p>
        </w:tc>
        <w:tc>
          <w:tcPr>
            <w:tcW w:w="3462" w:type="dxa"/>
          </w:tcPr>
          <w:p w14:paraId="098F56B5" w14:textId="77777777" w:rsidR="003E6880" w:rsidRDefault="003E6880">
            <w:pPr>
              <w:pStyle w:val="TableParagraph"/>
              <w:ind w:left="513"/>
              <w:rPr>
                <w:b/>
                <w:sz w:val="20"/>
              </w:rPr>
            </w:pPr>
            <w:r>
              <w:rPr>
                <w:b/>
                <w:sz w:val="20"/>
              </w:rPr>
              <w:t>Travel</w:t>
            </w:r>
            <w:r>
              <w:rPr>
                <w:b/>
                <w:spacing w:val="-2"/>
                <w:sz w:val="20"/>
              </w:rPr>
              <w:t xml:space="preserve"> </w:t>
            </w:r>
            <w:r>
              <w:rPr>
                <w:b/>
                <w:sz w:val="20"/>
              </w:rPr>
              <w:t>(excl</w:t>
            </w:r>
            <w:r>
              <w:rPr>
                <w:b/>
                <w:spacing w:val="-2"/>
                <w:sz w:val="20"/>
              </w:rPr>
              <w:t xml:space="preserve"> Conferences)</w:t>
            </w:r>
          </w:p>
        </w:tc>
        <w:tc>
          <w:tcPr>
            <w:tcW w:w="2862" w:type="dxa"/>
          </w:tcPr>
          <w:p w14:paraId="5AFE143A" w14:textId="77777777" w:rsidR="003E6880" w:rsidRDefault="003E6880">
            <w:pPr>
              <w:pStyle w:val="TableParagraph"/>
              <w:ind w:left="436"/>
              <w:rPr>
                <w:b/>
                <w:sz w:val="20"/>
              </w:rPr>
            </w:pPr>
            <w:r>
              <w:rPr>
                <w:b/>
                <w:sz w:val="20"/>
              </w:rPr>
              <w:t xml:space="preserve">Travel </w:t>
            </w:r>
            <w:r>
              <w:rPr>
                <w:b/>
                <w:spacing w:val="-2"/>
                <w:sz w:val="20"/>
              </w:rPr>
              <w:t>(Conferences)</w:t>
            </w:r>
          </w:p>
        </w:tc>
        <w:tc>
          <w:tcPr>
            <w:tcW w:w="1575" w:type="dxa"/>
          </w:tcPr>
          <w:p w14:paraId="605AD0EE" w14:textId="77777777" w:rsidR="003E6880" w:rsidRDefault="003E6880">
            <w:pPr>
              <w:pStyle w:val="TableParagraph"/>
              <w:ind w:left="270"/>
              <w:rPr>
                <w:b/>
                <w:sz w:val="20"/>
              </w:rPr>
            </w:pPr>
            <w:r>
              <w:rPr>
                <w:b/>
                <w:spacing w:val="-2"/>
                <w:sz w:val="20"/>
              </w:rPr>
              <w:t>Equipment</w:t>
            </w:r>
          </w:p>
        </w:tc>
      </w:tr>
      <w:tr w:rsidR="003E6880" w14:paraId="031190EA" w14:textId="77777777">
        <w:trPr>
          <w:trHeight w:val="365"/>
        </w:trPr>
        <w:tc>
          <w:tcPr>
            <w:tcW w:w="2385" w:type="dxa"/>
          </w:tcPr>
          <w:p w14:paraId="162731DE" w14:textId="77777777" w:rsidR="003E6880" w:rsidRDefault="003E6880">
            <w:pPr>
              <w:pStyle w:val="TableParagraph"/>
              <w:ind w:left="68"/>
              <w:rPr>
                <w:sz w:val="20"/>
              </w:rPr>
            </w:pPr>
            <w:r>
              <w:rPr>
                <w:sz w:val="20"/>
              </w:rPr>
              <w:t>Total</w:t>
            </w:r>
            <w:r>
              <w:rPr>
                <w:spacing w:val="-4"/>
                <w:sz w:val="20"/>
              </w:rPr>
              <w:t xml:space="preserve"> </w:t>
            </w:r>
            <w:r>
              <w:rPr>
                <w:spacing w:val="-5"/>
                <w:sz w:val="20"/>
              </w:rPr>
              <w:t>HEI</w:t>
            </w:r>
          </w:p>
        </w:tc>
        <w:tc>
          <w:tcPr>
            <w:tcW w:w="3462" w:type="dxa"/>
          </w:tcPr>
          <w:p w14:paraId="78B0C39F" w14:textId="77777777" w:rsidR="003E6880" w:rsidRDefault="003E6880">
            <w:pPr>
              <w:pStyle w:val="TableParagraph"/>
              <w:ind w:right="51"/>
              <w:jc w:val="right"/>
              <w:rPr>
                <w:sz w:val="20"/>
              </w:rPr>
            </w:pPr>
            <w:r>
              <w:rPr>
                <w:spacing w:val="-10"/>
                <w:sz w:val="20"/>
              </w:rPr>
              <w:t>0</w:t>
            </w:r>
          </w:p>
        </w:tc>
        <w:tc>
          <w:tcPr>
            <w:tcW w:w="2862" w:type="dxa"/>
          </w:tcPr>
          <w:p w14:paraId="304DB0E2" w14:textId="77777777" w:rsidR="003E6880" w:rsidRDefault="003E6880">
            <w:pPr>
              <w:pStyle w:val="TableParagraph"/>
              <w:ind w:right="51"/>
              <w:jc w:val="right"/>
              <w:rPr>
                <w:sz w:val="20"/>
              </w:rPr>
            </w:pPr>
            <w:r>
              <w:rPr>
                <w:spacing w:val="-10"/>
                <w:sz w:val="20"/>
              </w:rPr>
              <w:t>0</w:t>
            </w:r>
          </w:p>
        </w:tc>
        <w:tc>
          <w:tcPr>
            <w:tcW w:w="1575" w:type="dxa"/>
          </w:tcPr>
          <w:p w14:paraId="2F87AD56" w14:textId="77777777" w:rsidR="003E6880" w:rsidRDefault="003E6880">
            <w:pPr>
              <w:pStyle w:val="TableParagraph"/>
              <w:ind w:right="51"/>
              <w:jc w:val="right"/>
              <w:rPr>
                <w:sz w:val="20"/>
              </w:rPr>
            </w:pPr>
            <w:r>
              <w:rPr>
                <w:spacing w:val="-10"/>
                <w:sz w:val="20"/>
              </w:rPr>
              <w:t>0</w:t>
            </w:r>
          </w:p>
        </w:tc>
      </w:tr>
      <w:tr w:rsidR="003E6880" w14:paraId="31024669" w14:textId="77777777">
        <w:trPr>
          <w:trHeight w:val="365"/>
        </w:trPr>
        <w:tc>
          <w:tcPr>
            <w:tcW w:w="2385" w:type="dxa"/>
          </w:tcPr>
          <w:p w14:paraId="53F11E39" w14:textId="77777777" w:rsidR="003E6880" w:rsidRDefault="003E6880">
            <w:pPr>
              <w:pStyle w:val="TableParagraph"/>
              <w:ind w:left="68"/>
              <w:rPr>
                <w:sz w:val="20"/>
              </w:rPr>
            </w:pPr>
            <w:r>
              <w:rPr>
                <w:sz w:val="20"/>
              </w:rPr>
              <w:t>Total</w:t>
            </w:r>
            <w:r>
              <w:rPr>
                <w:spacing w:val="-4"/>
                <w:sz w:val="20"/>
              </w:rPr>
              <w:t xml:space="preserve"> </w:t>
            </w:r>
            <w:r>
              <w:rPr>
                <w:spacing w:val="-5"/>
                <w:sz w:val="20"/>
              </w:rPr>
              <w:t>NHS</w:t>
            </w:r>
          </w:p>
        </w:tc>
        <w:tc>
          <w:tcPr>
            <w:tcW w:w="3462" w:type="dxa"/>
          </w:tcPr>
          <w:p w14:paraId="642159E8" w14:textId="77777777" w:rsidR="003E6880" w:rsidRDefault="003E6880">
            <w:pPr>
              <w:pStyle w:val="TableParagraph"/>
              <w:ind w:right="51"/>
              <w:jc w:val="right"/>
              <w:rPr>
                <w:sz w:val="20"/>
              </w:rPr>
            </w:pPr>
            <w:r>
              <w:rPr>
                <w:spacing w:val="-10"/>
                <w:sz w:val="20"/>
              </w:rPr>
              <w:t>0</w:t>
            </w:r>
          </w:p>
        </w:tc>
        <w:tc>
          <w:tcPr>
            <w:tcW w:w="2862" w:type="dxa"/>
          </w:tcPr>
          <w:p w14:paraId="6E830B05" w14:textId="77777777" w:rsidR="003E6880" w:rsidRDefault="003E6880">
            <w:pPr>
              <w:pStyle w:val="TableParagraph"/>
              <w:ind w:right="51"/>
              <w:jc w:val="right"/>
              <w:rPr>
                <w:sz w:val="20"/>
              </w:rPr>
            </w:pPr>
            <w:r>
              <w:rPr>
                <w:spacing w:val="-10"/>
                <w:sz w:val="20"/>
              </w:rPr>
              <w:t>0</w:t>
            </w:r>
          </w:p>
        </w:tc>
        <w:tc>
          <w:tcPr>
            <w:tcW w:w="1575" w:type="dxa"/>
          </w:tcPr>
          <w:p w14:paraId="344AB4AE" w14:textId="77777777" w:rsidR="003E6880" w:rsidRDefault="003E6880">
            <w:pPr>
              <w:pStyle w:val="TableParagraph"/>
              <w:ind w:right="51"/>
              <w:jc w:val="right"/>
              <w:rPr>
                <w:sz w:val="20"/>
              </w:rPr>
            </w:pPr>
            <w:r>
              <w:rPr>
                <w:spacing w:val="-10"/>
                <w:sz w:val="20"/>
              </w:rPr>
              <w:t>0</w:t>
            </w:r>
          </w:p>
        </w:tc>
      </w:tr>
      <w:tr w:rsidR="003E6880" w14:paraId="2B236D54" w14:textId="77777777">
        <w:trPr>
          <w:trHeight w:val="365"/>
        </w:trPr>
        <w:tc>
          <w:tcPr>
            <w:tcW w:w="2385" w:type="dxa"/>
          </w:tcPr>
          <w:p w14:paraId="3F5403C2" w14:textId="77777777" w:rsidR="003E6880" w:rsidRDefault="003E6880">
            <w:pPr>
              <w:pStyle w:val="TableParagraph"/>
              <w:ind w:left="68"/>
              <w:rPr>
                <w:sz w:val="20"/>
              </w:rPr>
            </w:pPr>
            <w:r>
              <w:rPr>
                <w:sz w:val="20"/>
              </w:rPr>
              <w:t>Total</w:t>
            </w:r>
            <w:r>
              <w:rPr>
                <w:spacing w:val="-4"/>
                <w:sz w:val="20"/>
              </w:rPr>
              <w:t xml:space="preserve"> </w:t>
            </w:r>
            <w:r>
              <w:rPr>
                <w:spacing w:val="-2"/>
                <w:sz w:val="20"/>
              </w:rPr>
              <w:t>Commercial</w:t>
            </w:r>
          </w:p>
        </w:tc>
        <w:tc>
          <w:tcPr>
            <w:tcW w:w="3462" w:type="dxa"/>
          </w:tcPr>
          <w:p w14:paraId="15210C9C" w14:textId="77777777" w:rsidR="003E6880" w:rsidRDefault="003E6880">
            <w:pPr>
              <w:pStyle w:val="TableParagraph"/>
              <w:ind w:right="51"/>
              <w:jc w:val="right"/>
              <w:rPr>
                <w:sz w:val="20"/>
              </w:rPr>
            </w:pPr>
            <w:r>
              <w:rPr>
                <w:spacing w:val="-10"/>
                <w:sz w:val="20"/>
              </w:rPr>
              <w:t>0</w:t>
            </w:r>
          </w:p>
        </w:tc>
        <w:tc>
          <w:tcPr>
            <w:tcW w:w="2862" w:type="dxa"/>
          </w:tcPr>
          <w:p w14:paraId="2FED7C10" w14:textId="77777777" w:rsidR="003E6880" w:rsidRDefault="003E6880">
            <w:pPr>
              <w:pStyle w:val="TableParagraph"/>
              <w:ind w:right="51"/>
              <w:jc w:val="right"/>
              <w:rPr>
                <w:sz w:val="20"/>
              </w:rPr>
            </w:pPr>
            <w:r>
              <w:rPr>
                <w:spacing w:val="-10"/>
                <w:sz w:val="20"/>
              </w:rPr>
              <w:t>0</w:t>
            </w:r>
          </w:p>
        </w:tc>
        <w:tc>
          <w:tcPr>
            <w:tcW w:w="1575" w:type="dxa"/>
          </w:tcPr>
          <w:p w14:paraId="44BD3EEA" w14:textId="77777777" w:rsidR="003E6880" w:rsidRDefault="003E6880">
            <w:pPr>
              <w:pStyle w:val="TableParagraph"/>
              <w:ind w:right="51"/>
              <w:jc w:val="right"/>
              <w:rPr>
                <w:sz w:val="20"/>
              </w:rPr>
            </w:pPr>
            <w:r>
              <w:rPr>
                <w:spacing w:val="-10"/>
                <w:sz w:val="20"/>
              </w:rPr>
              <w:t>0</w:t>
            </w:r>
          </w:p>
        </w:tc>
      </w:tr>
      <w:tr w:rsidR="003E6880" w14:paraId="55C2814C" w14:textId="77777777">
        <w:trPr>
          <w:trHeight w:val="365"/>
        </w:trPr>
        <w:tc>
          <w:tcPr>
            <w:tcW w:w="2385" w:type="dxa"/>
          </w:tcPr>
          <w:p w14:paraId="0925EC96" w14:textId="77777777" w:rsidR="003E6880" w:rsidRDefault="003E6880">
            <w:pPr>
              <w:pStyle w:val="TableParagraph"/>
              <w:ind w:left="68"/>
              <w:rPr>
                <w:sz w:val="20"/>
              </w:rPr>
            </w:pPr>
            <w:r>
              <w:rPr>
                <w:sz w:val="20"/>
              </w:rPr>
              <w:t>Total</w:t>
            </w:r>
            <w:r>
              <w:rPr>
                <w:spacing w:val="-4"/>
                <w:sz w:val="20"/>
              </w:rPr>
              <w:t xml:space="preserve"> </w:t>
            </w:r>
            <w:r>
              <w:rPr>
                <w:spacing w:val="-2"/>
                <w:sz w:val="20"/>
              </w:rPr>
              <w:t>Other</w:t>
            </w:r>
          </w:p>
        </w:tc>
        <w:tc>
          <w:tcPr>
            <w:tcW w:w="3462" w:type="dxa"/>
          </w:tcPr>
          <w:p w14:paraId="0EF1EB65" w14:textId="77777777" w:rsidR="003E6880" w:rsidRDefault="003E6880">
            <w:pPr>
              <w:pStyle w:val="TableParagraph"/>
              <w:ind w:right="51"/>
              <w:jc w:val="right"/>
              <w:rPr>
                <w:sz w:val="20"/>
              </w:rPr>
            </w:pPr>
            <w:r>
              <w:rPr>
                <w:spacing w:val="-10"/>
                <w:sz w:val="20"/>
              </w:rPr>
              <w:t>0</w:t>
            </w:r>
          </w:p>
        </w:tc>
        <w:tc>
          <w:tcPr>
            <w:tcW w:w="2862" w:type="dxa"/>
          </w:tcPr>
          <w:p w14:paraId="71E03E4E" w14:textId="77777777" w:rsidR="003E6880" w:rsidRDefault="003E6880">
            <w:pPr>
              <w:pStyle w:val="TableParagraph"/>
              <w:ind w:right="51"/>
              <w:jc w:val="right"/>
              <w:rPr>
                <w:sz w:val="20"/>
              </w:rPr>
            </w:pPr>
            <w:r>
              <w:rPr>
                <w:spacing w:val="-10"/>
                <w:sz w:val="20"/>
              </w:rPr>
              <w:t>0</w:t>
            </w:r>
          </w:p>
        </w:tc>
        <w:tc>
          <w:tcPr>
            <w:tcW w:w="1575" w:type="dxa"/>
          </w:tcPr>
          <w:p w14:paraId="42C33484" w14:textId="77777777" w:rsidR="003E6880" w:rsidRDefault="003E6880">
            <w:pPr>
              <w:pStyle w:val="TableParagraph"/>
              <w:ind w:right="51"/>
              <w:jc w:val="right"/>
              <w:rPr>
                <w:sz w:val="20"/>
              </w:rPr>
            </w:pPr>
            <w:r>
              <w:rPr>
                <w:spacing w:val="-10"/>
                <w:sz w:val="20"/>
              </w:rPr>
              <w:t>0</w:t>
            </w:r>
          </w:p>
        </w:tc>
      </w:tr>
    </w:tbl>
    <w:p w14:paraId="21E7162E" w14:textId="77777777" w:rsidR="003E6880" w:rsidRDefault="003E6880">
      <w:pPr>
        <w:pStyle w:val="BodyText"/>
        <w:rPr>
          <w:b/>
        </w:rPr>
      </w:pPr>
    </w:p>
    <w:p w14:paraId="394AA6D2" w14:textId="77777777" w:rsidR="003E6880" w:rsidRDefault="003E6880">
      <w:pPr>
        <w:pStyle w:val="BodyText"/>
        <w:rPr>
          <w:b/>
        </w:rPr>
      </w:pPr>
    </w:p>
    <w:p w14:paraId="7FEEA465" w14:textId="77777777" w:rsidR="003E6880" w:rsidRDefault="003E6880">
      <w:pPr>
        <w:pStyle w:val="BodyText"/>
        <w:rPr>
          <w:b/>
        </w:rPr>
      </w:pPr>
    </w:p>
    <w:p w14:paraId="0125BC4B" w14:textId="77777777" w:rsidR="003E6880" w:rsidRDefault="003E6880">
      <w:pPr>
        <w:pStyle w:val="BodyText"/>
        <w:spacing w:before="104"/>
        <w:rPr>
          <w:b/>
        </w:rPr>
      </w:pPr>
    </w:p>
    <w:p w14:paraId="1FB537A1" w14:textId="77777777" w:rsidR="003E6880" w:rsidRDefault="003E6880">
      <w:pPr>
        <w:ind w:left="219"/>
        <w:rPr>
          <w:b/>
          <w:sz w:val="20"/>
        </w:rPr>
      </w:pPr>
      <w:r>
        <w:rPr>
          <w:b/>
          <w:spacing w:val="-2"/>
          <w:sz w:val="20"/>
        </w:rPr>
        <w:t>Consumables</w:t>
      </w:r>
    </w:p>
    <w:p w14:paraId="0623DFAE" w14:textId="77777777" w:rsidR="003E6880" w:rsidRDefault="003E6880">
      <w:pPr>
        <w:pStyle w:val="BodyText"/>
        <w:ind w:left="219"/>
      </w:pPr>
      <w:r>
        <w:t>No</w:t>
      </w:r>
      <w:r>
        <w:rPr>
          <w:spacing w:val="-2"/>
        </w:rPr>
        <w:t xml:space="preserve"> </w:t>
      </w:r>
      <w:r>
        <w:t>costs</w:t>
      </w:r>
      <w:r>
        <w:rPr>
          <w:spacing w:val="-1"/>
        </w:rPr>
        <w:t xml:space="preserve"> </w:t>
      </w:r>
      <w:r>
        <w:t>have</w:t>
      </w:r>
      <w:r>
        <w:rPr>
          <w:spacing w:val="-2"/>
        </w:rPr>
        <w:t xml:space="preserve"> </w:t>
      </w:r>
      <w:r>
        <w:t>been</w:t>
      </w:r>
      <w:r>
        <w:rPr>
          <w:spacing w:val="-1"/>
        </w:rPr>
        <w:t xml:space="preserve"> </w:t>
      </w:r>
      <w:proofErr w:type="gramStart"/>
      <w:r>
        <w:rPr>
          <w:spacing w:val="-2"/>
        </w:rPr>
        <w:t>added</w:t>
      </w:r>
      <w:proofErr w:type="gramEnd"/>
    </w:p>
    <w:p w14:paraId="2948BA11" w14:textId="77777777" w:rsidR="003E6880" w:rsidRDefault="003E6880">
      <w:pPr>
        <w:pStyle w:val="BodyText"/>
        <w:spacing w:before="50"/>
      </w:pPr>
    </w:p>
    <w:p w14:paraId="6616E192" w14:textId="77777777" w:rsidR="003E6880" w:rsidRDefault="003E6880">
      <w:pPr>
        <w:pStyle w:val="Heading2"/>
      </w:pPr>
      <w:r>
        <w:t>Patient</w:t>
      </w:r>
      <w:r>
        <w:rPr>
          <w:spacing w:val="-2"/>
        </w:rPr>
        <w:t xml:space="preserve"> </w:t>
      </w:r>
      <w:r>
        <w:t>and</w:t>
      </w:r>
      <w:r>
        <w:rPr>
          <w:spacing w:val="-3"/>
        </w:rPr>
        <w:t xml:space="preserve"> </w:t>
      </w:r>
      <w:r>
        <w:t>Public</w:t>
      </w:r>
      <w:r>
        <w:rPr>
          <w:spacing w:val="-1"/>
        </w:rPr>
        <w:t xml:space="preserve"> </w:t>
      </w:r>
      <w:r>
        <w:rPr>
          <w:spacing w:val="-2"/>
        </w:rPr>
        <w:t>Involvement</w:t>
      </w:r>
    </w:p>
    <w:p w14:paraId="16D899DC" w14:textId="77777777" w:rsidR="003E6880" w:rsidRDefault="003E6880">
      <w:pPr>
        <w:pStyle w:val="BodyText"/>
        <w:ind w:left="219"/>
      </w:pPr>
      <w:r>
        <w:t>No</w:t>
      </w:r>
      <w:r>
        <w:rPr>
          <w:spacing w:val="-2"/>
        </w:rPr>
        <w:t xml:space="preserve"> </w:t>
      </w:r>
      <w:r>
        <w:t>costs</w:t>
      </w:r>
      <w:r>
        <w:rPr>
          <w:spacing w:val="-1"/>
        </w:rPr>
        <w:t xml:space="preserve"> </w:t>
      </w:r>
      <w:r>
        <w:t>have</w:t>
      </w:r>
      <w:r>
        <w:rPr>
          <w:spacing w:val="-2"/>
        </w:rPr>
        <w:t xml:space="preserve"> </w:t>
      </w:r>
      <w:r>
        <w:t>been</w:t>
      </w:r>
      <w:r>
        <w:rPr>
          <w:spacing w:val="-1"/>
        </w:rPr>
        <w:t xml:space="preserve"> </w:t>
      </w:r>
      <w:proofErr w:type="gramStart"/>
      <w:r>
        <w:rPr>
          <w:spacing w:val="-2"/>
        </w:rPr>
        <w:t>added</w:t>
      </w:r>
      <w:proofErr w:type="gramEnd"/>
    </w:p>
    <w:p w14:paraId="0E9359CD" w14:textId="77777777" w:rsidR="003E6880" w:rsidRDefault="003E6880">
      <w:pPr>
        <w:pStyle w:val="BodyText"/>
        <w:spacing w:before="50"/>
      </w:pPr>
    </w:p>
    <w:p w14:paraId="45E8CEE3" w14:textId="77777777" w:rsidR="003E6880" w:rsidRDefault="003E6880">
      <w:pPr>
        <w:pStyle w:val="Heading2"/>
      </w:pPr>
      <w:r>
        <w:t>Other</w:t>
      </w:r>
      <w:r>
        <w:rPr>
          <w:spacing w:val="-2"/>
        </w:rPr>
        <w:t xml:space="preserve"> </w:t>
      </w:r>
      <w:r>
        <w:t>Direct</w:t>
      </w:r>
      <w:r>
        <w:rPr>
          <w:spacing w:val="-2"/>
        </w:rPr>
        <w:t xml:space="preserve"> Costs</w:t>
      </w:r>
    </w:p>
    <w:p w14:paraId="0F55A3E6" w14:textId="77777777" w:rsidR="003E6880" w:rsidRDefault="003E6880">
      <w:pPr>
        <w:pStyle w:val="BodyText"/>
        <w:ind w:left="219"/>
      </w:pPr>
      <w:r>
        <w:t>No</w:t>
      </w:r>
      <w:r>
        <w:rPr>
          <w:spacing w:val="-2"/>
        </w:rPr>
        <w:t xml:space="preserve"> </w:t>
      </w:r>
      <w:r>
        <w:t>costs</w:t>
      </w:r>
      <w:r>
        <w:rPr>
          <w:spacing w:val="-1"/>
        </w:rPr>
        <w:t xml:space="preserve"> </w:t>
      </w:r>
      <w:r>
        <w:t>have</w:t>
      </w:r>
      <w:r>
        <w:rPr>
          <w:spacing w:val="-2"/>
        </w:rPr>
        <w:t xml:space="preserve"> </w:t>
      </w:r>
      <w:r>
        <w:t>been</w:t>
      </w:r>
      <w:r>
        <w:rPr>
          <w:spacing w:val="-1"/>
        </w:rPr>
        <w:t xml:space="preserve"> </w:t>
      </w:r>
      <w:proofErr w:type="gramStart"/>
      <w:r>
        <w:rPr>
          <w:spacing w:val="-2"/>
        </w:rPr>
        <w:t>added</w:t>
      </w:r>
      <w:proofErr w:type="gramEnd"/>
    </w:p>
    <w:p w14:paraId="637D6254" w14:textId="77777777" w:rsidR="003E6880" w:rsidRDefault="003E6880">
      <w:pPr>
        <w:pStyle w:val="BodyText"/>
        <w:spacing w:before="50"/>
      </w:pPr>
    </w:p>
    <w:p w14:paraId="5C321E0F" w14:textId="77777777" w:rsidR="003E6880" w:rsidRDefault="003E6880">
      <w:pPr>
        <w:pStyle w:val="Heading2"/>
      </w:pPr>
      <w:r>
        <w:t>Training</w:t>
      </w:r>
      <w:r>
        <w:rPr>
          <w:spacing w:val="-1"/>
        </w:rPr>
        <w:t xml:space="preserve"> </w:t>
      </w:r>
      <w:r>
        <w:t xml:space="preserve">And </w:t>
      </w:r>
      <w:r>
        <w:rPr>
          <w:spacing w:val="-2"/>
        </w:rPr>
        <w:t>Development</w:t>
      </w:r>
    </w:p>
    <w:p w14:paraId="09B814B9" w14:textId="77777777" w:rsidR="003E6880" w:rsidRDefault="003E6880">
      <w:pPr>
        <w:pStyle w:val="BodyText"/>
        <w:ind w:left="219"/>
      </w:pPr>
      <w:r>
        <w:t>No</w:t>
      </w:r>
      <w:r>
        <w:rPr>
          <w:spacing w:val="-2"/>
        </w:rPr>
        <w:t xml:space="preserve"> </w:t>
      </w:r>
      <w:r>
        <w:t>costs</w:t>
      </w:r>
      <w:r>
        <w:rPr>
          <w:spacing w:val="-1"/>
        </w:rPr>
        <w:t xml:space="preserve"> </w:t>
      </w:r>
      <w:r>
        <w:t>have</w:t>
      </w:r>
      <w:r>
        <w:rPr>
          <w:spacing w:val="-2"/>
        </w:rPr>
        <w:t xml:space="preserve"> </w:t>
      </w:r>
      <w:r>
        <w:t>been</w:t>
      </w:r>
      <w:r>
        <w:rPr>
          <w:spacing w:val="-1"/>
        </w:rPr>
        <w:t xml:space="preserve"> </w:t>
      </w:r>
      <w:proofErr w:type="gramStart"/>
      <w:r>
        <w:rPr>
          <w:spacing w:val="-2"/>
        </w:rPr>
        <w:t>added</w:t>
      </w:r>
      <w:proofErr w:type="gramEnd"/>
    </w:p>
    <w:p w14:paraId="75FFA691" w14:textId="77777777" w:rsidR="003E6880" w:rsidRDefault="003E6880">
      <w:pPr>
        <w:pStyle w:val="BodyText"/>
      </w:pPr>
    </w:p>
    <w:p w14:paraId="6BA5ECB4" w14:textId="77777777" w:rsidR="003E6880" w:rsidRDefault="003E6880">
      <w:pPr>
        <w:pStyle w:val="BodyText"/>
        <w:spacing w:before="100"/>
      </w:pPr>
    </w:p>
    <w:p w14:paraId="5776A21C" w14:textId="77777777" w:rsidR="003E6880" w:rsidRDefault="003E6880">
      <w:pPr>
        <w:ind w:left="219"/>
        <w:rPr>
          <w:b/>
          <w:sz w:val="20"/>
        </w:rPr>
      </w:pPr>
      <w:r>
        <w:rPr>
          <w:b/>
          <w:sz w:val="20"/>
        </w:rPr>
        <w:t>Total</w:t>
      </w:r>
      <w:r>
        <w:rPr>
          <w:b/>
          <w:spacing w:val="-1"/>
          <w:sz w:val="20"/>
        </w:rPr>
        <w:t xml:space="preserve"> </w:t>
      </w:r>
      <w:r>
        <w:rPr>
          <w:b/>
          <w:sz w:val="20"/>
        </w:rPr>
        <w:t xml:space="preserve">Direct </w:t>
      </w:r>
      <w:r>
        <w:rPr>
          <w:b/>
          <w:spacing w:val="-2"/>
          <w:sz w:val="20"/>
        </w:rPr>
        <w:t>Costs</w:t>
      </w:r>
    </w:p>
    <w:tbl>
      <w:tblPr>
        <w:tblW w:w="0" w:type="auto"/>
        <w:tblInd w:w="2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85"/>
        <w:gridCol w:w="2706"/>
        <w:gridCol w:w="5193"/>
      </w:tblGrid>
      <w:tr w:rsidR="003E6880" w14:paraId="52460BCC" w14:textId="77777777">
        <w:trPr>
          <w:trHeight w:val="365"/>
        </w:trPr>
        <w:tc>
          <w:tcPr>
            <w:tcW w:w="2385" w:type="dxa"/>
          </w:tcPr>
          <w:p w14:paraId="7D35FB96" w14:textId="77777777" w:rsidR="003E6880" w:rsidRDefault="003E6880">
            <w:pPr>
              <w:pStyle w:val="TableParagraph"/>
              <w:spacing w:before="0"/>
              <w:rPr>
                <w:rFonts w:ascii="Times New Roman"/>
                <w:sz w:val="20"/>
              </w:rPr>
            </w:pPr>
          </w:p>
        </w:tc>
        <w:tc>
          <w:tcPr>
            <w:tcW w:w="2706" w:type="dxa"/>
          </w:tcPr>
          <w:p w14:paraId="1B01AD85" w14:textId="77777777" w:rsidR="003E6880" w:rsidRDefault="003E6880">
            <w:pPr>
              <w:pStyle w:val="TableParagraph"/>
              <w:ind w:left="14"/>
              <w:jc w:val="center"/>
              <w:rPr>
                <w:b/>
                <w:sz w:val="20"/>
              </w:rPr>
            </w:pPr>
            <w:r>
              <w:rPr>
                <w:b/>
                <w:sz w:val="20"/>
              </w:rPr>
              <w:t>Year</w:t>
            </w:r>
            <w:r>
              <w:rPr>
                <w:b/>
                <w:spacing w:val="-3"/>
                <w:sz w:val="20"/>
              </w:rPr>
              <w:t xml:space="preserve"> </w:t>
            </w:r>
            <w:r>
              <w:rPr>
                <w:b/>
                <w:spacing w:val="-10"/>
                <w:sz w:val="20"/>
              </w:rPr>
              <w:t>1</w:t>
            </w:r>
          </w:p>
        </w:tc>
        <w:tc>
          <w:tcPr>
            <w:tcW w:w="5193" w:type="dxa"/>
          </w:tcPr>
          <w:p w14:paraId="2A6A7CE4" w14:textId="77777777" w:rsidR="003E6880" w:rsidRDefault="003E6880">
            <w:pPr>
              <w:pStyle w:val="TableParagraph"/>
              <w:ind w:left="15"/>
              <w:jc w:val="center"/>
              <w:rPr>
                <w:b/>
                <w:sz w:val="20"/>
              </w:rPr>
            </w:pPr>
            <w:r>
              <w:rPr>
                <w:b/>
                <w:sz w:val="20"/>
              </w:rPr>
              <w:t>Total Cost</w:t>
            </w:r>
            <w:r>
              <w:rPr>
                <w:b/>
                <w:spacing w:val="-1"/>
                <w:sz w:val="20"/>
              </w:rPr>
              <w:t xml:space="preserve"> </w:t>
            </w:r>
            <w:r>
              <w:rPr>
                <w:b/>
                <w:spacing w:val="-5"/>
                <w:sz w:val="20"/>
              </w:rPr>
              <w:t>(£)</w:t>
            </w:r>
          </w:p>
        </w:tc>
      </w:tr>
      <w:tr w:rsidR="003E6880" w14:paraId="40460865" w14:textId="77777777">
        <w:trPr>
          <w:trHeight w:val="365"/>
        </w:trPr>
        <w:tc>
          <w:tcPr>
            <w:tcW w:w="2385" w:type="dxa"/>
          </w:tcPr>
          <w:p w14:paraId="643F6A32" w14:textId="77777777" w:rsidR="003E6880" w:rsidRDefault="003E6880">
            <w:pPr>
              <w:pStyle w:val="TableParagraph"/>
              <w:ind w:left="68"/>
              <w:rPr>
                <w:sz w:val="20"/>
              </w:rPr>
            </w:pPr>
            <w:r>
              <w:rPr>
                <w:sz w:val="20"/>
              </w:rPr>
              <w:t>Total</w:t>
            </w:r>
            <w:r>
              <w:rPr>
                <w:spacing w:val="-2"/>
                <w:sz w:val="20"/>
              </w:rPr>
              <w:t xml:space="preserve"> </w:t>
            </w:r>
            <w:r>
              <w:rPr>
                <w:sz w:val="20"/>
              </w:rPr>
              <w:t>Direct</w:t>
            </w:r>
            <w:r>
              <w:rPr>
                <w:spacing w:val="-2"/>
                <w:sz w:val="20"/>
              </w:rPr>
              <w:t xml:space="preserve"> Costs</w:t>
            </w:r>
          </w:p>
        </w:tc>
        <w:tc>
          <w:tcPr>
            <w:tcW w:w="2706" w:type="dxa"/>
          </w:tcPr>
          <w:p w14:paraId="6FD9FF3D" w14:textId="77777777" w:rsidR="003E6880" w:rsidRDefault="003E6880">
            <w:pPr>
              <w:pStyle w:val="TableParagraph"/>
              <w:ind w:right="51"/>
              <w:jc w:val="right"/>
              <w:rPr>
                <w:sz w:val="20"/>
              </w:rPr>
            </w:pPr>
            <w:r>
              <w:rPr>
                <w:spacing w:val="-10"/>
                <w:sz w:val="20"/>
              </w:rPr>
              <w:t>0</w:t>
            </w:r>
          </w:p>
        </w:tc>
        <w:tc>
          <w:tcPr>
            <w:tcW w:w="5193" w:type="dxa"/>
          </w:tcPr>
          <w:p w14:paraId="1921C9C3" w14:textId="77777777" w:rsidR="003E6880" w:rsidRDefault="003E6880">
            <w:pPr>
              <w:pStyle w:val="TableParagraph"/>
              <w:ind w:right="51"/>
              <w:jc w:val="right"/>
              <w:rPr>
                <w:sz w:val="20"/>
              </w:rPr>
            </w:pPr>
            <w:r>
              <w:rPr>
                <w:spacing w:val="-10"/>
                <w:sz w:val="20"/>
              </w:rPr>
              <w:t>0</w:t>
            </w:r>
          </w:p>
        </w:tc>
      </w:tr>
    </w:tbl>
    <w:p w14:paraId="59BCDA44" w14:textId="77777777" w:rsidR="003E6880" w:rsidRDefault="003E6880">
      <w:pPr>
        <w:jc w:val="right"/>
        <w:rPr>
          <w:sz w:val="20"/>
        </w:rPr>
        <w:sectPr w:rsidR="003E6880" w:rsidSect="00C27A3A">
          <w:pgSz w:w="11910" w:h="16840"/>
          <w:pgMar w:top="1080" w:right="620" w:bottom="680" w:left="660" w:header="716" w:footer="483" w:gutter="0"/>
          <w:cols w:space="720"/>
        </w:sectPr>
      </w:pPr>
    </w:p>
    <w:p w14:paraId="3D0E38CC" w14:textId="77777777" w:rsidR="003E6880" w:rsidRDefault="003E6880">
      <w:pPr>
        <w:spacing w:before="83"/>
        <w:ind w:left="219"/>
        <w:rPr>
          <w:b/>
          <w:sz w:val="20"/>
        </w:rPr>
      </w:pPr>
      <w:bookmarkStart w:id="186" w:name="Indirect_costs"/>
      <w:bookmarkEnd w:id="186"/>
      <w:r>
        <w:rPr>
          <w:b/>
          <w:sz w:val="20"/>
        </w:rPr>
        <w:lastRenderedPageBreak/>
        <w:t>Indirect</w:t>
      </w:r>
      <w:r>
        <w:rPr>
          <w:b/>
          <w:spacing w:val="-1"/>
          <w:sz w:val="20"/>
        </w:rPr>
        <w:t xml:space="preserve"> </w:t>
      </w:r>
      <w:r>
        <w:rPr>
          <w:b/>
          <w:spacing w:val="-2"/>
          <w:sz w:val="20"/>
        </w:rPr>
        <w:t>costs</w:t>
      </w:r>
    </w:p>
    <w:p w14:paraId="65A5B8A2" w14:textId="77777777" w:rsidR="003E6880" w:rsidRDefault="003E6880">
      <w:pPr>
        <w:pStyle w:val="BodyText"/>
        <w:rPr>
          <w:b/>
        </w:rPr>
      </w:pPr>
    </w:p>
    <w:p w14:paraId="21A9067B" w14:textId="77777777" w:rsidR="003E6880" w:rsidRDefault="003E6880">
      <w:pPr>
        <w:pStyle w:val="BodyText"/>
        <w:spacing w:before="100"/>
        <w:rPr>
          <w:b/>
        </w:rPr>
      </w:pPr>
    </w:p>
    <w:p w14:paraId="6C6A582D" w14:textId="77777777" w:rsidR="003E6880" w:rsidRDefault="003E6880">
      <w:pPr>
        <w:ind w:left="219"/>
        <w:rPr>
          <w:b/>
          <w:sz w:val="20"/>
        </w:rPr>
      </w:pPr>
      <w:r>
        <w:rPr>
          <w:b/>
          <w:sz w:val="20"/>
        </w:rPr>
        <w:t>HEI</w:t>
      </w:r>
      <w:r>
        <w:rPr>
          <w:b/>
          <w:spacing w:val="-3"/>
          <w:sz w:val="20"/>
        </w:rPr>
        <w:t xml:space="preserve"> </w:t>
      </w:r>
      <w:r>
        <w:rPr>
          <w:b/>
          <w:sz w:val="20"/>
        </w:rPr>
        <w:t>Indirect</w:t>
      </w:r>
      <w:r>
        <w:rPr>
          <w:b/>
          <w:spacing w:val="-3"/>
          <w:sz w:val="20"/>
        </w:rPr>
        <w:t xml:space="preserve"> </w:t>
      </w:r>
      <w:r>
        <w:rPr>
          <w:b/>
          <w:spacing w:val="-2"/>
          <w:sz w:val="20"/>
        </w:rPr>
        <w:t>costs</w:t>
      </w:r>
    </w:p>
    <w:p w14:paraId="46C598BA" w14:textId="77777777" w:rsidR="003E6880" w:rsidRDefault="003E6880">
      <w:pPr>
        <w:pStyle w:val="BodyText"/>
        <w:ind w:left="219"/>
      </w:pPr>
      <w:r>
        <w:t>No</w:t>
      </w:r>
      <w:r>
        <w:rPr>
          <w:spacing w:val="-2"/>
        </w:rPr>
        <w:t xml:space="preserve"> </w:t>
      </w:r>
      <w:r>
        <w:t>costs</w:t>
      </w:r>
      <w:r>
        <w:rPr>
          <w:spacing w:val="-1"/>
        </w:rPr>
        <w:t xml:space="preserve"> </w:t>
      </w:r>
      <w:r>
        <w:t>have</w:t>
      </w:r>
      <w:r>
        <w:rPr>
          <w:spacing w:val="-2"/>
        </w:rPr>
        <w:t xml:space="preserve"> </w:t>
      </w:r>
      <w:r>
        <w:t>been</w:t>
      </w:r>
      <w:r>
        <w:rPr>
          <w:spacing w:val="-1"/>
        </w:rPr>
        <w:t xml:space="preserve"> </w:t>
      </w:r>
      <w:proofErr w:type="gramStart"/>
      <w:r>
        <w:rPr>
          <w:spacing w:val="-2"/>
        </w:rPr>
        <w:t>added</w:t>
      </w:r>
      <w:proofErr w:type="gramEnd"/>
    </w:p>
    <w:p w14:paraId="25810471" w14:textId="77777777" w:rsidR="003E6880" w:rsidRDefault="003E6880">
      <w:pPr>
        <w:pStyle w:val="BodyText"/>
        <w:spacing w:before="50"/>
      </w:pPr>
    </w:p>
    <w:p w14:paraId="619439F7" w14:textId="77777777" w:rsidR="003E6880" w:rsidRDefault="003E6880">
      <w:pPr>
        <w:pStyle w:val="Heading2"/>
      </w:pPr>
      <w:r>
        <w:t>Commercial</w:t>
      </w:r>
      <w:r>
        <w:rPr>
          <w:spacing w:val="-4"/>
        </w:rPr>
        <w:t xml:space="preserve"> </w:t>
      </w:r>
      <w:r>
        <w:t>Indirect</w:t>
      </w:r>
      <w:r>
        <w:rPr>
          <w:spacing w:val="-2"/>
        </w:rPr>
        <w:t xml:space="preserve"> Costs</w:t>
      </w:r>
    </w:p>
    <w:p w14:paraId="0E80AD8C" w14:textId="77777777" w:rsidR="003E6880" w:rsidRDefault="003E6880">
      <w:pPr>
        <w:pStyle w:val="BodyText"/>
        <w:ind w:left="219"/>
      </w:pPr>
      <w:r>
        <w:t>No</w:t>
      </w:r>
      <w:r>
        <w:rPr>
          <w:spacing w:val="-2"/>
        </w:rPr>
        <w:t xml:space="preserve"> </w:t>
      </w:r>
      <w:r>
        <w:t>costs</w:t>
      </w:r>
      <w:r>
        <w:rPr>
          <w:spacing w:val="-1"/>
        </w:rPr>
        <w:t xml:space="preserve"> </w:t>
      </w:r>
      <w:r>
        <w:t>have</w:t>
      </w:r>
      <w:r>
        <w:rPr>
          <w:spacing w:val="-2"/>
        </w:rPr>
        <w:t xml:space="preserve"> </w:t>
      </w:r>
      <w:r>
        <w:t>been</w:t>
      </w:r>
      <w:r>
        <w:rPr>
          <w:spacing w:val="-1"/>
        </w:rPr>
        <w:t xml:space="preserve"> </w:t>
      </w:r>
      <w:proofErr w:type="gramStart"/>
      <w:r>
        <w:rPr>
          <w:spacing w:val="-2"/>
        </w:rPr>
        <w:t>added</w:t>
      </w:r>
      <w:proofErr w:type="gramEnd"/>
    </w:p>
    <w:p w14:paraId="798E8E27" w14:textId="77777777" w:rsidR="003E6880" w:rsidRDefault="003E6880">
      <w:pPr>
        <w:pStyle w:val="BodyText"/>
        <w:spacing w:before="50"/>
      </w:pPr>
    </w:p>
    <w:p w14:paraId="6CF05425" w14:textId="77777777" w:rsidR="003E6880" w:rsidRDefault="003E6880">
      <w:pPr>
        <w:pStyle w:val="Heading2"/>
      </w:pPr>
      <w:r>
        <w:t>Other</w:t>
      </w:r>
      <w:r>
        <w:rPr>
          <w:spacing w:val="-3"/>
        </w:rPr>
        <w:t xml:space="preserve"> </w:t>
      </w:r>
      <w:r>
        <w:t>Partner</w:t>
      </w:r>
      <w:r>
        <w:rPr>
          <w:spacing w:val="-3"/>
        </w:rPr>
        <w:t xml:space="preserve"> </w:t>
      </w:r>
      <w:proofErr w:type="spellStart"/>
      <w:r>
        <w:t>Organisation</w:t>
      </w:r>
      <w:proofErr w:type="spellEnd"/>
      <w:r>
        <w:rPr>
          <w:spacing w:val="-3"/>
        </w:rPr>
        <w:t xml:space="preserve"> </w:t>
      </w:r>
      <w:r>
        <w:t>Indirect</w:t>
      </w:r>
      <w:r>
        <w:rPr>
          <w:spacing w:val="-2"/>
        </w:rPr>
        <w:t xml:space="preserve"> costs</w:t>
      </w:r>
    </w:p>
    <w:p w14:paraId="5AD8F185" w14:textId="77777777" w:rsidR="003E6880" w:rsidRDefault="003E6880">
      <w:pPr>
        <w:pStyle w:val="BodyText"/>
        <w:ind w:left="219"/>
      </w:pPr>
      <w:r>
        <w:t>No</w:t>
      </w:r>
      <w:r>
        <w:rPr>
          <w:spacing w:val="-2"/>
        </w:rPr>
        <w:t xml:space="preserve"> </w:t>
      </w:r>
      <w:r>
        <w:t>costs</w:t>
      </w:r>
      <w:r>
        <w:rPr>
          <w:spacing w:val="-1"/>
        </w:rPr>
        <w:t xml:space="preserve"> </w:t>
      </w:r>
      <w:r>
        <w:t>have</w:t>
      </w:r>
      <w:r>
        <w:rPr>
          <w:spacing w:val="-2"/>
        </w:rPr>
        <w:t xml:space="preserve"> </w:t>
      </w:r>
      <w:r>
        <w:t>been</w:t>
      </w:r>
      <w:r>
        <w:rPr>
          <w:spacing w:val="-1"/>
        </w:rPr>
        <w:t xml:space="preserve"> </w:t>
      </w:r>
      <w:proofErr w:type="gramStart"/>
      <w:r>
        <w:rPr>
          <w:spacing w:val="-2"/>
        </w:rPr>
        <w:t>added</w:t>
      </w:r>
      <w:proofErr w:type="gramEnd"/>
    </w:p>
    <w:p w14:paraId="4FB672AD" w14:textId="77777777" w:rsidR="003E6880" w:rsidRDefault="003E6880">
      <w:pPr>
        <w:pStyle w:val="BodyText"/>
      </w:pPr>
    </w:p>
    <w:p w14:paraId="255A3E40" w14:textId="77777777" w:rsidR="003E6880" w:rsidRDefault="003E6880">
      <w:pPr>
        <w:pStyle w:val="BodyText"/>
        <w:spacing w:before="100"/>
      </w:pPr>
    </w:p>
    <w:tbl>
      <w:tblPr>
        <w:tblW w:w="0" w:type="auto"/>
        <w:tblInd w:w="2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85"/>
        <w:gridCol w:w="2706"/>
        <w:gridCol w:w="5193"/>
      </w:tblGrid>
      <w:tr w:rsidR="003E6880" w14:paraId="06452441" w14:textId="77777777">
        <w:trPr>
          <w:trHeight w:val="365"/>
        </w:trPr>
        <w:tc>
          <w:tcPr>
            <w:tcW w:w="2385" w:type="dxa"/>
          </w:tcPr>
          <w:p w14:paraId="1212EA34" w14:textId="77777777" w:rsidR="003E6880" w:rsidRDefault="003E6880">
            <w:pPr>
              <w:pStyle w:val="TableParagraph"/>
              <w:spacing w:before="0"/>
              <w:rPr>
                <w:rFonts w:ascii="Times New Roman"/>
                <w:sz w:val="20"/>
              </w:rPr>
            </w:pPr>
          </w:p>
        </w:tc>
        <w:tc>
          <w:tcPr>
            <w:tcW w:w="2706" w:type="dxa"/>
          </w:tcPr>
          <w:p w14:paraId="7AAF9545" w14:textId="77777777" w:rsidR="003E6880" w:rsidRDefault="003E6880">
            <w:pPr>
              <w:pStyle w:val="TableParagraph"/>
              <w:ind w:left="14"/>
              <w:jc w:val="center"/>
              <w:rPr>
                <w:b/>
                <w:sz w:val="20"/>
              </w:rPr>
            </w:pPr>
            <w:r>
              <w:rPr>
                <w:b/>
                <w:sz w:val="20"/>
              </w:rPr>
              <w:t>Year</w:t>
            </w:r>
            <w:r>
              <w:rPr>
                <w:b/>
                <w:spacing w:val="-3"/>
                <w:sz w:val="20"/>
              </w:rPr>
              <w:t xml:space="preserve"> </w:t>
            </w:r>
            <w:r>
              <w:rPr>
                <w:b/>
                <w:spacing w:val="-10"/>
                <w:sz w:val="20"/>
              </w:rPr>
              <w:t>1</w:t>
            </w:r>
          </w:p>
        </w:tc>
        <w:tc>
          <w:tcPr>
            <w:tcW w:w="5193" w:type="dxa"/>
          </w:tcPr>
          <w:p w14:paraId="3CFE63BD" w14:textId="77777777" w:rsidR="003E6880" w:rsidRDefault="003E6880">
            <w:pPr>
              <w:pStyle w:val="TableParagraph"/>
              <w:ind w:left="15"/>
              <w:jc w:val="center"/>
              <w:rPr>
                <w:b/>
                <w:sz w:val="20"/>
              </w:rPr>
            </w:pPr>
            <w:r>
              <w:rPr>
                <w:b/>
                <w:sz w:val="20"/>
              </w:rPr>
              <w:t>Total Cost</w:t>
            </w:r>
            <w:r>
              <w:rPr>
                <w:b/>
                <w:spacing w:val="-1"/>
                <w:sz w:val="20"/>
              </w:rPr>
              <w:t xml:space="preserve"> </w:t>
            </w:r>
            <w:r>
              <w:rPr>
                <w:b/>
                <w:spacing w:val="-5"/>
                <w:sz w:val="20"/>
              </w:rPr>
              <w:t>(£)</w:t>
            </w:r>
          </w:p>
        </w:tc>
      </w:tr>
      <w:tr w:rsidR="003E6880" w14:paraId="025733E4" w14:textId="77777777">
        <w:trPr>
          <w:trHeight w:val="365"/>
        </w:trPr>
        <w:tc>
          <w:tcPr>
            <w:tcW w:w="2385" w:type="dxa"/>
          </w:tcPr>
          <w:p w14:paraId="258C75E1" w14:textId="77777777" w:rsidR="003E6880" w:rsidRDefault="003E6880">
            <w:pPr>
              <w:pStyle w:val="TableParagraph"/>
              <w:ind w:left="68"/>
              <w:rPr>
                <w:sz w:val="20"/>
              </w:rPr>
            </w:pPr>
            <w:r>
              <w:rPr>
                <w:sz w:val="20"/>
              </w:rPr>
              <w:t>Total</w:t>
            </w:r>
            <w:r>
              <w:rPr>
                <w:spacing w:val="-2"/>
                <w:sz w:val="20"/>
              </w:rPr>
              <w:t xml:space="preserve"> </w:t>
            </w:r>
            <w:r>
              <w:rPr>
                <w:sz w:val="20"/>
              </w:rPr>
              <w:t>Indirect</w:t>
            </w:r>
            <w:r>
              <w:rPr>
                <w:spacing w:val="-2"/>
                <w:sz w:val="20"/>
              </w:rPr>
              <w:t xml:space="preserve"> Costs</w:t>
            </w:r>
          </w:p>
        </w:tc>
        <w:tc>
          <w:tcPr>
            <w:tcW w:w="2706" w:type="dxa"/>
          </w:tcPr>
          <w:p w14:paraId="18930F48" w14:textId="77777777" w:rsidR="003E6880" w:rsidRDefault="003E6880">
            <w:pPr>
              <w:pStyle w:val="TableParagraph"/>
              <w:ind w:right="51"/>
              <w:jc w:val="right"/>
              <w:rPr>
                <w:sz w:val="20"/>
              </w:rPr>
            </w:pPr>
            <w:r>
              <w:rPr>
                <w:spacing w:val="-10"/>
                <w:sz w:val="20"/>
              </w:rPr>
              <w:t>0</w:t>
            </w:r>
          </w:p>
        </w:tc>
        <w:tc>
          <w:tcPr>
            <w:tcW w:w="5193" w:type="dxa"/>
          </w:tcPr>
          <w:p w14:paraId="5CBE0F20" w14:textId="77777777" w:rsidR="003E6880" w:rsidRDefault="003E6880">
            <w:pPr>
              <w:pStyle w:val="TableParagraph"/>
              <w:ind w:right="51"/>
              <w:jc w:val="right"/>
              <w:rPr>
                <w:sz w:val="20"/>
              </w:rPr>
            </w:pPr>
            <w:r>
              <w:rPr>
                <w:spacing w:val="-10"/>
                <w:sz w:val="20"/>
              </w:rPr>
              <w:t>0</w:t>
            </w:r>
          </w:p>
        </w:tc>
      </w:tr>
    </w:tbl>
    <w:p w14:paraId="666E6F91" w14:textId="77777777" w:rsidR="003E6880" w:rsidRDefault="003E6880">
      <w:pPr>
        <w:pStyle w:val="BodyText"/>
      </w:pPr>
    </w:p>
    <w:p w14:paraId="35BB014B" w14:textId="77777777" w:rsidR="003E6880" w:rsidRDefault="003E6880">
      <w:pPr>
        <w:pStyle w:val="BodyText"/>
      </w:pPr>
    </w:p>
    <w:p w14:paraId="622D6F23" w14:textId="77777777" w:rsidR="003E6880" w:rsidRDefault="003E6880">
      <w:pPr>
        <w:pStyle w:val="BodyText"/>
        <w:spacing w:before="151"/>
      </w:pPr>
    </w:p>
    <w:p w14:paraId="040D8A34" w14:textId="77777777" w:rsidR="003E6880" w:rsidRDefault="003E6880">
      <w:pPr>
        <w:spacing w:before="1"/>
        <w:ind w:left="219"/>
        <w:rPr>
          <w:b/>
          <w:sz w:val="20"/>
        </w:rPr>
      </w:pPr>
      <w:r>
        <w:rPr>
          <w:noProof/>
        </w:rPr>
        <mc:AlternateContent>
          <mc:Choice Requires="wps">
            <w:drawing>
              <wp:anchor distT="0" distB="0" distL="0" distR="0" simplePos="0" relativeHeight="251658255" behindDoc="1" locked="0" layoutInCell="1" allowOverlap="1" wp14:anchorId="7AF1965F" wp14:editId="2122BADE">
                <wp:simplePos x="0" y="0"/>
                <wp:positionH relativeFrom="page">
                  <wp:posOffset>362967</wp:posOffset>
                </wp:positionH>
                <wp:positionV relativeFrom="paragraph">
                  <wp:posOffset>1046609</wp:posOffset>
                </wp:positionV>
                <wp:extent cx="6859905" cy="914400"/>
                <wp:effectExtent l="0" t="0" r="0" b="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200000">
                          <a:off x="0" y="0"/>
                          <a:ext cx="6859905" cy="914400"/>
                        </a:xfrm>
                        <a:prstGeom prst="rect">
                          <a:avLst/>
                        </a:prstGeom>
                      </wps:spPr>
                      <wps:txbx>
                        <w:txbxContent>
                          <w:p w14:paraId="547382C1" w14:textId="77777777" w:rsidR="003E6880" w:rsidRDefault="003E6880">
                            <w:pPr>
                              <w:spacing w:line="1440" w:lineRule="exact"/>
                              <w:rPr>
                                <w:b/>
                                <w:sz w:val="144"/>
                              </w:rPr>
                            </w:pPr>
                            <w:r>
                              <w:rPr>
                                <w:b/>
                                <w:color w:val="D3D3D3"/>
                                <w:sz w:val="144"/>
                              </w:rPr>
                              <w:t>Pre-</w:t>
                            </w:r>
                            <w:r>
                              <w:rPr>
                                <w:b/>
                                <w:color w:val="D3D3D3"/>
                                <w:spacing w:val="-2"/>
                                <w:sz w:val="144"/>
                              </w:rPr>
                              <w:t>submission</w:t>
                            </w:r>
                          </w:p>
                        </w:txbxContent>
                      </wps:txbx>
                      <wps:bodyPr wrap="square" lIns="0" tIns="0" rIns="0" bIns="0" rtlCol="0">
                        <a:noAutofit/>
                      </wps:bodyPr>
                    </wps:wsp>
                  </a:graphicData>
                </a:graphic>
              </wp:anchor>
            </w:drawing>
          </mc:Choice>
          <mc:Fallback>
            <w:pict>
              <v:shape w14:anchorId="7AF1965F" id="Text Box 89" o:spid="_x0000_s1079" type="#_x0000_t202" style="position:absolute;left:0;text-align:left;margin-left:28.6pt;margin-top:82.4pt;width:540.15pt;height:1in;rotation:-40;z-index:-251658225;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" filled="f" stroked="f">
                <v:textbox inset="0,0,0,0">
                  <w:txbxContent>
                    <w:p w14:paraId="547382C1" w14:textId="77777777" w:rsidR="003E6880" w:rsidRDefault="003E6880">
                      <w:pPr>
                        <w:spacing w:line="1440" w:lineRule="exact"/>
                        <w:rPr>
                          <w:b/>
                          <w:sz w:val="144"/>
                        </w:rPr>
                      </w:pPr>
                      <w:r>
                        <w:rPr>
                          <w:b/>
                          <w:color w:val="D3D3D3"/>
                          <w:sz w:val="144"/>
                        </w:rPr>
                        <w:t>Pre-</w:t>
                      </w:r>
                      <w:r>
                        <w:rPr>
                          <w:b/>
                          <w:color w:val="D3D3D3"/>
                          <w:spacing w:val="-2"/>
                          <w:sz w:val="144"/>
                        </w:rPr>
                        <w:t>submission</w:t>
                      </w:r>
                    </w:p>
                  </w:txbxContent>
                </v:textbox>
                <w10:wrap anchorx="page"/>
              </v:shape>
            </w:pict>
          </mc:Fallback>
        </mc:AlternateContent>
      </w:r>
      <w:r>
        <w:rPr>
          <w:b/>
          <w:sz w:val="20"/>
        </w:rPr>
        <w:t>Research</w:t>
      </w:r>
      <w:r>
        <w:rPr>
          <w:b/>
          <w:spacing w:val="-3"/>
          <w:sz w:val="20"/>
        </w:rPr>
        <w:t xml:space="preserve"> </w:t>
      </w:r>
      <w:r>
        <w:rPr>
          <w:b/>
          <w:sz w:val="20"/>
        </w:rPr>
        <w:t>Costs</w:t>
      </w:r>
      <w:r>
        <w:rPr>
          <w:b/>
          <w:spacing w:val="-2"/>
          <w:sz w:val="20"/>
        </w:rPr>
        <w:t xml:space="preserve"> </w:t>
      </w:r>
      <w:r>
        <w:rPr>
          <w:b/>
          <w:sz w:val="20"/>
        </w:rPr>
        <w:t>Requested</w:t>
      </w:r>
      <w:r>
        <w:rPr>
          <w:b/>
          <w:spacing w:val="-3"/>
          <w:sz w:val="20"/>
        </w:rPr>
        <w:t xml:space="preserve"> </w:t>
      </w:r>
      <w:proofErr w:type="gramStart"/>
      <w:r>
        <w:rPr>
          <w:b/>
          <w:sz w:val="20"/>
        </w:rPr>
        <w:t>From</w:t>
      </w:r>
      <w:proofErr w:type="gramEnd"/>
      <w:r>
        <w:rPr>
          <w:b/>
          <w:spacing w:val="-2"/>
          <w:sz w:val="20"/>
        </w:rPr>
        <w:t xml:space="preserve"> Funder</w:t>
      </w:r>
    </w:p>
    <w:tbl>
      <w:tblPr>
        <w:tblW w:w="0" w:type="auto"/>
        <w:tblInd w:w="2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85"/>
        <w:gridCol w:w="1772"/>
        <w:gridCol w:w="3494"/>
        <w:gridCol w:w="2633"/>
      </w:tblGrid>
      <w:tr w:rsidR="003E6880" w14:paraId="4CA9B433" w14:textId="77777777">
        <w:trPr>
          <w:trHeight w:val="365"/>
        </w:trPr>
        <w:tc>
          <w:tcPr>
            <w:tcW w:w="2385" w:type="dxa"/>
          </w:tcPr>
          <w:p w14:paraId="167BA35E" w14:textId="77777777" w:rsidR="003E6880" w:rsidRDefault="003E6880">
            <w:pPr>
              <w:pStyle w:val="TableParagraph"/>
              <w:spacing w:before="0"/>
              <w:rPr>
                <w:rFonts w:ascii="Times New Roman"/>
                <w:sz w:val="20"/>
              </w:rPr>
            </w:pPr>
          </w:p>
        </w:tc>
        <w:tc>
          <w:tcPr>
            <w:tcW w:w="1772" w:type="dxa"/>
          </w:tcPr>
          <w:p w14:paraId="203702A6" w14:textId="77777777" w:rsidR="003E6880" w:rsidRDefault="003E6880">
            <w:pPr>
              <w:pStyle w:val="TableParagraph"/>
              <w:ind w:left="313"/>
              <w:rPr>
                <w:b/>
                <w:sz w:val="20"/>
              </w:rPr>
            </w:pPr>
            <w:r>
              <w:rPr>
                <w:b/>
                <w:sz w:val="20"/>
              </w:rPr>
              <w:t xml:space="preserve">Direct </w:t>
            </w:r>
            <w:r>
              <w:rPr>
                <w:b/>
                <w:spacing w:val="-2"/>
                <w:sz w:val="20"/>
              </w:rPr>
              <w:t>costs</w:t>
            </w:r>
          </w:p>
        </w:tc>
        <w:tc>
          <w:tcPr>
            <w:tcW w:w="3494" w:type="dxa"/>
          </w:tcPr>
          <w:p w14:paraId="796D684D" w14:textId="77777777" w:rsidR="003E6880" w:rsidRDefault="003E6880">
            <w:pPr>
              <w:pStyle w:val="TableParagraph"/>
              <w:ind w:left="552"/>
              <w:rPr>
                <w:b/>
                <w:sz w:val="20"/>
              </w:rPr>
            </w:pPr>
            <w:r>
              <w:rPr>
                <w:b/>
                <w:sz w:val="20"/>
              </w:rPr>
              <w:t>Indirect</w:t>
            </w:r>
            <w:r>
              <w:rPr>
                <w:b/>
                <w:spacing w:val="-1"/>
                <w:sz w:val="20"/>
              </w:rPr>
              <w:t xml:space="preserve"> </w:t>
            </w:r>
            <w:r>
              <w:rPr>
                <w:b/>
                <w:spacing w:val="-2"/>
                <w:sz w:val="20"/>
              </w:rPr>
              <w:t>costs/Overheads</w:t>
            </w:r>
          </w:p>
        </w:tc>
        <w:tc>
          <w:tcPr>
            <w:tcW w:w="2633" w:type="dxa"/>
          </w:tcPr>
          <w:p w14:paraId="7547558B" w14:textId="77777777" w:rsidR="003E6880" w:rsidRDefault="003E6880">
            <w:pPr>
              <w:pStyle w:val="TableParagraph"/>
              <w:ind w:left="433"/>
              <w:rPr>
                <w:b/>
                <w:sz w:val="20"/>
              </w:rPr>
            </w:pPr>
            <w:r>
              <w:rPr>
                <w:b/>
                <w:sz w:val="20"/>
              </w:rPr>
              <w:t xml:space="preserve">Amount </w:t>
            </w:r>
            <w:r>
              <w:rPr>
                <w:b/>
                <w:spacing w:val="-2"/>
                <w:sz w:val="20"/>
              </w:rPr>
              <w:t>requested</w:t>
            </w:r>
          </w:p>
        </w:tc>
      </w:tr>
      <w:tr w:rsidR="003E6880" w14:paraId="49363CF6" w14:textId="77777777">
        <w:trPr>
          <w:trHeight w:val="595"/>
        </w:trPr>
        <w:tc>
          <w:tcPr>
            <w:tcW w:w="2385" w:type="dxa"/>
          </w:tcPr>
          <w:p w14:paraId="2572E85D" w14:textId="77777777" w:rsidR="003E6880" w:rsidRDefault="003E6880">
            <w:pPr>
              <w:pStyle w:val="TableParagraph"/>
              <w:ind w:left="68"/>
              <w:rPr>
                <w:sz w:val="20"/>
              </w:rPr>
            </w:pPr>
            <w:r>
              <w:rPr>
                <w:sz w:val="20"/>
              </w:rPr>
              <w:t>Total</w:t>
            </w:r>
            <w:r>
              <w:rPr>
                <w:spacing w:val="-14"/>
                <w:sz w:val="20"/>
              </w:rPr>
              <w:t xml:space="preserve"> </w:t>
            </w:r>
            <w:r>
              <w:rPr>
                <w:sz w:val="20"/>
              </w:rPr>
              <w:t>Higher</w:t>
            </w:r>
            <w:r>
              <w:rPr>
                <w:spacing w:val="-14"/>
                <w:sz w:val="20"/>
              </w:rPr>
              <w:t xml:space="preserve"> </w:t>
            </w:r>
            <w:r>
              <w:rPr>
                <w:sz w:val="20"/>
              </w:rPr>
              <w:t>Education Institution</w:t>
            </w:r>
            <w:r>
              <w:rPr>
                <w:spacing w:val="-5"/>
                <w:sz w:val="20"/>
              </w:rPr>
              <w:t xml:space="preserve"> </w:t>
            </w:r>
            <w:r>
              <w:rPr>
                <w:sz w:val="20"/>
              </w:rPr>
              <w:t>Costs</w:t>
            </w:r>
            <w:r>
              <w:rPr>
                <w:spacing w:val="-5"/>
                <w:sz w:val="20"/>
              </w:rPr>
              <w:t xml:space="preserve"> </w:t>
            </w:r>
            <w:r>
              <w:rPr>
                <w:spacing w:val="-2"/>
                <w:sz w:val="20"/>
              </w:rPr>
              <w:t>(80%)</w:t>
            </w:r>
          </w:p>
        </w:tc>
        <w:tc>
          <w:tcPr>
            <w:tcW w:w="1772" w:type="dxa"/>
          </w:tcPr>
          <w:p w14:paraId="4448F779" w14:textId="77777777" w:rsidR="003E6880" w:rsidRDefault="003E6880">
            <w:pPr>
              <w:pStyle w:val="TableParagraph"/>
              <w:spacing w:before="183"/>
              <w:ind w:right="51"/>
              <w:jc w:val="right"/>
              <w:rPr>
                <w:sz w:val="20"/>
              </w:rPr>
            </w:pPr>
            <w:r>
              <w:rPr>
                <w:spacing w:val="-10"/>
                <w:sz w:val="20"/>
              </w:rPr>
              <w:t>0</w:t>
            </w:r>
          </w:p>
        </w:tc>
        <w:tc>
          <w:tcPr>
            <w:tcW w:w="3494" w:type="dxa"/>
          </w:tcPr>
          <w:p w14:paraId="3E4AC5EF" w14:textId="77777777" w:rsidR="003E6880" w:rsidRDefault="003E6880">
            <w:pPr>
              <w:pStyle w:val="TableParagraph"/>
              <w:spacing w:before="183"/>
              <w:ind w:right="51"/>
              <w:jc w:val="right"/>
              <w:rPr>
                <w:sz w:val="20"/>
              </w:rPr>
            </w:pPr>
            <w:r>
              <w:rPr>
                <w:spacing w:val="-10"/>
                <w:sz w:val="20"/>
              </w:rPr>
              <w:t>0</w:t>
            </w:r>
          </w:p>
        </w:tc>
        <w:tc>
          <w:tcPr>
            <w:tcW w:w="2633" w:type="dxa"/>
          </w:tcPr>
          <w:p w14:paraId="559827A8" w14:textId="77777777" w:rsidR="003E6880" w:rsidRDefault="003E6880">
            <w:pPr>
              <w:pStyle w:val="TableParagraph"/>
              <w:spacing w:before="183"/>
              <w:ind w:right="51"/>
              <w:jc w:val="right"/>
              <w:rPr>
                <w:sz w:val="20"/>
              </w:rPr>
            </w:pPr>
            <w:r>
              <w:rPr>
                <w:spacing w:val="-10"/>
                <w:sz w:val="20"/>
              </w:rPr>
              <w:t>0</w:t>
            </w:r>
          </w:p>
        </w:tc>
      </w:tr>
      <w:tr w:rsidR="003E6880" w14:paraId="50D8929B" w14:textId="77777777">
        <w:trPr>
          <w:trHeight w:val="595"/>
        </w:trPr>
        <w:tc>
          <w:tcPr>
            <w:tcW w:w="2385" w:type="dxa"/>
          </w:tcPr>
          <w:p w14:paraId="40CD768B" w14:textId="77777777" w:rsidR="003E6880" w:rsidRDefault="003E6880">
            <w:pPr>
              <w:pStyle w:val="TableParagraph"/>
              <w:ind w:left="68"/>
              <w:rPr>
                <w:sz w:val="20"/>
              </w:rPr>
            </w:pPr>
            <w:r>
              <w:rPr>
                <w:sz w:val="20"/>
              </w:rPr>
              <w:t>Total Higher Education Institution</w:t>
            </w:r>
            <w:r>
              <w:rPr>
                <w:spacing w:val="-14"/>
                <w:sz w:val="20"/>
              </w:rPr>
              <w:t xml:space="preserve"> </w:t>
            </w:r>
            <w:r>
              <w:rPr>
                <w:sz w:val="20"/>
              </w:rPr>
              <w:t>Costs</w:t>
            </w:r>
            <w:r>
              <w:rPr>
                <w:spacing w:val="-14"/>
                <w:sz w:val="20"/>
              </w:rPr>
              <w:t xml:space="preserve"> </w:t>
            </w:r>
            <w:r>
              <w:rPr>
                <w:sz w:val="20"/>
              </w:rPr>
              <w:t>(100</w:t>
            </w:r>
            <w:proofErr w:type="gramStart"/>
            <w:r>
              <w:rPr>
                <w:sz w:val="20"/>
              </w:rPr>
              <w:t>%)s</w:t>
            </w:r>
            <w:proofErr w:type="gramEnd"/>
          </w:p>
        </w:tc>
        <w:tc>
          <w:tcPr>
            <w:tcW w:w="1772" w:type="dxa"/>
          </w:tcPr>
          <w:p w14:paraId="25498FC9" w14:textId="77777777" w:rsidR="003E6880" w:rsidRDefault="003E6880">
            <w:pPr>
              <w:pStyle w:val="TableParagraph"/>
              <w:spacing w:before="183"/>
              <w:ind w:right="51"/>
              <w:jc w:val="right"/>
              <w:rPr>
                <w:sz w:val="20"/>
              </w:rPr>
            </w:pPr>
            <w:r>
              <w:rPr>
                <w:spacing w:val="-10"/>
                <w:sz w:val="20"/>
              </w:rPr>
              <w:t>0</w:t>
            </w:r>
          </w:p>
        </w:tc>
        <w:tc>
          <w:tcPr>
            <w:tcW w:w="3494" w:type="dxa"/>
          </w:tcPr>
          <w:p w14:paraId="121DCAF8" w14:textId="77777777" w:rsidR="003E6880" w:rsidRDefault="003E6880">
            <w:pPr>
              <w:pStyle w:val="TableParagraph"/>
              <w:spacing w:before="183"/>
              <w:ind w:right="51"/>
              <w:jc w:val="right"/>
              <w:rPr>
                <w:sz w:val="20"/>
              </w:rPr>
            </w:pPr>
            <w:r>
              <w:rPr>
                <w:spacing w:val="-10"/>
                <w:sz w:val="20"/>
              </w:rPr>
              <w:t>0</w:t>
            </w:r>
          </w:p>
        </w:tc>
        <w:tc>
          <w:tcPr>
            <w:tcW w:w="2633" w:type="dxa"/>
          </w:tcPr>
          <w:p w14:paraId="1C00415F" w14:textId="77777777" w:rsidR="003E6880" w:rsidRDefault="003E6880">
            <w:pPr>
              <w:pStyle w:val="TableParagraph"/>
              <w:spacing w:before="183"/>
              <w:ind w:right="51"/>
              <w:jc w:val="right"/>
              <w:rPr>
                <w:sz w:val="20"/>
              </w:rPr>
            </w:pPr>
            <w:r>
              <w:rPr>
                <w:spacing w:val="-10"/>
                <w:sz w:val="20"/>
              </w:rPr>
              <w:t>0</w:t>
            </w:r>
          </w:p>
        </w:tc>
      </w:tr>
      <w:tr w:rsidR="003E6880" w14:paraId="044BE137" w14:textId="77777777">
        <w:trPr>
          <w:trHeight w:val="365"/>
        </w:trPr>
        <w:tc>
          <w:tcPr>
            <w:tcW w:w="2385" w:type="dxa"/>
          </w:tcPr>
          <w:p w14:paraId="1F7D2DE3" w14:textId="77777777" w:rsidR="003E6880" w:rsidRDefault="003E6880">
            <w:pPr>
              <w:pStyle w:val="TableParagraph"/>
              <w:ind w:left="68"/>
              <w:rPr>
                <w:sz w:val="20"/>
              </w:rPr>
            </w:pPr>
            <w:r>
              <w:rPr>
                <w:sz w:val="20"/>
              </w:rPr>
              <w:t>Total</w:t>
            </w:r>
            <w:r>
              <w:rPr>
                <w:spacing w:val="-6"/>
                <w:sz w:val="20"/>
              </w:rPr>
              <w:t xml:space="preserve"> </w:t>
            </w:r>
            <w:r>
              <w:rPr>
                <w:sz w:val="20"/>
              </w:rPr>
              <w:t>Commercial</w:t>
            </w:r>
            <w:r>
              <w:rPr>
                <w:spacing w:val="-6"/>
                <w:sz w:val="20"/>
              </w:rPr>
              <w:t xml:space="preserve"> </w:t>
            </w:r>
            <w:r>
              <w:rPr>
                <w:spacing w:val="-2"/>
                <w:sz w:val="20"/>
              </w:rPr>
              <w:t>Costs</w:t>
            </w:r>
          </w:p>
        </w:tc>
        <w:tc>
          <w:tcPr>
            <w:tcW w:w="1772" w:type="dxa"/>
          </w:tcPr>
          <w:p w14:paraId="20560E52" w14:textId="77777777" w:rsidR="003E6880" w:rsidRDefault="003E6880">
            <w:pPr>
              <w:pStyle w:val="TableParagraph"/>
              <w:ind w:right="51"/>
              <w:jc w:val="right"/>
              <w:rPr>
                <w:sz w:val="20"/>
              </w:rPr>
            </w:pPr>
            <w:r>
              <w:rPr>
                <w:spacing w:val="-10"/>
                <w:sz w:val="20"/>
              </w:rPr>
              <w:t>0</w:t>
            </w:r>
          </w:p>
        </w:tc>
        <w:tc>
          <w:tcPr>
            <w:tcW w:w="3494" w:type="dxa"/>
          </w:tcPr>
          <w:p w14:paraId="207023C0" w14:textId="77777777" w:rsidR="003E6880" w:rsidRDefault="003E6880">
            <w:pPr>
              <w:pStyle w:val="TableParagraph"/>
              <w:ind w:right="51"/>
              <w:jc w:val="right"/>
              <w:rPr>
                <w:sz w:val="20"/>
              </w:rPr>
            </w:pPr>
            <w:r>
              <w:rPr>
                <w:spacing w:val="-10"/>
                <w:sz w:val="20"/>
              </w:rPr>
              <w:t>0</w:t>
            </w:r>
          </w:p>
        </w:tc>
        <w:tc>
          <w:tcPr>
            <w:tcW w:w="2633" w:type="dxa"/>
          </w:tcPr>
          <w:p w14:paraId="09184CED" w14:textId="77777777" w:rsidR="003E6880" w:rsidRDefault="003E6880">
            <w:pPr>
              <w:pStyle w:val="TableParagraph"/>
              <w:ind w:right="51"/>
              <w:jc w:val="right"/>
              <w:rPr>
                <w:sz w:val="20"/>
              </w:rPr>
            </w:pPr>
            <w:r>
              <w:rPr>
                <w:spacing w:val="-10"/>
                <w:sz w:val="20"/>
              </w:rPr>
              <w:t>0</w:t>
            </w:r>
          </w:p>
        </w:tc>
      </w:tr>
      <w:tr w:rsidR="003E6880" w14:paraId="0ED2C2F6" w14:textId="77777777">
        <w:trPr>
          <w:trHeight w:val="595"/>
        </w:trPr>
        <w:tc>
          <w:tcPr>
            <w:tcW w:w="2385" w:type="dxa"/>
          </w:tcPr>
          <w:p w14:paraId="6E0BA889" w14:textId="77777777" w:rsidR="003E6880" w:rsidRDefault="003E6880">
            <w:pPr>
              <w:pStyle w:val="TableParagraph"/>
              <w:ind w:left="68"/>
              <w:rPr>
                <w:sz w:val="20"/>
              </w:rPr>
            </w:pPr>
            <w:r>
              <w:rPr>
                <w:sz w:val="20"/>
              </w:rPr>
              <w:t>Total</w:t>
            </w:r>
            <w:r>
              <w:rPr>
                <w:spacing w:val="-14"/>
                <w:sz w:val="20"/>
              </w:rPr>
              <w:t xml:space="preserve"> </w:t>
            </w:r>
            <w:r>
              <w:rPr>
                <w:sz w:val="20"/>
              </w:rPr>
              <w:t>Other</w:t>
            </w:r>
            <w:r>
              <w:rPr>
                <w:spacing w:val="-14"/>
                <w:sz w:val="20"/>
              </w:rPr>
              <w:t xml:space="preserve"> </w:t>
            </w:r>
            <w:proofErr w:type="spellStart"/>
            <w:r>
              <w:rPr>
                <w:sz w:val="20"/>
              </w:rPr>
              <w:t>Parther</w:t>
            </w:r>
            <w:proofErr w:type="spellEnd"/>
            <w:r>
              <w:rPr>
                <w:sz w:val="20"/>
              </w:rPr>
              <w:t xml:space="preserve"> </w:t>
            </w:r>
            <w:proofErr w:type="spellStart"/>
            <w:r>
              <w:rPr>
                <w:sz w:val="20"/>
              </w:rPr>
              <w:t>Organisation</w:t>
            </w:r>
            <w:proofErr w:type="spellEnd"/>
            <w:r>
              <w:rPr>
                <w:spacing w:val="-9"/>
                <w:sz w:val="20"/>
              </w:rPr>
              <w:t xml:space="preserve"> </w:t>
            </w:r>
            <w:r>
              <w:rPr>
                <w:spacing w:val="-2"/>
                <w:sz w:val="20"/>
              </w:rPr>
              <w:t>Costs</w:t>
            </w:r>
          </w:p>
        </w:tc>
        <w:tc>
          <w:tcPr>
            <w:tcW w:w="1772" w:type="dxa"/>
          </w:tcPr>
          <w:p w14:paraId="504D7A64" w14:textId="77777777" w:rsidR="003E6880" w:rsidRDefault="003E6880">
            <w:pPr>
              <w:pStyle w:val="TableParagraph"/>
              <w:spacing w:before="183"/>
              <w:ind w:right="51"/>
              <w:jc w:val="right"/>
              <w:rPr>
                <w:sz w:val="20"/>
              </w:rPr>
            </w:pPr>
            <w:r>
              <w:rPr>
                <w:spacing w:val="-10"/>
                <w:sz w:val="20"/>
              </w:rPr>
              <w:t>0</w:t>
            </w:r>
          </w:p>
        </w:tc>
        <w:tc>
          <w:tcPr>
            <w:tcW w:w="3494" w:type="dxa"/>
          </w:tcPr>
          <w:p w14:paraId="475D3A73" w14:textId="77777777" w:rsidR="003E6880" w:rsidRDefault="003E6880">
            <w:pPr>
              <w:pStyle w:val="TableParagraph"/>
              <w:spacing w:before="183"/>
              <w:ind w:right="51"/>
              <w:jc w:val="right"/>
              <w:rPr>
                <w:sz w:val="20"/>
              </w:rPr>
            </w:pPr>
            <w:r>
              <w:rPr>
                <w:spacing w:val="-10"/>
                <w:sz w:val="20"/>
              </w:rPr>
              <w:t>0</w:t>
            </w:r>
          </w:p>
        </w:tc>
        <w:tc>
          <w:tcPr>
            <w:tcW w:w="2633" w:type="dxa"/>
          </w:tcPr>
          <w:p w14:paraId="5E982BBC" w14:textId="77777777" w:rsidR="003E6880" w:rsidRDefault="003E6880">
            <w:pPr>
              <w:pStyle w:val="TableParagraph"/>
              <w:spacing w:before="183"/>
              <w:ind w:right="51"/>
              <w:jc w:val="right"/>
              <w:rPr>
                <w:sz w:val="20"/>
              </w:rPr>
            </w:pPr>
            <w:r>
              <w:rPr>
                <w:spacing w:val="-10"/>
                <w:sz w:val="20"/>
              </w:rPr>
              <w:t>0</w:t>
            </w:r>
          </w:p>
        </w:tc>
      </w:tr>
      <w:tr w:rsidR="003E6880" w14:paraId="776A8F2B" w14:textId="77777777">
        <w:trPr>
          <w:trHeight w:val="595"/>
        </w:trPr>
        <w:tc>
          <w:tcPr>
            <w:tcW w:w="2385" w:type="dxa"/>
          </w:tcPr>
          <w:p w14:paraId="468E0DEA" w14:textId="77777777" w:rsidR="003E6880" w:rsidRDefault="003E6880">
            <w:pPr>
              <w:pStyle w:val="TableParagraph"/>
              <w:ind w:left="68" w:right="124"/>
              <w:rPr>
                <w:sz w:val="20"/>
              </w:rPr>
            </w:pPr>
            <w:r>
              <w:rPr>
                <w:sz w:val="20"/>
              </w:rPr>
              <w:t>Total</w:t>
            </w:r>
            <w:r>
              <w:rPr>
                <w:spacing w:val="-14"/>
                <w:sz w:val="20"/>
              </w:rPr>
              <w:t xml:space="preserve"> </w:t>
            </w:r>
            <w:r>
              <w:rPr>
                <w:sz w:val="20"/>
              </w:rPr>
              <w:t>NHS</w:t>
            </w:r>
            <w:r>
              <w:rPr>
                <w:spacing w:val="-14"/>
                <w:sz w:val="20"/>
              </w:rPr>
              <w:t xml:space="preserve"> </w:t>
            </w:r>
            <w:r>
              <w:rPr>
                <w:sz w:val="20"/>
              </w:rPr>
              <w:t xml:space="preserve">Research </w:t>
            </w:r>
            <w:r>
              <w:rPr>
                <w:spacing w:val="-2"/>
                <w:sz w:val="20"/>
              </w:rPr>
              <w:t>Costs</w:t>
            </w:r>
          </w:p>
        </w:tc>
        <w:tc>
          <w:tcPr>
            <w:tcW w:w="1772" w:type="dxa"/>
          </w:tcPr>
          <w:p w14:paraId="52B8ACD6" w14:textId="77777777" w:rsidR="003E6880" w:rsidRDefault="003E6880">
            <w:pPr>
              <w:pStyle w:val="TableParagraph"/>
              <w:spacing w:before="183"/>
              <w:ind w:right="51"/>
              <w:jc w:val="right"/>
              <w:rPr>
                <w:sz w:val="20"/>
              </w:rPr>
            </w:pPr>
            <w:r>
              <w:rPr>
                <w:spacing w:val="-10"/>
                <w:sz w:val="20"/>
              </w:rPr>
              <w:t>0</w:t>
            </w:r>
          </w:p>
        </w:tc>
        <w:tc>
          <w:tcPr>
            <w:tcW w:w="3494" w:type="dxa"/>
          </w:tcPr>
          <w:p w14:paraId="11CB7DFD" w14:textId="77777777" w:rsidR="003E6880" w:rsidRDefault="003E6880">
            <w:pPr>
              <w:pStyle w:val="TableParagraph"/>
              <w:spacing w:before="183"/>
              <w:ind w:right="51"/>
              <w:jc w:val="right"/>
              <w:rPr>
                <w:sz w:val="20"/>
              </w:rPr>
            </w:pPr>
            <w:r>
              <w:rPr>
                <w:spacing w:val="-10"/>
                <w:sz w:val="20"/>
              </w:rPr>
              <w:t>0</w:t>
            </w:r>
          </w:p>
        </w:tc>
        <w:tc>
          <w:tcPr>
            <w:tcW w:w="2633" w:type="dxa"/>
          </w:tcPr>
          <w:p w14:paraId="46AD0A22" w14:textId="77777777" w:rsidR="003E6880" w:rsidRDefault="003E6880">
            <w:pPr>
              <w:pStyle w:val="TableParagraph"/>
              <w:spacing w:before="183"/>
              <w:ind w:right="51"/>
              <w:jc w:val="right"/>
              <w:rPr>
                <w:sz w:val="20"/>
              </w:rPr>
            </w:pPr>
            <w:r>
              <w:rPr>
                <w:spacing w:val="-10"/>
                <w:sz w:val="20"/>
              </w:rPr>
              <w:t>0</w:t>
            </w:r>
          </w:p>
        </w:tc>
      </w:tr>
      <w:tr w:rsidR="003E6880" w14:paraId="4F9B961D" w14:textId="77777777">
        <w:trPr>
          <w:trHeight w:val="825"/>
        </w:trPr>
        <w:tc>
          <w:tcPr>
            <w:tcW w:w="2385" w:type="dxa"/>
          </w:tcPr>
          <w:p w14:paraId="4E035623" w14:textId="77777777" w:rsidR="003E6880" w:rsidRDefault="003E6880">
            <w:pPr>
              <w:pStyle w:val="TableParagraph"/>
              <w:ind w:left="68" w:right="124"/>
              <w:rPr>
                <w:b/>
                <w:sz w:val="20"/>
              </w:rPr>
            </w:pPr>
            <w:r>
              <w:rPr>
                <w:b/>
                <w:sz w:val="20"/>
              </w:rPr>
              <w:t>Total</w:t>
            </w:r>
            <w:r>
              <w:rPr>
                <w:b/>
                <w:spacing w:val="-14"/>
                <w:sz w:val="20"/>
              </w:rPr>
              <w:t xml:space="preserve"> </w:t>
            </w:r>
            <w:r>
              <w:rPr>
                <w:b/>
                <w:sz w:val="20"/>
              </w:rPr>
              <w:t>Research</w:t>
            </w:r>
            <w:r>
              <w:rPr>
                <w:b/>
                <w:spacing w:val="-14"/>
                <w:sz w:val="20"/>
              </w:rPr>
              <w:t xml:space="preserve"> </w:t>
            </w:r>
            <w:r>
              <w:rPr>
                <w:b/>
                <w:sz w:val="20"/>
              </w:rPr>
              <w:t xml:space="preserve">Costs Requested </w:t>
            </w:r>
            <w:proofErr w:type="gramStart"/>
            <w:r>
              <w:rPr>
                <w:b/>
                <w:sz w:val="20"/>
              </w:rPr>
              <w:t>From</w:t>
            </w:r>
            <w:proofErr w:type="gramEnd"/>
            <w:r>
              <w:rPr>
                <w:b/>
                <w:sz w:val="20"/>
              </w:rPr>
              <w:t xml:space="preserve"> </w:t>
            </w:r>
            <w:r>
              <w:rPr>
                <w:b/>
                <w:spacing w:val="-2"/>
                <w:sz w:val="20"/>
              </w:rPr>
              <w:t>Funder</w:t>
            </w:r>
          </w:p>
        </w:tc>
        <w:tc>
          <w:tcPr>
            <w:tcW w:w="1772" w:type="dxa"/>
          </w:tcPr>
          <w:p w14:paraId="710C5DBF" w14:textId="77777777" w:rsidR="003E6880" w:rsidRDefault="003E6880">
            <w:pPr>
              <w:pStyle w:val="TableParagraph"/>
              <w:rPr>
                <w:b/>
                <w:sz w:val="20"/>
              </w:rPr>
            </w:pPr>
          </w:p>
          <w:p w14:paraId="02754AD9" w14:textId="77777777" w:rsidR="003E6880" w:rsidRDefault="003E6880">
            <w:pPr>
              <w:pStyle w:val="TableParagraph"/>
              <w:spacing w:before="0"/>
              <w:ind w:right="51"/>
              <w:jc w:val="right"/>
              <w:rPr>
                <w:sz w:val="20"/>
              </w:rPr>
            </w:pPr>
            <w:r>
              <w:rPr>
                <w:spacing w:val="-10"/>
                <w:sz w:val="20"/>
              </w:rPr>
              <w:t>0</w:t>
            </w:r>
          </w:p>
        </w:tc>
        <w:tc>
          <w:tcPr>
            <w:tcW w:w="3494" w:type="dxa"/>
          </w:tcPr>
          <w:p w14:paraId="68C50E04" w14:textId="77777777" w:rsidR="003E6880" w:rsidRDefault="003E6880">
            <w:pPr>
              <w:pStyle w:val="TableParagraph"/>
              <w:rPr>
                <w:b/>
                <w:sz w:val="20"/>
              </w:rPr>
            </w:pPr>
          </w:p>
          <w:p w14:paraId="6AB7AF95" w14:textId="77777777" w:rsidR="003E6880" w:rsidRDefault="003E6880">
            <w:pPr>
              <w:pStyle w:val="TableParagraph"/>
              <w:spacing w:before="0"/>
              <w:ind w:right="51"/>
              <w:jc w:val="right"/>
              <w:rPr>
                <w:sz w:val="20"/>
              </w:rPr>
            </w:pPr>
            <w:r>
              <w:rPr>
                <w:spacing w:val="-10"/>
                <w:sz w:val="20"/>
              </w:rPr>
              <w:t>0</w:t>
            </w:r>
          </w:p>
        </w:tc>
        <w:tc>
          <w:tcPr>
            <w:tcW w:w="2633" w:type="dxa"/>
          </w:tcPr>
          <w:p w14:paraId="23D7C8D6" w14:textId="77777777" w:rsidR="003E6880" w:rsidRDefault="003E6880">
            <w:pPr>
              <w:pStyle w:val="TableParagraph"/>
              <w:rPr>
                <w:b/>
                <w:sz w:val="20"/>
              </w:rPr>
            </w:pPr>
          </w:p>
          <w:p w14:paraId="28408E30" w14:textId="77777777" w:rsidR="003E6880" w:rsidRDefault="003E6880">
            <w:pPr>
              <w:pStyle w:val="TableParagraph"/>
              <w:spacing w:before="0"/>
              <w:ind w:right="51"/>
              <w:jc w:val="right"/>
              <w:rPr>
                <w:sz w:val="20"/>
              </w:rPr>
            </w:pPr>
            <w:r>
              <w:rPr>
                <w:spacing w:val="-10"/>
                <w:sz w:val="20"/>
              </w:rPr>
              <w:t>0</w:t>
            </w:r>
          </w:p>
        </w:tc>
      </w:tr>
    </w:tbl>
    <w:p w14:paraId="1EDAA5BD" w14:textId="77777777" w:rsidR="003E6880" w:rsidRDefault="003E6880">
      <w:pPr>
        <w:pStyle w:val="BodyText"/>
        <w:rPr>
          <w:b/>
        </w:rPr>
      </w:pPr>
    </w:p>
    <w:p w14:paraId="4514F6E9" w14:textId="77777777" w:rsidR="003E6880" w:rsidRDefault="003E6880">
      <w:pPr>
        <w:pStyle w:val="BodyText"/>
        <w:spacing w:before="106"/>
        <w:rPr>
          <w:b/>
        </w:rPr>
      </w:pPr>
    </w:p>
    <w:p w14:paraId="50512BC6" w14:textId="77777777" w:rsidR="003E6880" w:rsidRDefault="003E6880">
      <w:pPr>
        <w:ind w:left="219"/>
        <w:rPr>
          <w:b/>
          <w:sz w:val="20"/>
        </w:rPr>
      </w:pPr>
      <w:r>
        <w:rPr>
          <w:b/>
          <w:spacing w:val="-2"/>
          <w:sz w:val="20"/>
        </w:rPr>
        <w:t>Summary</w:t>
      </w:r>
    </w:p>
    <w:tbl>
      <w:tblPr>
        <w:tblW w:w="0" w:type="auto"/>
        <w:tblInd w:w="2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28"/>
        <w:gridCol w:w="3428"/>
        <w:gridCol w:w="3428"/>
      </w:tblGrid>
      <w:tr w:rsidR="003E6880" w14:paraId="3AD9ABB0" w14:textId="77777777">
        <w:trPr>
          <w:trHeight w:val="273"/>
        </w:trPr>
        <w:tc>
          <w:tcPr>
            <w:tcW w:w="3428" w:type="dxa"/>
          </w:tcPr>
          <w:p w14:paraId="550930AE" w14:textId="77777777" w:rsidR="003E6880" w:rsidRDefault="003E6880">
            <w:pPr>
              <w:pStyle w:val="TableParagraph"/>
              <w:spacing w:before="0"/>
              <w:rPr>
                <w:rFonts w:ascii="Times New Roman"/>
                <w:sz w:val="20"/>
              </w:rPr>
            </w:pPr>
          </w:p>
        </w:tc>
        <w:tc>
          <w:tcPr>
            <w:tcW w:w="3428" w:type="dxa"/>
          </w:tcPr>
          <w:p w14:paraId="5C9D76AD" w14:textId="77777777" w:rsidR="003E6880" w:rsidRDefault="003E6880">
            <w:pPr>
              <w:pStyle w:val="TableParagraph"/>
              <w:spacing w:before="22"/>
              <w:ind w:left="14"/>
              <w:jc w:val="center"/>
              <w:rPr>
                <w:b/>
                <w:sz w:val="20"/>
              </w:rPr>
            </w:pPr>
            <w:r>
              <w:rPr>
                <w:b/>
                <w:sz w:val="20"/>
              </w:rPr>
              <w:t>Year</w:t>
            </w:r>
            <w:r>
              <w:rPr>
                <w:b/>
                <w:spacing w:val="-3"/>
                <w:sz w:val="20"/>
              </w:rPr>
              <w:t xml:space="preserve"> </w:t>
            </w:r>
            <w:r>
              <w:rPr>
                <w:b/>
                <w:spacing w:val="-10"/>
                <w:sz w:val="20"/>
              </w:rPr>
              <w:t>1</w:t>
            </w:r>
          </w:p>
        </w:tc>
        <w:tc>
          <w:tcPr>
            <w:tcW w:w="3428" w:type="dxa"/>
          </w:tcPr>
          <w:p w14:paraId="1FDEA12B" w14:textId="77777777" w:rsidR="003E6880" w:rsidRDefault="003E6880">
            <w:pPr>
              <w:pStyle w:val="TableParagraph"/>
              <w:spacing w:before="22"/>
              <w:ind w:left="1075"/>
              <w:rPr>
                <w:b/>
                <w:sz w:val="20"/>
              </w:rPr>
            </w:pPr>
            <w:r>
              <w:rPr>
                <w:b/>
                <w:sz w:val="20"/>
              </w:rPr>
              <w:t xml:space="preserve">Total Cost </w:t>
            </w:r>
            <w:r>
              <w:rPr>
                <w:b/>
                <w:spacing w:val="-5"/>
                <w:sz w:val="20"/>
              </w:rPr>
              <w:t>(£)</w:t>
            </w:r>
          </w:p>
        </w:tc>
      </w:tr>
      <w:tr w:rsidR="003E6880" w14:paraId="34456357" w14:textId="77777777">
        <w:trPr>
          <w:trHeight w:val="503"/>
        </w:trPr>
        <w:tc>
          <w:tcPr>
            <w:tcW w:w="3428" w:type="dxa"/>
          </w:tcPr>
          <w:p w14:paraId="4B9C5A33" w14:textId="77777777" w:rsidR="003E6880" w:rsidRDefault="003E6880">
            <w:pPr>
              <w:pStyle w:val="TableParagraph"/>
              <w:spacing w:before="22"/>
              <w:ind w:left="68" w:right="1042"/>
              <w:rPr>
                <w:b/>
                <w:sz w:val="20"/>
              </w:rPr>
            </w:pPr>
            <w:r>
              <w:rPr>
                <w:b/>
                <w:spacing w:val="-2"/>
                <w:sz w:val="20"/>
              </w:rPr>
              <w:t>Travel-subsistence-and- conference-fees</w:t>
            </w:r>
          </w:p>
        </w:tc>
        <w:tc>
          <w:tcPr>
            <w:tcW w:w="3428" w:type="dxa"/>
          </w:tcPr>
          <w:p w14:paraId="483D3982" w14:textId="77777777" w:rsidR="003E6880" w:rsidRDefault="003E6880">
            <w:pPr>
              <w:pStyle w:val="TableParagraph"/>
              <w:spacing w:before="137"/>
              <w:ind w:right="51"/>
              <w:jc w:val="right"/>
              <w:rPr>
                <w:b/>
                <w:sz w:val="20"/>
              </w:rPr>
            </w:pPr>
            <w:r>
              <w:rPr>
                <w:b/>
                <w:spacing w:val="-10"/>
                <w:sz w:val="20"/>
              </w:rPr>
              <w:t>0</w:t>
            </w:r>
          </w:p>
        </w:tc>
        <w:tc>
          <w:tcPr>
            <w:tcW w:w="3428" w:type="dxa"/>
          </w:tcPr>
          <w:p w14:paraId="6FD4080A" w14:textId="77777777" w:rsidR="003E6880" w:rsidRDefault="003E6880">
            <w:pPr>
              <w:pStyle w:val="TableParagraph"/>
              <w:spacing w:before="137"/>
              <w:ind w:right="51"/>
              <w:jc w:val="right"/>
              <w:rPr>
                <w:b/>
                <w:sz w:val="20"/>
              </w:rPr>
            </w:pPr>
            <w:r>
              <w:rPr>
                <w:b/>
                <w:spacing w:val="-10"/>
                <w:sz w:val="20"/>
              </w:rPr>
              <w:t>0</w:t>
            </w:r>
          </w:p>
        </w:tc>
      </w:tr>
      <w:tr w:rsidR="003E6880" w14:paraId="251F048C" w14:textId="77777777">
        <w:trPr>
          <w:trHeight w:val="273"/>
        </w:trPr>
        <w:tc>
          <w:tcPr>
            <w:tcW w:w="3428" w:type="dxa"/>
          </w:tcPr>
          <w:p w14:paraId="6500D63F" w14:textId="77777777" w:rsidR="003E6880" w:rsidRDefault="003E6880">
            <w:pPr>
              <w:pStyle w:val="TableParagraph"/>
              <w:spacing w:before="22"/>
              <w:ind w:left="68"/>
              <w:rPr>
                <w:b/>
                <w:sz w:val="20"/>
              </w:rPr>
            </w:pPr>
            <w:r>
              <w:rPr>
                <w:b/>
                <w:spacing w:val="-2"/>
                <w:sz w:val="20"/>
              </w:rPr>
              <w:t>Equipment</w:t>
            </w:r>
          </w:p>
        </w:tc>
        <w:tc>
          <w:tcPr>
            <w:tcW w:w="3428" w:type="dxa"/>
          </w:tcPr>
          <w:p w14:paraId="6C282053" w14:textId="77777777" w:rsidR="003E6880" w:rsidRDefault="003E6880">
            <w:pPr>
              <w:pStyle w:val="TableParagraph"/>
              <w:spacing w:before="22"/>
              <w:ind w:right="51"/>
              <w:jc w:val="right"/>
              <w:rPr>
                <w:b/>
                <w:sz w:val="20"/>
              </w:rPr>
            </w:pPr>
            <w:r>
              <w:rPr>
                <w:b/>
                <w:spacing w:val="-10"/>
                <w:sz w:val="20"/>
              </w:rPr>
              <w:t>0</w:t>
            </w:r>
          </w:p>
        </w:tc>
        <w:tc>
          <w:tcPr>
            <w:tcW w:w="3428" w:type="dxa"/>
          </w:tcPr>
          <w:p w14:paraId="5A6D1081" w14:textId="77777777" w:rsidR="003E6880" w:rsidRDefault="003E6880">
            <w:pPr>
              <w:pStyle w:val="TableParagraph"/>
              <w:spacing w:before="22"/>
              <w:ind w:right="51"/>
              <w:jc w:val="right"/>
              <w:rPr>
                <w:b/>
                <w:sz w:val="20"/>
              </w:rPr>
            </w:pPr>
            <w:r>
              <w:rPr>
                <w:b/>
                <w:spacing w:val="-10"/>
                <w:sz w:val="20"/>
              </w:rPr>
              <w:t>0</w:t>
            </w:r>
          </w:p>
        </w:tc>
      </w:tr>
      <w:tr w:rsidR="003E6880" w14:paraId="7C9E4A6E" w14:textId="77777777">
        <w:trPr>
          <w:trHeight w:val="273"/>
        </w:trPr>
        <w:tc>
          <w:tcPr>
            <w:tcW w:w="3428" w:type="dxa"/>
          </w:tcPr>
          <w:p w14:paraId="31FE46FA" w14:textId="77777777" w:rsidR="003E6880" w:rsidRDefault="003E6880">
            <w:pPr>
              <w:pStyle w:val="TableParagraph"/>
              <w:spacing w:before="22"/>
              <w:ind w:left="68"/>
              <w:rPr>
                <w:b/>
                <w:sz w:val="20"/>
              </w:rPr>
            </w:pPr>
            <w:r>
              <w:rPr>
                <w:b/>
                <w:spacing w:val="-2"/>
                <w:sz w:val="20"/>
              </w:rPr>
              <w:t>Consumables</w:t>
            </w:r>
          </w:p>
        </w:tc>
        <w:tc>
          <w:tcPr>
            <w:tcW w:w="3428" w:type="dxa"/>
          </w:tcPr>
          <w:p w14:paraId="02F5AFAD" w14:textId="77777777" w:rsidR="003E6880" w:rsidRDefault="003E6880">
            <w:pPr>
              <w:pStyle w:val="TableParagraph"/>
              <w:spacing w:before="22"/>
              <w:ind w:right="51"/>
              <w:jc w:val="right"/>
              <w:rPr>
                <w:b/>
                <w:sz w:val="20"/>
              </w:rPr>
            </w:pPr>
            <w:r>
              <w:rPr>
                <w:b/>
                <w:spacing w:val="-10"/>
                <w:sz w:val="20"/>
              </w:rPr>
              <w:t>0</w:t>
            </w:r>
          </w:p>
        </w:tc>
        <w:tc>
          <w:tcPr>
            <w:tcW w:w="3428" w:type="dxa"/>
          </w:tcPr>
          <w:p w14:paraId="266144EF" w14:textId="77777777" w:rsidR="003E6880" w:rsidRDefault="003E6880">
            <w:pPr>
              <w:pStyle w:val="TableParagraph"/>
              <w:spacing w:before="22"/>
              <w:ind w:right="51"/>
              <w:jc w:val="right"/>
              <w:rPr>
                <w:b/>
                <w:sz w:val="20"/>
              </w:rPr>
            </w:pPr>
            <w:r>
              <w:rPr>
                <w:b/>
                <w:spacing w:val="-10"/>
                <w:sz w:val="20"/>
              </w:rPr>
              <w:t>0</w:t>
            </w:r>
          </w:p>
        </w:tc>
      </w:tr>
      <w:tr w:rsidR="003E6880" w14:paraId="151D7000" w14:textId="77777777">
        <w:trPr>
          <w:trHeight w:val="273"/>
        </w:trPr>
        <w:tc>
          <w:tcPr>
            <w:tcW w:w="3428" w:type="dxa"/>
          </w:tcPr>
          <w:p w14:paraId="5F9A6B59" w14:textId="77777777" w:rsidR="003E6880" w:rsidRDefault="003E6880">
            <w:pPr>
              <w:pStyle w:val="TableParagraph"/>
              <w:spacing w:before="22"/>
              <w:ind w:left="68"/>
              <w:rPr>
                <w:b/>
                <w:sz w:val="20"/>
              </w:rPr>
            </w:pPr>
            <w:r>
              <w:rPr>
                <w:b/>
                <w:spacing w:val="-2"/>
                <w:sz w:val="20"/>
              </w:rPr>
              <w:t>Patient-and-Public-Involvement</w:t>
            </w:r>
          </w:p>
        </w:tc>
        <w:tc>
          <w:tcPr>
            <w:tcW w:w="3428" w:type="dxa"/>
          </w:tcPr>
          <w:p w14:paraId="42152C3E" w14:textId="77777777" w:rsidR="003E6880" w:rsidRDefault="003E6880">
            <w:pPr>
              <w:pStyle w:val="TableParagraph"/>
              <w:spacing w:before="22"/>
              <w:ind w:right="51"/>
              <w:jc w:val="right"/>
              <w:rPr>
                <w:b/>
                <w:sz w:val="20"/>
              </w:rPr>
            </w:pPr>
            <w:r>
              <w:rPr>
                <w:b/>
                <w:spacing w:val="-10"/>
                <w:sz w:val="20"/>
              </w:rPr>
              <w:t>0</w:t>
            </w:r>
          </w:p>
        </w:tc>
        <w:tc>
          <w:tcPr>
            <w:tcW w:w="3428" w:type="dxa"/>
          </w:tcPr>
          <w:p w14:paraId="414F2A7A" w14:textId="77777777" w:rsidR="003E6880" w:rsidRDefault="003E6880">
            <w:pPr>
              <w:pStyle w:val="TableParagraph"/>
              <w:spacing w:before="22"/>
              <w:ind w:right="51"/>
              <w:jc w:val="right"/>
              <w:rPr>
                <w:b/>
                <w:sz w:val="20"/>
              </w:rPr>
            </w:pPr>
            <w:r>
              <w:rPr>
                <w:b/>
                <w:spacing w:val="-10"/>
                <w:sz w:val="20"/>
              </w:rPr>
              <w:t>0</w:t>
            </w:r>
          </w:p>
        </w:tc>
      </w:tr>
      <w:tr w:rsidR="003E6880" w14:paraId="39847F79" w14:textId="77777777">
        <w:trPr>
          <w:trHeight w:val="273"/>
        </w:trPr>
        <w:tc>
          <w:tcPr>
            <w:tcW w:w="3428" w:type="dxa"/>
          </w:tcPr>
          <w:p w14:paraId="255E7623" w14:textId="77777777" w:rsidR="003E6880" w:rsidRDefault="003E6880">
            <w:pPr>
              <w:pStyle w:val="TableParagraph"/>
              <w:spacing w:before="22"/>
              <w:ind w:left="68"/>
              <w:rPr>
                <w:b/>
                <w:sz w:val="20"/>
              </w:rPr>
            </w:pPr>
            <w:r>
              <w:rPr>
                <w:b/>
                <w:spacing w:val="-2"/>
                <w:sz w:val="20"/>
              </w:rPr>
              <w:t>Other-Direct-</w:t>
            </w:r>
            <w:r>
              <w:rPr>
                <w:b/>
                <w:spacing w:val="-4"/>
                <w:sz w:val="20"/>
              </w:rPr>
              <w:t>Costs</w:t>
            </w:r>
          </w:p>
        </w:tc>
        <w:tc>
          <w:tcPr>
            <w:tcW w:w="3428" w:type="dxa"/>
          </w:tcPr>
          <w:p w14:paraId="33E6D0CB" w14:textId="77777777" w:rsidR="003E6880" w:rsidRDefault="003E6880">
            <w:pPr>
              <w:pStyle w:val="TableParagraph"/>
              <w:spacing w:before="22"/>
              <w:ind w:right="51"/>
              <w:jc w:val="right"/>
              <w:rPr>
                <w:b/>
                <w:sz w:val="20"/>
              </w:rPr>
            </w:pPr>
            <w:r>
              <w:rPr>
                <w:b/>
                <w:spacing w:val="-10"/>
                <w:sz w:val="20"/>
              </w:rPr>
              <w:t>0</w:t>
            </w:r>
          </w:p>
        </w:tc>
        <w:tc>
          <w:tcPr>
            <w:tcW w:w="3428" w:type="dxa"/>
          </w:tcPr>
          <w:p w14:paraId="38E4B870" w14:textId="77777777" w:rsidR="003E6880" w:rsidRDefault="003E6880">
            <w:pPr>
              <w:pStyle w:val="TableParagraph"/>
              <w:spacing w:before="22"/>
              <w:ind w:right="51"/>
              <w:jc w:val="right"/>
              <w:rPr>
                <w:b/>
                <w:sz w:val="20"/>
              </w:rPr>
            </w:pPr>
            <w:r>
              <w:rPr>
                <w:b/>
                <w:spacing w:val="-10"/>
                <w:sz w:val="20"/>
              </w:rPr>
              <w:t>0</w:t>
            </w:r>
          </w:p>
        </w:tc>
      </w:tr>
      <w:tr w:rsidR="003E6880" w14:paraId="54A02E44" w14:textId="77777777">
        <w:trPr>
          <w:trHeight w:val="273"/>
        </w:trPr>
        <w:tc>
          <w:tcPr>
            <w:tcW w:w="3428" w:type="dxa"/>
          </w:tcPr>
          <w:p w14:paraId="2B1B162E" w14:textId="77777777" w:rsidR="003E6880" w:rsidRDefault="003E6880">
            <w:pPr>
              <w:pStyle w:val="TableParagraph"/>
              <w:spacing w:before="22"/>
              <w:ind w:left="68"/>
              <w:rPr>
                <w:b/>
                <w:sz w:val="20"/>
              </w:rPr>
            </w:pPr>
            <w:r>
              <w:rPr>
                <w:b/>
                <w:sz w:val="20"/>
              </w:rPr>
              <w:t>Training</w:t>
            </w:r>
            <w:r>
              <w:rPr>
                <w:b/>
                <w:spacing w:val="-1"/>
                <w:sz w:val="20"/>
              </w:rPr>
              <w:t xml:space="preserve"> </w:t>
            </w:r>
            <w:r>
              <w:rPr>
                <w:b/>
                <w:sz w:val="20"/>
              </w:rPr>
              <w:t xml:space="preserve">And </w:t>
            </w:r>
            <w:r>
              <w:rPr>
                <w:b/>
                <w:spacing w:val="-2"/>
                <w:sz w:val="20"/>
              </w:rPr>
              <w:t>Development</w:t>
            </w:r>
          </w:p>
        </w:tc>
        <w:tc>
          <w:tcPr>
            <w:tcW w:w="3428" w:type="dxa"/>
          </w:tcPr>
          <w:p w14:paraId="492EB8A7" w14:textId="77777777" w:rsidR="003E6880" w:rsidRDefault="003E6880">
            <w:pPr>
              <w:pStyle w:val="TableParagraph"/>
              <w:spacing w:before="22"/>
              <w:ind w:right="51"/>
              <w:jc w:val="right"/>
              <w:rPr>
                <w:b/>
                <w:sz w:val="20"/>
              </w:rPr>
            </w:pPr>
            <w:r>
              <w:rPr>
                <w:b/>
                <w:spacing w:val="-10"/>
                <w:sz w:val="20"/>
              </w:rPr>
              <w:t>0</w:t>
            </w:r>
          </w:p>
        </w:tc>
        <w:tc>
          <w:tcPr>
            <w:tcW w:w="3428" w:type="dxa"/>
          </w:tcPr>
          <w:p w14:paraId="206EC59F" w14:textId="77777777" w:rsidR="003E6880" w:rsidRDefault="003E6880">
            <w:pPr>
              <w:pStyle w:val="TableParagraph"/>
              <w:spacing w:before="22"/>
              <w:ind w:right="51"/>
              <w:jc w:val="right"/>
              <w:rPr>
                <w:b/>
                <w:sz w:val="20"/>
              </w:rPr>
            </w:pPr>
            <w:r>
              <w:rPr>
                <w:b/>
                <w:spacing w:val="-10"/>
                <w:sz w:val="20"/>
              </w:rPr>
              <w:t>0</w:t>
            </w:r>
          </w:p>
        </w:tc>
      </w:tr>
      <w:tr w:rsidR="003E6880" w14:paraId="1B9FF9FC" w14:textId="77777777">
        <w:trPr>
          <w:trHeight w:val="273"/>
        </w:trPr>
        <w:tc>
          <w:tcPr>
            <w:tcW w:w="3428" w:type="dxa"/>
          </w:tcPr>
          <w:p w14:paraId="201BC7D0" w14:textId="77777777" w:rsidR="003E6880" w:rsidRDefault="003E6880">
            <w:pPr>
              <w:pStyle w:val="TableParagraph"/>
              <w:spacing w:before="22"/>
              <w:ind w:left="68"/>
              <w:rPr>
                <w:b/>
                <w:sz w:val="20"/>
              </w:rPr>
            </w:pPr>
            <w:r>
              <w:rPr>
                <w:b/>
                <w:spacing w:val="-2"/>
                <w:sz w:val="20"/>
              </w:rPr>
              <w:t>HEI-Indirect-costs</w:t>
            </w:r>
          </w:p>
        </w:tc>
        <w:tc>
          <w:tcPr>
            <w:tcW w:w="3428" w:type="dxa"/>
          </w:tcPr>
          <w:p w14:paraId="64CD399F" w14:textId="77777777" w:rsidR="003E6880" w:rsidRDefault="003E6880">
            <w:pPr>
              <w:pStyle w:val="TableParagraph"/>
              <w:spacing w:before="22"/>
              <w:ind w:right="51"/>
              <w:jc w:val="right"/>
              <w:rPr>
                <w:b/>
                <w:sz w:val="20"/>
              </w:rPr>
            </w:pPr>
            <w:r>
              <w:rPr>
                <w:b/>
                <w:spacing w:val="-10"/>
                <w:sz w:val="20"/>
              </w:rPr>
              <w:t>0</w:t>
            </w:r>
          </w:p>
        </w:tc>
        <w:tc>
          <w:tcPr>
            <w:tcW w:w="3428" w:type="dxa"/>
          </w:tcPr>
          <w:p w14:paraId="30287868" w14:textId="77777777" w:rsidR="003E6880" w:rsidRDefault="003E6880">
            <w:pPr>
              <w:pStyle w:val="TableParagraph"/>
              <w:spacing w:before="22"/>
              <w:ind w:right="51"/>
              <w:jc w:val="right"/>
              <w:rPr>
                <w:b/>
                <w:sz w:val="20"/>
              </w:rPr>
            </w:pPr>
            <w:r>
              <w:rPr>
                <w:b/>
                <w:spacing w:val="-10"/>
                <w:sz w:val="20"/>
              </w:rPr>
              <w:t>0</w:t>
            </w:r>
          </w:p>
        </w:tc>
      </w:tr>
      <w:tr w:rsidR="003E6880" w14:paraId="0612635A" w14:textId="77777777">
        <w:trPr>
          <w:trHeight w:val="273"/>
        </w:trPr>
        <w:tc>
          <w:tcPr>
            <w:tcW w:w="3428" w:type="dxa"/>
          </w:tcPr>
          <w:p w14:paraId="634607F8" w14:textId="77777777" w:rsidR="003E6880" w:rsidRDefault="003E6880">
            <w:pPr>
              <w:pStyle w:val="TableParagraph"/>
              <w:spacing w:before="22"/>
              <w:ind w:left="68"/>
              <w:rPr>
                <w:b/>
                <w:sz w:val="20"/>
              </w:rPr>
            </w:pPr>
            <w:r>
              <w:rPr>
                <w:b/>
                <w:spacing w:val="-2"/>
                <w:sz w:val="20"/>
              </w:rPr>
              <w:t>Commercial-Indirect-</w:t>
            </w:r>
            <w:r>
              <w:rPr>
                <w:b/>
                <w:spacing w:val="-4"/>
                <w:sz w:val="20"/>
              </w:rPr>
              <w:t>Costs</w:t>
            </w:r>
          </w:p>
        </w:tc>
        <w:tc>
          <w:tcPr>
            <w:tcW w:w="3428" w:type="dxa"/>
          </w:tcPr>
          <w:p w14:paraId="10ACA39E" w14:textId="77777777" w:rsidR="003E6880" w:rsidRDefault="003E6880">
            <w:pPr>
              <w:pStyle w:val="TableParagraph"/>
              <w:spacing w:before="22"/>
              <w:ind w:right="51"/>
              <w:jc w:val="right"/>
              <w:rPr>
                <w:b/>
                <w:sz w:val="20"/>
              </w:rPr>
            </w:pPr>
            <w:r>
              <w:rPr>
                <w:b/>
                <w:spacing w:val="-10"/>
                <w:sz w:val="20"/>
              </w:rPr>
              <w:t>0</w:t>
            </w:r>
          </w:p>
        </w:tc>
        <w:tc>
          <w:tcPr>
            <w:tcW w:w="3428" w:type="dxa"/>
          </w:tcPr>
          <w:p w14:paraId="4A0D94CD" w14:textId="77777777" w:rsidR="003E6880" w:rsidRDefault="003E6880">
            <w:pPr>
              <w:pStyle w:val="TableParagraph"/>
              <w:spacing w:before="22"/>
              <w:ind w:right="51"/>
              <w:jc w:val="right"/>
              <w:rPr>
                <w:b/>
                <w:sz w:val="20"/>
              </w:rPr>
            </w:pPr>
            <w:r>
              <w:rPr>
                <w:b/>
                <w:spacing w:val="-10"/>
                <w:sz w:val="20"/>
              </w:rPr>
              <w:t>0</w:t>
            </w:r>
          </w:p>
        </w:tc>
      </w:tr>
      <w:tr w:rsidR="003E6880" w14:paraId="69595837" w14:textId="77777777">
        <w:trPr>
          <w:trHeight w:val="503"/>
        </w:trPr>
        <w:tc>
          <w:tcPr>
            <w:tcW w:w="3428" w:type="dxa"/>
          </w:tcPr>
          <w:p w14:paraId="0A7A363C" w14:textId="77777777" w:rsidR="003E6880" w:rsidRDefault="003E6880">
            <w:pPr>
              <w:pStyle w:val="TableParagraph"/>
              <w:spacing w:before="22"/>
              <w:ind w:left="68" w:right="676"/>
              <w:rPr>
                <w:b/>
                <w:sz w:val="20"/>
              </w:rPr>
            </w:pPr>
            <w:r>
              <w:rPr>
                <w:b/>
                <w:spacing w:val="-2"/>
                <w:sz w:val="20"/>
              </w:rPr>
              <w:t>Other-Partner-</w:t>
            </w:r>
            <w:proofErr w:type="spellStart"/>
            <w:r>
              <w:rPr>
                <w:b/>
                <w:spacing w:val="-2"/>
                <w:sz w:val="20"/>
              </w:rPr>
              <w:t>Organisation</w:t>
            </w:r>
            <w:proofErr w:type="spellEnd"/>
            <w:r>
              <w:rPr>
                <w:b/>
                <w:spacing w:val="-2"/>
                <w:sz w:val="20"/>
              </w:rPr>
              <w:t>- Indirect-costs</w:t>
            </w:r>
          </w:p>
        </w:tc>
        <w:tc>
          <w:tcPr>
            <w:tcW w:w="3428" w:type="dxa"/>
          </w:tcPr>
          <w:p w14:paraId="0D7F5AAA" w14:textId="77777777" w:rsidR="003E6880" w:rsidRDefault="003E6880">
            <w:pPr>
              <w:pStyle w:val="TableParagraph"/>
              <w:spacing w:before="137"/>
              <w:ind w:right="51"/>
              <w:jc w:val="right"/>
              <w:rPr>
                <w:b/>
                <w:sz w:val="20"/>
              </w:rPr>
            </w:pPr>
            <w:r>
              <w:rPr>
                <w:b/>
                <w:spacing w:val="-10"/>
                <w:sz w:val="20"/>
              </w:rPr>
              <w:t>0</w:t>
            </w:r>
          </w:p>
        </w:tc>
        <w:tc>
          <w:tcPr>
            <w:tcW w:w="3428" w:type="dxa"/>
          </w:tcPr>
          <w:p w14:paraId="69C5EE71" w14:textId="77777777" w:rsidR="003E6880" w:rsidRDefault="003E6880">
            <w:pPr>
              <w:pStyle w:val="TableParagraph"/>
              <w:spacing w:before="137"/>
              <w:ind w:right="51"/>
              <w:jc w:val="right"/>
              <w:rPr>
                <w:b/>
                <w:sz w:val="20"/>
              </w:rPr>
            </w:pPr>
            <w:r>
              <w:rPr>
                <w:b/>
                <w:spacing w:val="-10"/>
                <w:sz w:val="20"/>
              </w:rPr>
              <w:t>0</w:t>
            </w:r>
          </w:p>
        </w:tc>
      </w:tr>
      <w:tr w:rsidR="003E6880" w14:paraId="795ABD8E" w14:textId="77777777">
        <w:trPr>
          <w:trHeight w:val="273"/>
        </w:trPr>
        <w:tc>
          <w:tcPr>
            <w:tcW w:w="3428" w:type="dxa"/>
          </w:tcPr>
          <w:p w14:paraId="239A16CA" w14:textId="77777777" w:rsidR="003E6880" w:rsidRDefault="003E6880">
            <w:pPr>
              <w:pStyle w:val="TableParagraph"/>
              <w:spacing w:before="22"/>
              <w:ind w:left="68"/>
              <w:rPr>
                <w:b/>
                <w:sz w:val="20"/>
              </w:rPr>
            </w:pPr>
            <w:r>
              <w:rPr>
                <w:b/>
                <w:spacing w:val="-2"/>
                <w:sz w:val="20"/>
              </w:rPr>
              <w:t>Total</w:t>
            </w:r>
          </w:p>
        </w:tc>
        <w:tc>
          <w:tcPr>
            <w:tcW w:w="3428" w:type="dxa"/>
          </w:tcPr>
          <w:p w14:paraId="696910EE" w14:textId="77777777" w:rsidR="003E6880" w:rsidRDefault="003E6880">
            <w:pPr>
              <w:pStyle w:val="TableParagraph"/>
              <w:spacing w:before="22"/>
              <w:ind w:right="51"/>
              <w:jc w:val="right"/>
              <w:rPr>
                <w:b/>
                <w:sz w:val="20"/>
              </w:rPr>
            </w:pPr>
            <w:r>
              <w:rPr>
                <w:b/>
                <w:spacing w:val="-10"/>
                <w:sz w:val="20"/>
              </w:rPr>
              <w:t>0</w:t>
            </w:r>
          </w:p>
        </w:tc>
        <w:tc>
          <w:tcPr>
            <w:tcW w:w="3428" w:type="dxa"/>
          </w:tcPr>
          <w:p w14:paraId="7EBB7A96" w14:textId="77777777" w:rsidR="003E6880" w:rsidRDefault="003E6880">
            <w:pPr>
              <w:pStyle w:val="TableParagraph"/>
              <w:spacing w:before="22"/>
              <w:ind w:right="51"/>
              <w:jc w:val="right"/>
              <w:rPr>
                <w:b/>
                <w:sz w:val="20"/>
              </w:rPr>
            </w:pPr>
            <w:r>
              <w:rPr>
                <w:b/>
                <w:spacing w:val="-10"/>
                <w:sz w:val="20"/>
              </w:rPr>
              <w:t>0</w:t>
            </w:r>
          </w:p>
        </w:tc>
      </w:tr>
    </w:tbl>
    <w:p w14:paraId="2926F489" w14:textId="77777777" w:rsidR="003E6880" w:rsidRDefault="003E6880">
      <w:pPr>
        <w:spacing w:before="10"/>
        <w:ind w:left="219"/>
        <w:rPr>
          <w:b/>
          <w:sz w:val="20"/>
        </w:rPr>
      </w:pPr>
      <w:r>
        <w:rPr>
          <w:b/>
          <w:sz w:val="20"/>
        </w:rPr>
        <w:t>NHS</w:t>
      </w:r>
      <w:r>
        <w:rPr>
          <w:b/>
          <w:spacing w:val="-3"/>
          <w:sz w:val="20"/>
        </w:rPr>
        <w:t xml:space="preserve"> </w:t>
      </w:r>
      <w:r>
        <w:rPr>
          <w:b/>
          <w:sz w:val="20"/>
        </w:rPr>
        <w:t>Support</w:t>
      </w:r>
      <w:r>
        <w:rPr>
          <w:b/>
          <w:spacing w:val="-1"/>
          <w:sz w:val="20"/>
        </w:rPr>
        <w:t xml:space="preserve"> </w:t>
      </w:r>
      <w:r>
        <w:rPr>
          <w:b/>
          <w:spacing w:val="-4"/>
          <w:sz w:val="20"/>
        </w:rPr>
        <w:t>Costs</w:t>
      </w:r>
    </w:p>
    <w:p w14:paraId="568000AA" w14:textId="77777777" w:rsidR="003E6880" w:rsidRDefault="003E6880">
      <w:pPr>
        <w:pStyle w:val="BodyText"/>
        <w:ind w:left="219"/>
      </w:pPr>
      <w:r>
        <w:t>No</w:t>
      </w:r>
      <w:r>
        <w:rPr>
          <w:spacing w:val="-2"/>
        </w:rPr>
        <w:t xml:space="preserve"> </w:t>
      </w:r>
      <w:r>
        <w:t>costs</w:t>
      </w:r>
      <w:r>
        <w:rPr>
          <w:spacing w:val="-1"/>
        </w:rPr>
        <w:t xml:space="preserve"> </w:t>
      </w:r>
      <w:r>
        <w:t>have</w:t>
      </w:r>
      <w:r>
        <w:rPr>
          <w:spacing w:val="-2"/>
        </w:rPr>
        <w:t xml:space="preserve"> </w:t>
      </w:r>
      <w:r>
        <w:t>been</w:t>
      </w:r>
      <w:r>
        <w:rPr>
          <w:spacing w:val="-1"/>
        </w:rPr>
        <w:t xml:space="preserve"> </w:t>
      </w:r>
      <w:proofErr w:type="gramStart"/>
      <w:r>
        <w:rPr>
          <w:spacing w:val="-2"/>
        </w:rPr>
        <w:t>added</w:t>
      </w:r>
      <w:proofErr w:type="gramEnd"/>
    </w:p>
    <w:tbl>
      <w:tblPr>
        <w:tblW w:w="0" w:type="auto"/>
        <w:tblInd w:w="2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135"/>
        <w:gridCol w:w="4149"/>
      </w:tblGrid>
      <w:tr w:rsidR="003E6880" w14:paraId="20F68A44" w14:textId="77777777">
        <w:trPr>
          <w:trHeight w:val="595"/>
        </w:trPr>
        <w:tc>
          <w:tcPr>
            <w:tcW w:w="6135" w:type="dxa"/>
          </w:tcPr>
          <w:p w14:paraId="07A64BE2" w14:textId="77777777" w:rsidR="003E6880" w:rsidRDefault="003E6880">
            <w:pPr>
              <w:pStyle w:val="TableParagraph"/>
              <w:ind w:left="68"/>
              <w:rPr>
                <w:b/>
                <w:sz w:val="20"/>
              </w:rPr>
            </w:pPr>
            <w:r>
              <w:rPr>
                <w:b/>
                <w:sz w:val="20"/>
              </w:rPr>
              <w:t>Have</w:t>
            </w:r>
            <w:r>
              <w:rPr>
                <w:b/>
                <w:spacing w:val="-5"/>
                <w:sz w:val="20"/>
              </w:rPr>
              <w:t xml:space="preserve"> </w:t>
            </w:r>
            <w:r>
              <w:rPr>
                <w:b/>
                <w:sz w:val="20"/>
              </w:rPr>
              <w:t>you</w:t>
            </w:r>
            <w:r>
              <w:rPr>
                <w:b/>
                <w:spacing w:val="-5"/>
                <w:sz w:val="20"/>
              </w:rPr>
              <w:t xml:space="preserve"> </w:t>
            </w:r>
            <w:r>
              <w:rPr>
                <w:b/>
                <w:sz w:val="20"/>
              </w:rPr>
              <w:t>discussed</w:t>
            </w:r>
            <w:r>
              <w:rPr>
                <w:b/>
                <w:spacing w:val="-5"/>
                <w:sz w:val="20"/>
              </w:rPr>
              <w:t xml:space="preserve"> </w:t>
            </w:r>
            <w:r>
              <w:rPr>
                <w:b/>
                <w:sz w:val="20"/>
              </w:rPr>
              <w:t>and</w:t>
            </w:r>
            <w:r>
              <w:rPr>
                <w:b/>
                <w:spacing w:val="-5"/>
                <w:sz w:val="20"/>
              </w:rPr>
              <w:t xml:space="preserve"> </w:t>
            </w:r>
            <w:r>
              <w:rPr>
                <w:b/>
                <w:sz w:val="20"/>
              </w:rPr>
              <w:t>agreed</w:t>
            </w:r>
            <w:r>
              <w:rPr>
                <w:b/>
                <w:spacing w:val="-5"/>
                <w:sz w:val="20"/>
              </w:rPr>
              <w:t xml:space="preserve"> </w:t>
            </w:r>
            <w:r>
              <w:rPr>
                <w:b/>
                <w:sz w:val="20"/>
              </w:rPr>
              <w:t>these</w:t>
            </w:r>
            <w:r>
              <w:rPr>
                <w:b/>
                <w:spacing w:val="-5"/>
                <w:sz w:val="20"/>
              </w:rPr>
              <w:t xml:space="preserve"> </w:t>
            </w:r>
            <w:r>
              <w:rPr>
                <w:b/>
                <w:sz w:val="20"/>
              </w:rPr>
              <w:t>costs</w:t>
            </w:r>
            <w:r>
              <w:rPr>
                <w:b/>
                <w:spacing w:val="-5"/>
                <w:sz w:val="20"/>
              </w:rPr>
              <w:t xml:space="preserve"> </w:t>
            </w:r>
            <w:r>
              <w:rPr>
                <w:b/>
                <w:sz w:val="20"/>
              </w:rPr>
              <w:t>with</w:t>
            </w:r>
            <w:r>
              <w:rPr>
                <w:b/>
                <w:spacing w:val="-5"/>
                <w:sz w:val="20"/>
              </w:rPr>
              <w:t xml:space="preserve"> </w:t>
            </w:r>
            <w:r>
              <w:rPr>
                <w:b/>
                <w:sz w:val="20"/>
              </w:rPr>
              <w:t>the</w:t>
            </w:r>
            <w:r>
              <w:rPr>
                <w:b/>
                <w:spacing w:val="-5"/>
                <w:sz w:val="20"/>
              </w:rPr>
              <w:t xml:space="preserve"> </w:t>
            </w:r>
            <w:r>
              <w:rPr>
                <w:b/>
                <w:sz w:val="20"/>
              </w:rPr>
              <w:t xml:space="preserve">Lead </w:t>
            </w:r>
            <w:r>
              <w:rPr>
                <w:b/>
                <w:spacing w:val="-2"/>
                <w:sz w:val="20"/>
              </w:rPr>
              <w:t>Network?</w:t>
            </w:r>
          </w:p>
        </w:tc>
        <w:tc>
          <w:tcPr>
            <w:tcW w:w="4149" w:type="dxa"/>
          </w:tcPr>
          <w:p w14:paraId="11B9D394" w14:textId="77777777" w:rsidR="003E6880" w:rsidRDefault="003E6880">
            <w:pPr>
              <w:pStyle w:val="TableParagraph"/>
              <w:spacing w:before="0"/>
              <w:rPr>
                <w:rFonts w:ascii="Times New Roman"/>
                <w:sz w:val="20"/>
              </w:rPr>
            </w:pPr>
          </w:p>
        </w:tc>
      </w:tr>
    </w:tbl>
    <w:p w14:paraId="2D2320B4" w14:textId="77777777" w:rsidR="003E6880" w:rsidRDefault="003E6880">
      <w:pPr>
        <w:rPr>
          <w:rFonts w:ascii="Times New Roman"/>
          <w:sz w:val="20"/>
        </w:rPr>
        <w:sectPr w:rsidR="003E6880" w:rsidSect="00C27A3A">
          <w:pgSz w:w="11910" w:h="16840"/>
          <w:pgMar w:top="1080" w:right="620" w:bottom="680" w:left="660" w:header="716" w:footer="483" w:gutter="0"/>
          <w:cols w:space="720"/>
        </w:sectPr>
      </w:pPr>
    </w:p>
    <w:p w14:paraId="37AA769A" w14:textId="77777777" w:rsidR="003E6880" w:rsidRDefault="003E6880">
      <w:pPr>
        <w:pStyle w:val="BodyText"/>
      </w:pPr>
    </w:p>
    <w:p w14:paraId="2194CA4A" w14:textId="77777777" w:rsidR="003E6880" w:rsidRDefault="003E6880">
      <w:pPr>
        <w:pStyle w:val="BodyText"/>
        <w:spacing w:before="183"/>
      </w:pPr>
    </w:p>
    <w:p w14:paraId="64213247" w14:textId="77777777" w:rsidR="003E6880" w:rsidRDefault="003E6880">
      <w:pPr>
        <w:pStyle w:val="Heading2"/>
      </w:pPr>
      <w:r>
        <w:t>NHS</w:t>
      </w:r>
      <w:r>
        <w:rPr>
          <w:spacing w:val="-3"/>
        </w:rPr>
        <w:t xml:space="preserve"> </w:t>
      </w:r>
      <w:r>
        <w:t>Treatment</w:t>
      </w:r>
      <w:r>
        <w:rPr>
          <w:spacing w:val="-3"/>
        </w:rPr>
        <w:t xml:space="preserve"> </w:t>
      </w:r>
      <w:r>
        <w:rPr>
          <w:spacing w:val="-4"/>
        </w:rPr>
        <w:t>Costs</w:t>
      </w:r>
    </w:p>
    <w:p w14:paraId="6892ACE0" w14:textId="77777777" w:rsidR="003E6880" w:rsidRDefault="003E6880">
      <w:pPr>
        <w:pStyle w:val="BodyText"/>
        <w:ind w:left="219"/>
      </w:pPr>
      <w:r>
        <w:t>No</w:t>
      </w:r>
      <w:r>
        <w:rPr>
          <w:spacing w:val="-2"/>
        </w:rPr>
        <w:t xml:space="preserve"> </w:t>
      </w:r>
      <w:r>
        <w:t>costs</w:t>
      </w:r>
      <w:r>
        <w:rPr>
          <w:spacing w:val="-1"/>
        </w:rPr>
        <w:t xml:space="preserve"> </w:t>
      </w:r>
      <w:r>
        <w:t>have</w:t>
      </w:r>
      <w:r>
        <w:rPr>
          <w:spacing w:val="-2"/>
        </w:rPr>
        <w:t xml:space="preserve"> </w:t>
      </w:r>
      <w:r>
        <w:t>been</w:t>
      </w:r>
      <w:r>
        <w:rPr>
          <w:spacing w:val="-1"/>
        </w:rPr>
        <w:t xml:space="preserve"> </w:t>
      </w:r>
      <w:proofErr w:type="gramStart"/>
      <w:r>
        <w:rPr>
          <w:spacing w:val="-2"/>
        </w:rPr>
        <w:t>added</w:t>
      </w:r>
      <w:proofErr w:type="gramEnd"/>
    </w:p>
    <w:tbl>
      <w:tblPr>
        <w:tblW w:w="0" w:type="auto"/>
        <w:tblInd w:w="2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135"/>
        <w:gridCol w:w="4149"/>
      </w:tblGrid>
      <w:tr w:rsidR="003E6880" w14:paraId="1D64FFF6" w14:textId="77777777">
        <w:trPr>
          <w:trHeight w:val="595"/>
        </w:trPr>
        <w:tc>
          <w:tcPr>
            <w:tcW w:w="6135" w:type="dxa"/>
          </w:tcPr>
          <w:p w14:paraId="5DFEFA78" w14:textId="77777777" w:rsidR="003E6880" w:rsidRDefault="003E6880">
            <w:pPr>
              <w:pStyle w:val="TableParagraph"/>
              <w:ind w:left="68"/>
              <w:rPr>
                <w:b/>
                <w:sz w:val="20"/>
              </w:rPr>
            </w:pPr>
            <w:r>
              <w:rPr>
                <w:b/>
                <w:sz w:val="20"/>
              </w:rPr>
              <w:t>Have</w:t>
            </w:r>
            <w:r>
              <w:rPr>
                <w:b/>
                <w:spacing w:val="-4"/>
                <w:sz w:val="20"/>
              </w:rPr>
              <w:t xml:space="preserve"> </w:t>
            </w:r>
            <w:r>
              <w:rPr>
                <w:b/>
                <w:sz w:val="20"/>
              </w:rPr>
              <w:t>you</w:t>
            </w:r>
            <w:r>
              <w:rPr>
                <w:b/>
                <w:spacing w:val="-4"/>
                <w:sz w:val="20"/>
              </w:rPr>
              <w:t xml:space="preserve"> </w:t>
            </w:r>
            <w:r>
              <w:rPr>
                <w:b/>
                <w:sz w:val="20"/>
              </w:rPr>
              <w:t>discussed</w:t>
            </w:r>
            <w:r>
              <w:rPr>
                <w:b/>
                <w:spacing w:val="-4"/>
                <w:sz w:val="20"/>
              </w:rPr>
              <w:t xml:space="preserve"> </w:t>
            </w:r>
            <w:r>
              <w:rPr>
                <w:b/>
                <w:sz w:val="20"/>
              </w:rPr>
              <w:t>and</w:t>
            </w:r>
            <w:r>
              <w:rPr>
                <w:b/>
                <w:spacing w:val="-4"/>
                <w:sz w:val="20"/>
              </w:rPr>
              <w:t xml:space="preserve"> </w:t>
            </w:r>
            <w:r>
              <w:rPr>
                <w:b/>
                <w:sz w:val="20"/>
              </w:rPr>
              <w:t>agreed</w:t>
            </w:r>
            <w:r>
              <w:rPr>
                <w:b/>
                <w:spacing w:val="-4"/>
                <w:sz w:val="20"/>
              </w:rPr>
              <w:t xml:space="preserve"> </w:t>
            </w:r>
            <w:r>
              <w:rPr>
                <w:b/>
                <w:sz w:val="20"/>
              </w:rPr>
              <w:t>the</w:t>
            </w:r>
            <w:r>
              <w:rPr>
                <w:b/>
                <w:spacing w:val="-4"/>
                <w:sz w:val="20"/>
              </w:rPr>
              <w:t xml:space="preserve"> </w:t>
            </w:r>
            <w:r>
              <w:rPr>
                <w:b/>
                <w:sz w:val="20"/>
              </w:rPr>
              <w:t>NHS</w:t>
            </w:r>
            <w:r>
              <w:rPr>
                <w:b/>
                <w:spacing w:val="-4"/>
                <w:sz w:val="20"/>
              </w:rPr>
              <w:t xml:space="preserve"> </w:t>
            </w:r>
            <w:r>
              <w:rPr>
                <w:b/>
                <w:sz w:val="20"/>
              </w:rPr>
              <w:t>costs</w:t>
            </w:r>
            <w:r>
              <w:rPr>
                <w:b/>
                <w:spacing w:val="-4"/>
                <w:sz w:val="20"/>
              </w:rPr>
              <w:t xml:space="preserve"> </w:t>
            </w:r>
            <w:r>
              <w:rPr>
                <w:b/>
                <w:sz w:val="20"/>
              </w:rPr>
              <w:t>with</w:t>
            </w:r>
            <w:r>
              <w:rPr>
                <w:b/>
                <w:spacing w:val="-4"/>
                <w:sz w:val="20"/>
              </w:rPr>
              <w:t xml:space="preserve"> </w:t>
            </w:r>
            <w:r>
              <w:rPr>
                <w:b/>
                <w:sz w:val="20"/>
              </w:rPr>
              <w:t>the</w:t>
            </w:r>
            <w:r>
              <w:rPr>
                <w:b/>
                <w:spacing w:val="-4"/>
                <w:sz w:val="20"/>
              </w:rPr>
              <w:t xml:space="preserve"> </w:t>
            </w:r>
            <w:r>
              <w:rPr>
                <w:b/>
                <w:sz w:val="20"/>
              </w:rPr>
              <w:t xml:space="preserve">Lead </w:t>
            </w:r>
            <w:r>
              <w:rPr>
                <w:b/>
                <w:spacing w:val="-2"/>
                <w:sz w:val="20"/>
              </w:rPr>
              <w:t>Trust?</w:t>
            </w:r>
          </w:p>
        </w:tc>
        <w:tc>
          <w:tcPr>
            <w:tcW w:w="4149" w:type="dxa"/>
          </w:tcPr>
          <w:p w14:paraId="19DBB96B" w14:textId="77777777" w:rsidR="003E6880" w:rsidRDefault="003E6880">
            <w:pPr>
              <w:pStyle w:val="TableParagraph"/>
              <w:spacing w:before="0"/>
              <w:rPr>
                <w:rFonts w:ascii="Times New Roman"/>
                <w:sz w:val="20"/>
              </w:rPr>
            </w:pPr>
          </w:p>
        </w:tc>
      </w:tr>
    </w:tbl>
    <w:p w14:paraId="46BC3BC9" w14:textId="77777777" w:rsidR="003E6880" w:rsidRDefault="003E6880">
      <w:pPr>
        <w:pStyle w:val="BodyText"/>
        <w:spacing w:before="26"/>
      </w:pPr>
      <w:r>
        <w:rPr>
          <w:noProof/>
        </w:rPr>
        <mc:AlternateContent>
          <mc:Choice Requires="wpg">
            <w:drawing>
              <wp:anchor distT="0" distB="0" distL="0" distR="0" simplePos="0" relativeHeight="251658265" behindDoc="1" locked="0" layoutInCell="1" allowOverlap="1" wp14:anchorId="4C678FF8" wp14:editId="3C0AF536">
                <wp:simplePos x="0" y="0"/>
                <wp:positionH relativeFrom="page">
                  <wp:posOffset>558482</wp:posOffset>
                </wp:positionH>
                <wp:positionV relativeFrom="paragraph">
                  <wp:posOffset>178396</wp:posOffset>
                </wp:positionV>
                <wp:extent cx="6539865" cy="493395"/>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493395"/>
                          <a:chOff x="0" y="0"/>
                          <a:chExt cx="6539865" cy="493395"/>
                        </a:xfrm>
                      </wpg:grpSpPr>
                      <wps:wsp>
                        <wps:cNvPr id="91" name="Graphic 91"/>
                        <wps:cNvSpPr/>
                        <wps:spPr>
                          <a:xfrm>
                            <a:off x="0" y="9525"/>
                            <a:ext cx="6539865" cy="479425"/>
                          </a:xfrm>
                          <a:custGeom>
                            <a:avLst/>
                            <a:gdLst/>
                            <a:ahLst/>
                            <a:cxnLst/>
                            <a:rect l="l" t="t" r="r" b="b"/>
                            <a:pathLst>
                              <a:path w="6539865" h="479425">
                                <a:moveTo>
                                  <a:pt x="4762" y="0"/>
                                </a:moveTo>
                                <a:lnTo>
                                  <a:pt x="4762" y="474319"/>
                                </a:lnTo>
                              </a:path>
                              <a:path w="6539865" h="479425">
                                <a:moveTo>
                                  <a:pt x="6535102" y="0"/>
                                </a:moveTo>
                                <a:lnTo>
                                  <a:pt x="6535102" y="474319"/>
                                </a:lnTo>
                              </a:path>
                              <a:path w="6539865" h="479425">
                                <a:moveTo>
                                  <a:pt x="9525" y="383197"/>
                                </a:moveTo>
                                <a:lnTo>
                                  <a:pt x="6530340" y="383197"/>
                                </a:lnTo>
                              </a:path>
                              <a:path w="6539865" h="479425">
                                <a:moveTo>
                                  <a:pt x="0" y="479082"/>
                                </a:moveTo>
                                <a:lnTo>
                                  <a:pt x="6539865" y="479082"/>
                                </a:lnTo>
                              </a:path>
                            </a:pathLst>
                          </a:custGeom>
                          <a:ln w="9525">
                            <a:solidFill>
                              <a:srgbClr val="000000"/>
                            </a:solidFill>
                            <a:prstDash val="solid"/>
                          </a:ln>
                        </wps:spPr>
                        <wps:bodyPr wrap="square" lIns="0" tIns="0" rIns="0" bIns="0" rtlCol="0">
                          <a:prstTxWarp prst="textNoShape">
                            <a:avLst/>
                          </a:prstTxWarp>
                          <a:noAutofit/>
                        </wps:bodyPr>
                      </wps:wsp>
                      <wps:wsp>
                        <wps:cNvPr id="92" name="Textbox 92"/>
                        <wps:cNvSpPr txBox="1"/>
                        <wps:spPr>
                          <a:xfrm>
                            <a:off x="4762" y="4762"/>
                            <a:ext cx="6530340" cy="387985"/>
                          </a:xfrm>
                          <a:prstGeom prst="rect">
                            <a:avLst/>
                          </a:prstGeom>
                          <a:ln w="9525">
                            <a:solidFill>
                              <a:srgbClr val="000000"/>
                            </a:solidFill>
                            <a:prstDash val="solid"/>
                          </a:ln>
                        </wps:spPr>
                        <wps:txbx>
                          <w:txbxContent>
                            <w:p w14:paraId="6E6C13BB" w14:textId="77777777" w:rsidR="003E6880" w:rsidRDefault="003E6880">
                              <w:pPr>
                                <w:spacing w:before="68"/>
                                <w:ind w:left="60" w:right="155"/>
                                <w:rPr>
                                  <w:b/>
                                  <w:sz w:val="20"/>
                                </w:rPr>
                              </w:pPr>
                              <w:r>
                                <w:rPr>
                                  <w:b/>
                                  <w:sz w:val="20"/>
                                </w:rPr>
                                <w:t>Is</w:t>
                              </w:r>
                              <w:r>
                                <w:rPr>
                                  <w:b/>
                                  <w:spacing w:val="-3"/>
                                  <w:sz w:val="20"/>
                                </w:rPr>
                                <w:t xml:space="preserve"> </w:t>
                              </w:r>
                              <w:r>
                                <w:rPr>
                                  <w:b/>
                                  <w:sz w:val="20"/>
                                </w:rPr>
                                <w:t>the</w:t>
                              </w:r>
                              <w:r>
                                <w:rPr>
                                  <w:b/>
                                  <w:spacing w:val="-3"/>
                                  <w:sz w:val="20"/>
                                </w:rPr>
                                <w:t xml:space="preserve"> </w:t>
                              </w:r>
                              <w:r>
                                <w:rPr>
                                  <w:b/>
                                  <w:sz w:val="20"/>
                                </w:rPr>
                                <w:t>patient/service</w:t>
                              </w:r>
                              <w:r>
                                <w:rPr>
                                  <w:b/>
                                  <w:spacing w:val="-3"/>
                                  <w:sz w:val="20"/>
                                </w:rPr>
                                <w:t xml:space="preserve"> </w:t>
                              </w:r>
                              <w:r>
                                <w:rPr>
                                  <w:b/>
                                  <w:sz w:val="20"/>
                                </w:rPr>
                                <w:t>user</w:t>
                              </w:r>
                              <w:r>
                                <w:rPr>
                                  <w:b/>
                                  <w:spacing w:val="-3"/>
                                  <w:sz w:val="20"/>
                                </w:rPr>
                                <w:t xml:space="preserve"> </w:t>
                              </w:r>
                              <w:r>
                                <w:rPr>
                                  <w:b/>
                                  <w:sz w:val="20"/>
                                </w:rPr>
                                <w:t>care</w:t>
                              </w:r>
                              <w:r>
                                <w:rPr>
                                  <w:b/>
                                  <w:spacing w:val="-3"/>
                                  <w:sz w:val="20"/>
                                </w:rPr>
                                <w:t xml:space="preserve"> </w:t>
                              </w:r>
                              <w:r>
                                <w:rPr>
                                  <w:b/>
                                  <w:sz w:val="20"/>
                                </w:rPr>
                                <w:t>being</w:t>
                              </w:r>
                              <w:r>
                                <w:rPr>
                                  <w:b/>
                                  <w:spacing w:val="-3"/>
                                  <w:sz w:val="20"/>
                                </w:rPr>
                                <w:t xml:space="preserve"> </w:t>
                              </w:r>
                              <w:r>
                                <w:rPr>
                                  <w:b/>
                                  <w:sz w:val="20"/>
                                </w:rPr>
                                <w:t>provided</w:t>
                              </w:r>
                              <w:r>
                                <w:rPr>
                                  <w:b/>
                                  <w:spacing w:val="-3"/>
                                  <w:sz w:val="20"/>
                                </w:rPr>
                                <w:t xml:space="preserve"> </w:t>
                              </w:r>
                              <w:r>
                                <w:rPr>
                                  <w:b/>
                                  <w:sz w:val="20"/>
                                </w:rPr>
                                <w:t>different</w:t>
                              </w:r>
                              <w:r>
                                <w:rPr>
                                  <w:b/>
                                  <w:spacing w:val="-3"/>
                                  <w:sz w:val="20"/>
                                </w:rPr>
                                <w:t xml:space="preserve"> </w:t>
                              </w:r>
                              <w:r>
                                <w:rPr>
                                  <w:b/>
                                  <w:sz w:val="20"/>
                                </w:rPr>
                                <w:t>from</w:t>
                              </w:r>
                              <w:r>
                                <w:rPr>
                                  <w:b/>
                                  <w:spacing w:val="-3"/>
                                  <w:sz w:val="20"/>
                                </w:rPr>
                                <w:t xml:space="preserve"> </w:t>
                              </w:r>
                              <w:r>
                                <w:rPr>
                                  <w:b/>
                                  <w:sz w:val="20"/>
                                </w:rPr>
                                <w:t>the</w:t>
                              </w:r>
                              <w:r>
                                <w:rPr>
                                  <w:b/>
                                  <w:spacing w:val="-3"/>
                                  <w:sz w:val="20"/>
                                </w:rPr>
                                <w:t xml:space="preserve"> </w:t>
                              </w:r>
                              <w:r>
                                <w:rPr>
                                  <w:b/>
                                  <w:sz w:val="20"/>
                                </w:rPr>
                                <w:t>usual</w:t>
                              </w:r>
                              <w:r>
                                <w:rPr>
                                  <w:b/>
                                  <w:spacing w:val="-4"/>
                                  <w:sz w:val="20"/>
                                </w:rPr>
                                <w:t xml:space="preserve"> </w:t>
                              </w:r>
                              <w:r>
                                <w:rPr>
                                  <w:b/>
                                  <w:sz w:val="20"/>
                                </w:rPr>
                                <w:t>standard</w:t>
                              </w:r>
                              <w:r>
                                <w:rPr>
                                  <w:b/>
                                  <w:spacing w:val="-4"/>
                                  <w:sz w:val="20"/>
                                </w:rPr>
                                <w:t xml:space="preserve"> </w:t>
                              </w:r>
                              <w:r>
                                <w:rPr>
                                  <w:b/>
                                  <w:sz w:val="20"/>
                                </w:rPr>
                                <w:t>treatment</w:t>
                              </w:r>
                              <w:r>
                                <w:rPr>
                                  <w:b/>
                                  <w:spacing w:val="-3"/>
                                  <w:sz w:val="20"/>
                                </w:rPr>
                                <w:t xml:space="preserve"> </w:t>
                              </w:r>
                              <w:r>
                                <w:rPr>
                                  <w:b/>
                                  <w:sz w:val="20"/>
                                </w:rPr>
                                <w:t>for</w:t>
                              </w:r>
                              <w:r>
                                <w:rPr>
                                  <w:b/>
                                  <w:spacing w:val="-3"/>
                                  <w:sz w:val="20"/>
                                </w:rPr>
                                <w:t xml:space="preserve"> </w:t>
                              </w:r>
                              <w:r>
                                <w:rPr>
                                  <w:b/>
                                  <w:sz w:val="20"/>
                                </w:rPr>
                                <w:t xml:space="preserve">the </w:t>
                              </w:r>
                              <w:r>
                                <w:rPr>
                                  <w:b/>
                                  <w:spacing w:val="-2"/>
                                  <w:sz w:val="20"/>
                                </w:rPr>
                                <w:t>condition?</w:t>
                              </w:r>
                            </w:p>
                          </w:txbxContent>
                        </wps:txbx>
                        <wps:bodyPr wrap="square" lIns="0" tIns="0" rIns="0" bIns="0" rtlCol="0">
                          <a:noAutofit/>
                        </wps:bodyPr>
                      </wps:wsp>
                    </wpg:wgp>
                  </a:graphicData>
                </a:graphic>
              </wp:anchor>
            </w:drawing>
          </mc:Choice>
          <mc:Fallback>
            <w:pict>
              <v:group w14:anchorId="4C678FF8" id="Group 90" o:spid="_x0000_s1080" style="position:absolute;margin-left:43.95pt;margin-top:14.05pt;width:514.95pt;height:38.85pt;z-index:-251658215;mso-wrap-distance-left:0;mso-wrap-distance-right:0;mso-position-horizontal-relative:page;mso-position-vertical-relative:text" coordsize="65398,4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">
                <v:shape id="Graphic 91" o:spid="_x0000_s1081" style="position:absolute;top:95;width:65398;height:4794;visibility:visible;mso-wrap-style:square;v-text-anchor:top" coordsize="6539865,479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" path="m4762,r,474319em6535102,r,474319em9525,383197r6520815,em,479082r6539865,e" filled="f">
                  <v:path arrowok="t"/>
                </v:shape>
                <v:shape id="Textbox 92" o:spid="_x0000_s1082" type="#_x0000_t202" style="position:absolute;left:47;top:47;width:65304;height:3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" filled="f">
                  <v:textbox inset="0,0,0,0">
                    <w:txbxContent>
                      <w:p w14:paraId="6E6C13BB" w14:textId="77777777" w:rsidR="003E6880" w:rsidRDefault="003E6880">
                        <w:pPr>
                          <w:spacing w:before="68"/>
                          <w:ind w:left="60" w:right="155"/>
                          <w:rPr>
                            <w:b/>
                            <w:sz w:val="20"/>
                          </w:rPr>
                        </w:pPr>
                        <w:r>
                          <w:rPr>
                            <w:b/>
                            <w:sz w:val="20"/>
                          </w:rPr>
                          <w:t>Is</w:t>
                        </w:r>
                        <w:r>
                          <w:rPr>
                            <w:b/>
                            <w:spacing w:val="-3"/>
                            <w:sz w:val="20"/>
                          </w:rPr>
                          <w:t xml:space="preserve"> </w:t>
                        </w:r>
                        <w:r>
                          <w:rPr>
                            <w:b/>
                            <w:sz w:val="20"/>
                          </w:rPr>
                          <w:t>the</w:t>
                        </w:r>
                        <w:r>
                          <w:rPr>
                            <w:b/>
                            <w:spacing w:val="-3"/>
                            <w:sz w:val="20"/>
                          </w:rPr>
                          <w:t xml:space="preserve"> </w:t>
                        </w:r>
                        <w:r>
                          <w:rPr>
                            <w:b/>
                            <w:sz w:val="20"/>
                          </w:rPr>
                          <w:t>patient/service</w:t>
                        </w:r>
                        <w:r>
                          <w:rPr>
                            <w:b/>
                            <w:spacing w:val="-3"/>
                            <w:sz w:val="20"/>
                          </w:rPr>
                          <w:t xml:space="preserve"> </w:t>
                        </w:r>
                        <w:r>
                          <w:rPr>
                            <w:b/>
                            <w:sz w:val="20"/>
                          </w:rPr>
                          <w:t>user</w:t>
                        </w:r>
                        <w:r>
                          <w:rPr>
                            <w:b/>
                            <w:spacing w:val="-3"/>
                            <w:sz w:val="20"/>
                          </w:rPr>
                          <w:t xml:space="preserve"> </w:t>
                        </w:r>
                        <w:r>
                          <w:rPr>
                            <w:b/>
                            <w:sz w:val="20"/>
                          </w:rPr>
                          <w:t>care</w:t>
                        </w:r>
                        <w:r>
                          <w:rPr>
                            <w:b/>
                            <w:spacing w:val="-3"/>
                            <w:sz w:val="20"/>
                          </w:rPr>
                          <w:t xml:space="preserve"> </w:t>
                        </w:r>
                        <w:r>
                          <w:rPr>
                            <w:b/>
                            <w:sz w:val="20"/>
                          </w:rPr>
                          <w:t>being</w:t>
                        </w:r>
                        <w:r>
                          <w:rPr>
                            <w:b/>
                            <w:spacing w:val="-3"/>
                            <w:sz w:val="20"/>
                          </w:rPr>
                          <w:t xml:space="preserve"> </w:t>
                        </w:r>
                        <w:r>
                          <w:rPr>
                            <w:b/>
                            <w:sz w:val="20"/>
                          </w:rPr>
                          <w:t>provided</w:t>
                        </w:r>
                        <w:r>
                          <w:rPr>
                            <w:b/>
                            <w:spacing w:val="-3"/>
                            <w:sz w:val="20"/>
                          </w:rPr>
                          <w:t xml:space="preserve"> </w:t>
                        </w:r>
                        <w:r>
                          <w:rPr>
                            <w:b/>
                            <w:sz w:val="20"/>
                          </w:rPr>
                          <w:t>different</w:t>
                        </w:r>
                        <w:r>
                          <w:rPr>
                            <w:b/>
                            <w:spacing w:val="-3"/>
                            <w:sz w:val="20"/>
                          </w:rPr>
                          <w:t xml:space="preserve"> </w:t>
                        </w:r>
                        <w:r>
                          <w:rPr>
                            <w:b/>
                            <w:sz w:val="20"/>
                          </w:rPr>
                          <w:t>from</w:t>
                        </w:r>
                        <w:r>
                          <w:rPr>
                            <w:b/>
                            <w:spacing w:val="-3"/>
                            <w:sz w:val="20"/>
                          </w:rPr>
                          <w:t xml:space="preserve"> </w:t>
                        </w:r>
                        <w:r>
                          <w:rPr>
                            <w:b/>
                            <w:sz w:val="20"/>
                          </w:rPr>
                          <w:t>the</w:t>
                        </w:r>
                        <w:r>
                          <w:rPr>
                            <w:b/>
                            <w:spacing w:val="-3"/>
                            <w:sz w:val="20"/>
                          </w:rPr>
                          <w:t xml:space="preserve"> </w:t>
                        </w:r>
                        <w:r>
                          <w:rPr>
                            <w:b/>
                            <w:sz w:val="20"/>
                          </w:rPr>
                          <w:t>usual</w:t>
                        </w:r>
                        <w:r>
                          <w:rPr>
                            <w:b/>
                            <w:spacing w:val="-4"/>
                            <w:sz w:val="20"/>
                          </w:rPr>
                          <w:t xml:space="preserve"> </w:t>
                        </w:r>
                        <w:r>
                          <w:rPr>
                            <w:b/>
                            <w:sz w:val="20"/>
                          </w:rPr>
                          <w:t>standard</w:t>
                        </w:r>
                        <w:r>
                          <w:rPr>
                            <w:b/>
                            <w:spacing w:val="-4"/>
                            <w:sz w:val="20"/>
                          </w:rPr>
                          <w:t xml:space="preserve"> </w:t>
                        </w:r>
                        <w:r>
                          <w:rPr>
                            <w:b/>
                            <w:sz w:val="20"/>
                          </w:rPr>
                          <w:t>treatment</w:t>
                        </w:r>
                        <w:r>
                          <w:rPr>
                            <w:b/>
                            <w:spacing w:val="-3"/>
                            <w:sz w:val="20"/>
                          </w:rPr>
                          <w:t xml:space="preserve"> </w:t>
                        </w:r>
                        <w:r>
                          <w:rPr>
                            <w:b/>
                            <w:sz w:val="20"/>
                          </w:rPr>
                          <w:t>for</w:t>
                        </w:r>
                        <w:r>
                          <w:rPr>
                            <w:b/>
                            <w:spacing w:val="-3"/>
                            <w:sz w:val="20"/>
                          </w:rPr>
                          <w:t xml:space="preserve"> </w:t>
                        </w:r>
                        <w:r>
                          <w:rPr>
                            <w:b/>
                            <w:sz w:val="20"/>
                          </w:rPr>
                          <w:t xml:space="preserve">the </w:t>
                        </w:r>
                        <w:r>
                          <w:rPr>
                            <w:b/>
                            <w:spacing w:val="-2"/>
                            <w:sz w:val="20"/>
                          </w:rPr>
                          <w:t>condition?</w:t>
                        </w:r>
                      </w:p>
                    </w:txbxContent>
                  </v:textbox>
                </v:shape>
                <w10:wrap type="topAndBottom" anchorx="page"/>
              </v:group>
            </w:pict>
          </mc:Fallback>
        </mc:AlternateContent>
      </w:r>
    </w:p>
    <w:p w14:paraId="3E4E696F" w14:textId="77777777" w:rsidR="003E6880" w:rsidRDefault="003E6880">
      <w:pPr>
        <w:pStyle w:val="BodyText"/>
      </w:pPr>
    </w:p>
    <w:p w14:paraId="612F91E0" w14:textId="77777777" w:rsidR="003E6880" w:rsidRDefault="003E6880">
      <w:pPr>
        <w:pStyle w:val="BodyText"/>
        <w:spacing w:before="100"/>
      </w:pPr>
    </w:p>
    <w:p w14:paraId="78FC344F" w14:textId="77777777" w:rsidR="003E6880" w:rsidRDefault="003E6880">
      <w:pPr>
        <w:pStyle w:val="Heading2"/>
      </w:pPr>
      <w:r>
        <w:t>Usual</w:t>
      </w:r>
      <w:r>
        <w:rPr>
          <w:spacing w:val="-4"/>
        </w:rPr>
        <w:t xml:space="preserve"> </w:t>
      </w:r>
      <w:r>
        <w:t>Treatment</w:t>
      </w:r>
      <w:r>
        <w:rPr>
          <w:spacing w:val="-3"/>
        </w:rPr>
        <w:t xml:space="preserve"> </w:t>
      </w:r>
      <w:r>
        <w:rPr>
          <w:spacing w:val="-2"/>
        </w:rPr>
        <w:t>Costs</w:t>
      </w:r>
    </w:p>
    <w:p w14:paraId="7E6FB727" w14:textId="77777777" w:rsidR="003E6880" w:rsidRDefault="003E6880">
      <w:pPr>
        <w:pStyle w:val="BodyText"/>
        <w:ind w:left="219"/>
      </w:pPr>
      <w:r>
        <w:t>No</w:t>
      </w:r>
      <w:r>
        <w:rPr>
          <w:spacing w:val="-2"/>
        </w:rPr>
        <w:t xml:space="preserve"> </w:t>
      </w:r>
      <w:r>
        <w:t>costs</w:t>
      </w:r>
      <w:r>
        <w:rPr>
          <w:spacing w:val="-1"/>
        </w:rPr>
        <w:t xml:space="preserve"> </w:t>
      </w:r>
      <w:r>
        <w:t>have</w:t>
      </w:r>
      <w:r>
        <w:rPr>
          <w:spacing w:val="-2"/>
        </w:rPr>
        <w:t xml:space="preserve"> </w:t>
      </w:r>
      <w:r>
        <w:t>been</w:t>
      </w:r>
      <w:r>
        <w:rPr>
          <w:spacing w:val="-1"/>
        </w:rPr>
        <w:t xml:space="preserve"> </w:t>
      </w:r>
      <w:proofErr w:type="gramStart"/>
      <w:r>
        <w:rPr>
          <w:spacing w:val="-2"/>
        </w:rPr>
        <w:t>added</w:t>
      </w:r>
      <w:proofErr w:type="gramEnd"/>
    </w:p>
    <w:p w14:paraId="1ED24822" w14:textId="77777777" w:rsidR="003E6880" w:rsidRDefault="003E6880">
      <w:pPr>
        <w:pStyle w:val="BodyText"/>
      </w:pPr>
    </w:p>
    <w:p w14:paraId="042608A9" w14:textId="77777777" w:rsidR="003E6880" w:rsidRDefault="003E6880">
      <w:pPr>
        <w:pStyle w:val="BodyText"/>
        <w:spacing w:before="100"/>
      </w:pPr>
    </w:p>
    <w:p w14:paraId="4226F9BC" w14:textId="77777777" w:rsidR="003E6880" w:rsidRDefault="003E6880">
      <w:pPr>
        <w:pStyle w:val="Heading2"/>
      </w:pPr>
      <w:r>
        <w:rPr>
          <w:noProof/>
        </w:rPr>
        <mc:AlternateContent>
          <mc:Choice Requires="wps">
            <w:drawing>
              <wp:anchor distT="0" distB="0" distL="0" distR="0" simplePos="0" relativeHeight="251658256" behindDoc="1" locked="0" layoutInCell="1" allowOverlap="1" wp14:anchorId="0B6DE379" wp14:editId="11BC5E0B">
                <wp:simplePos x="0" y="0"/>
                <wp:positionH relativeFrom="page">
                  <wp:posOffset>362967</wp:posOffset>
                </wp:positionH>
                <wp:positionV relativeFrom="paragraph">
                  <wp:posOffset>1442201</wp:posOffset>
                </wp:positionV>
                <wp:extent cx="6859905" cy="914400"/>
                <wp:effectExtent l="0" t="0" r="0" b="0"/>
                <wp:wrapNone/>
                <wp:docPr id="9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200000">
                          <a:off x="0" y="0"/>
                          <a:ext cx="6859905" cy="914400"/>
                        </a:xfrm>
                        <a:prstGeom prst="rect">
                          <a:avLst/>
                        </a:prstGeom>
                      </wps:spPr>
                      <wps:txbx>
                        <w:txbxContent>
                          <w:p w14:paraId="433DE32C" w14:textId="77777777" w:rsidR="003E6880" w:rsidRDefault="003E6880">
                            <w:pPr>
                              <w:spacing w:line="1440" w:lineRule="exact"/>
                              <w:rPr>
                                <w:b/>
                                <w:sz w:val="144"/>
                              </w:rPr>
                            </w:pPr>
                            <w:r>
                              <w:rPr>
                                <w:b/>
                                <w:color w:val="D3D3D3"/>
                                <w:sz w:val="144"/>
                              </w:rPr>
                              <w:t>Pre-</w:t>
                            </w:r>
                            <w:r>
                              <w:rPr>
                                <w:b/>
                                <w:color w:val="D3D3D3"/>
                                <w:spacing w:val="-2"/>
                                <w:sz w:val="144"/>
                              </w:rPr>
                              <w:t>submission</w:t>
                            </w:r>
                          </w:p>
                        </w:txbxContent>
                      </wps:txbx>
                      <wps:bodyPr wrap="square" lIns="0" tIns="0" rIns="0" bIns="0" rtlCol="0">
                        <a:noAutofit/>
                      </wps:bodyPr>
                    </wps:wsp>
                  </a:graphicData>
                </a:graphic>
              </wp:anchor>
            </w:drawing>
          </mc:Choice>
          <mc:Fallback>
            <w:pict>
              <v:shape w14:anchorId="0B6DE379" id="Text Box 93" o:spid="_x0000_s1083" type="#_x0000_t202" style="position:absolute;left:0;text-align:left;margin-left:28.6pt;margin-top:113.55pt;width:540.15pt;height:1in;rotation:-40;z-index:-251658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" filled="f" stroked="f">
                <v:textbox inset="0,0,0,0">
                  <w:txbxContent>
                    <w:p w14:paraId="433DE32C" w14:textId="77777777" w:rsidR="003E6880" w:rsidRDefault="003E6880">
                      <w:pPr>
                        <w:spacing w:line="1440" w:lineRule="exact"/>
                        <w:rPr>
                          <w:b/>
                          <w:sz w:val="144"/>
                        </w:rPr>
                      </w:pPr>
                      <w:r>
                        <w:rPr>
                          <w:b/>
                          <w:color w:val="D3D3D3"/>
                          <w:sz w:val="144"/>
                        </w:rPr>
                        <w:t>Pre-</w:t>
                      </w:r>
                      <w:r>
                        <w:rPr>
                          <w:b/>
                          <w:color w:val="D3D3D3"/>
                          <w:spacing w:val="-2"/>
                          <w:sz w:val="144"/>
                        </w:rPr>
                        <w:t>submission</w:t>
                      </w:r>
                    </w:p>
                  </w:txbxContent>
                </v:textbox>
                <w10:wrap anchorx="page"/>
              </v:shape>
            </w:pict>
          </mc:Fallback>
        </mc:AlternateContent>
      </w:r>
      <w:r>
        <w:t>Excess</w:t>
      </w:r>
      <w:r>
        <w:rPr>
          <w:spacing w:val="-3"/>
        </w:rPr>
        <w:t xml:space="preserve"> </w:t>
      </w:r>
      <w:r>
        <w:t>Treatment</w:t>
      </w:r>
      <w:r>
        <w:rPr>
          <w:spacing w:val="-2"/>
        </w:rPr>
        <w:t xml:space="preserve"> costs/(savings)</w:t>
      </w:r>
    </w:p>
    <w:tbl>
      <w:tblPr>
        <w:tblW w:w="0" w:type="auto"/>
        <w:tblInd w:w="2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85"/>
        <w:gridCol w:w="1260"/>
        <w:gridCol w:w="2275"/>
        <w:gridCol w:w="4364"/>
      </w:tblGrid>
      <w:tr w:rsidR="003E6880" w14:paraId="0BDD96AC" w14:textId="77777777">
        <w:trPr>
          <w:trHeight w:val="595"/>
        </w:trPr>
        <w:tc>
          <w:tcPr>
            <w:tcW w:w="2385" w:type="dxa"/>
          </w:tcPr>
          <w:p w14:paraId="6C477FEE" w14:textId="77777777" w:rsidR="003E6880" w:rsidRDefault="003E6880">
            <w:pPr>
              <w:pStyle w:val="TableParagraph"/>
              <w:spacing w:before="0"/>
              <w:rPr>
                <w:rFonts w:ascii="Times New Roman"/>
                <w:sz w:val="20"/>
              </w:rPr>
            </w:pPr>
          </w:p>
        </w:tc>
        <w:tc>
          <w:tcPr>
            <w:tcW w:w="1260" w:type="dxa"/>
          </w:tcPr>
          <w:p w14:paraId="0E03B71D" w14:textId="77777777" w:rsidR="003E6880" w:rsidRDefault="003E6880">
            <w:pPr>
              <w:pStyle w:val="TableParagraph"/>
              <w:ind w:left="180" w:firstLine="44"/>
              <w:rPr>
                <w:b/>
                <w:sz w:val="20"/>
              </w:rPr>
            </w:pPr>
            <w:r>
              <w:rPr>
                <w:b/>
                <w:sz w:val="20"/>
              </w:rPr>
              <w:t xml:space="preserve">Cost per </w:t>
            </w:r>
            <w:proofErr w:type="gramStart"/>
            <w:r>
              <w:rPr>
                <w:b/>
                <w:spacing w:val="-2"/>
                <w:sz w:val="20"/>
              </w:rPr>
              <w:t>patient(</w:t>
            </w:r>
            <w:proofErr w:type="gramEnd"/>
            <w:r>
              <w:rPr>
                <w:b/>
                <w:spacing w:val="-2"/>
                <w:sz w:val="20"/>
              </w:rPr>
              <w:t>£)</w:t>
            </w:r>
          </w:p>
        </w:tc>
        <w:tc>
          <w:tcPr>
            <w:tcW w:w="2275" w:type="dxa"/>
          </w:tcPr>
          <w:p w14:paraId="3F948B82" w14:textId="77777777" w:rsidR="003E6880" w:rsidRDefault="003E6880">
            <w:pPr>
              <w:pStyle w:val="TableParagraph"/>
              <w:spacing w:before="183"/>
              <w:ind w:left="14"/>
              <w:jc w:val="center"/>
              <w:rPr>
                <w:b/>
                <w:sz w:val="20"/>
              </w:rPr>
            </w:pPr>
            <w:r>
              <w:rPr>
                <w:b/>
                <w:sz w:val="20"/>
              </w:rPr>
              <w:t>Year</w:t>
            </w:r>
            <w:r>
              <w:rPr>
                <w:b/>
                <w:spacing w:val="-3"/>
                <w:sz w:val="20"/>
              </w:rPr>
              <w:t xml:space="preserve"> </w:t>
            </w:r>
            <w:r>
              <w:rPr>
                <w:b/>
                <w:spacing w:val="-10"/>
                <w:sz w:val="20"/>
              </w:rPr>
              <w:t>1</w:t>
            </w:r>
          </w:p>
        </w:tc>
        <w:tc>
          <w:tcPr>
            <w:tcW w:w="4364" w:type="dxa"/>
          </w:tcPr>
          <w:p w14:paraId="40B8C801" w14:textId="77777777" w:rsidR="003E6880" w:rsidRDefault="003E6880">
            <w:pPr>
              <w:pStyle w:val="TableParagraph"/>
              <w:spacing w:before="183"/>
              <w:ind w:left="15"/>
              <w:jc w:val="center"/>
              <w:rPr>
                <w:b/>
                <w:sz w:val="20"/>
              </w:rPr>
            </w:pPr>
            <w:r>
              <w:rPr>
                <w:b/>
                <w:sz w:val="20"/>
              </w:rPr>
              <w:t xml:space="preserve">Total Cost </w:t>
            </w:r>
            <w:r>
              <w:rPr>
                <w:b/>
                <w:spacing w:val="-5"/>
                <w:sz w:val="20"/>
              </w:rPr>
              <w:t>(£)</w:t>
            </w:r>
          </w:p>
        </w:tc>
      </w:tr>
      <w:tr w:rsidR="003E6880" w14:paraId="4E54D872" w14:textId="77777777">
        <w:trPr>
          <w:trHeight w:val="825"/>
        </w:trPr>
        <w:tc>
          <w:tcPr>
            <w:tcW w:w="2385" w:type="dxa"/>
          </w:tcPr>
          <w:p w14:paraId="4EEA02D3" w14:textId="77777777" w:rsidR="003E6880" w:rsidRDefault="003E6880">
            <w:pPr>
              <w:pStyle w:val="TableParagraph"/>
              <w:ind w:left="68" w:right="124"/>
              <w:rPr>
                <w:sz w:val="20"/>
              </w:rPr>
            </w:pPr>
            <w:r>
              <w:rPr>
                <w:sz w:val="20"/>
              </w:rPr>
              <w:t>Total</w:t>
            </w:r>
            <w:r>
              <w:rPr>
                <w:spacing w:val="-14"/>
                <w:sz w:val="20"/>
              </w:rPr>
              <w:t xml:space="preserve"> </w:t>
            </w:r>
            <w:r>
              <w:rPr>
                <w:sz w:val="20"/>
              </w:rPr>
              <w:t>NHS</w:t>
            </w:r>
            <w:r>
              <w:rPr>
                <w:spacing w:val="-14"/>
                <w:sz w:val="20"/>
              </w:rPr>
              <w:t xml:space="preserve"> </w:t>
            </w:r>
            <w:r>
              <w:rPr>
                <w:sz w:val="20"/>
              </w:rPr>
              <w:t xml:space="preserve">Excess </w:t>
            </w:r>
            <w:r>
              <w:rPr>
                <w:spacing w:val="-2"/>
                <w:sz w:val="20"/>
              </w:rPr>
              <w:t>Treatment costs/(savings)</w:t>
            </w:r>
          </w:p>
        </w:tc>
        <w:tc>
          <w:tcPr>
            <w:tcW w:w="1260" w:type="dxa"/>
          </w:tcPr>
          <w:p w14:paraId="027B374A" w14:textId="77777777" w:rsidR="003E6880" w:rsidRDefault="003E6880">
            <w:pPr>
              <w:pStyle w:val="TableParagraph"/>
              <w:rPr>
                <w:b/>
                <w:sz w:val="20"/>
              </w:rPr>
            </w:pPr>
          </w:p>
          <w:p w14:paraId="4C04D52B" w14:textId="77777777" w:rsidR="003E6880" w:rsidRDefault="003E6880">
            <w:pPr>
              <w:pStyle w:val="TableParagraph"/>
              <w:spacing w:before="0"/>
              <w:ind w:right="51"/>
              <w:jc w:val="right"/>
              <w:rPr>
                <w:sz w:val="20"/>
              </w:rPr>
            </w:pPr>
            <w:r>
              <w:rPr>
                <w:spacing w:val="-10"/>
                <w:sz w:val="20"/>
              </w:rPr>
              <w:t>0</w:t>
            </w:r>
          </w:p>
        </w:tc>
        <w:tc>
          <w:tcPr>
            <w:tcW w:w="2275" w:type="dxa"/>
          </w:tcPr>
          <w:p w14:paraId="7072B0CE" w14:textId="77777777" w:rsidR="003E6880" w:rsidRDefault="003E6880">
            <w:pPr>
              <w:pStyle w:val="TableParagraph"/>
              <w:rPr>
                <w:b/>
                <w:sz w:val="20"/>
              </w:rPr>
            </w:pPr>
          </w:p>
          <w:p w14:paraId="7AF5CC0A" w14:textId="77777777" w:rsidR="003E6880" w:rsidRDefault="003E6880">
            <w:pPr>
              <w:pStyle w:val="TableParagraph"/>
              <w:spacing w:before="0"/>
              <w:ind w:right="51"/>
              <w:jc w:val="right"/>
              <w:rPr>
                <w:sz w:val="20"/>
              </w:rPr>
            </w:pPr>
            <w:r>
              <w:rPr>
                <w:spacing w:val="-10"/>
                <w:sz w:val="20"/>
              </w:rPr>
              <w:t>0</w:t>
            </w:r>
          </w:p>
        </w:tc>
        <w:tc>
          <w:tcPr>
            <w:tcW w:w="4364" w:type="dxa"/>
          </w:tcPr>
          <w:p w14:paraId="42A1898E" w14:textId="77777777" w:rsidR="003E6880" w:rsidRDefault="003E6880">
            <w:pPr>
              <w:pStyle w:val="TableParagraph"/>
              <w:rPr>
                <w:b/>
                <w:sz w:val="20"/>
              </w:rPr>
            </w:pPr>
          </w:p>
          <w:p w14:paraId="4A26D20B" w14:textId="77777777" w:rsidR="003E6880" w:rsidRDefault="003E6880">
            <w:pPr>
              <w:pStyle w:val="TableParagraph"/>
              <w:spacing w:before="0"/>
              <w:ind w:right="51"/>
              <w:jc w:val="right"/>
              <w:rPr>
                <w:sz w:val="20"/>
              </w:rPr>
            </w:pPr>
            <w:r>
              <w:rPr>
                <w:spacing w:val="-10"/>
                <w:sz w:val="20"/>
              </w:rPr>
              <w:t>0</w:t>
            </w:r>
          </w:p>
        </w:tc>
      </w:tr>
    </w:tbl>
    <w:p w14:paraId="28006F33" w14:textId="77777777" w:rsidR="003E6880" w:rsidRDefault="003E6880">
      <w:pPr>
        <w:pStyle w:val="BodyText"/>
        <w:spacing w:before="51" w:after="1"/>
        <w:rPr>
          <w:b/>
        </w:rPr>
      </w:pPr>
    </w:p>
    <w:tbl>
      <w:tblPr>
        <w:tblW w:w="0" w:type="auto"/>
        <w:tblInd w:w="2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135"/>
        <w:gridCol w:w="4149"/>
      </w:tblGrid>
      <w:tr w:rsidR="003E6880" w14:paraId="73063D5C" w14:textId="77777777">
        <w:trPr>
          <w:trHeight w:val="365"/>
        </w:trPr>
        <w:tc>
          <w:tcPr>
            <w:tcW w:w="6135" w:type="dxa"/>
          </w:tcPr>
          <w:p w14:paraId="33B6AC94" w14:textId="77777777" w:rsidR="003E6880" w:rsidRDefault="003E6880">
            <w:pPr>
              <w:pStyle w:val="TableParagraph"/>
              <w:spacing w:before="0"/>
              <w:rPr>
                <w:rFonts w:ascii="Times New Roman"/>
                <w:sz w:val="20"/>
              </w:rPr>
            </w:pPr>
          </w:p>
        </w:tc>
        <w:tc>
          <w:tcPr>
            <w:tcW w:w="4149" w:type="dxa"/>
          </w:tcPr>
          <w:p w14:paraId="02077453" w14:textId="77777777" w:rsidR="003E6880" w:rsidRDefault="003E6880">
            <w:pPr>
              <w:pStyle w:val="TableParagraph"/>
              <w:ind w:right="50"/>
              <w:jc w:val="right"/>
              <w:rPr>
                <w:b/>
                <w:sz w:val="20"/>
              </w:rPr>
            </w:pPr>
            <w:r>
              <w:rPr>
                <w:b/>
                <w:sz w:val="20"/>
              </w:rPr>
              <w:t>Total</w:t>
            </w:r>
            <w:r>
              <w:rPr>
                <w:b/>
                <w:spacing w:val="-1"/>
                <w:sz w:val="20"/>
              </w:rPr>
              <w:t xml:space="preserve"> </w:t>
            </w:r>
            <w:r>
              <w:rPr>
                <w:b/>
                <w:spacing w:val="-5"/>
                <w:sz w:val="20"/>
              </w:rPr>
              <w:t>(£)</w:t>
            </w:r>
          </w:p>
        </w:tc>
      </w:tr>
      <w:tr w:rsidR="003E6880" w14:paraId="5290F643" w14:textId="77777777">
        <w:trPr>
          <w:trHeight w:val="365"/>
        </w:trPr>
        <w:tc>
          <w:tcPr>
            <w:tcW w:w="6135" w:type="dxa"/>
          </w:tcPr>
          <w:p w14:paraId="516CEEE1" w14:textId="77777777" w:rsidR="003E6880" w:rsidRDefault="003E6880">
            <w:pPr>
              <w:pStyle w:val="TableParagraph"/>
              <w:ind w:left="68"/>
              <w:rPr>
                <w:sz w:val="20"/>
              </w:rPr>
            </w:pPr>
            <w:r>
              <w:rPr>
                <w:sz w:val="20"/>
              </w:rPr>
              <w:t>NHS</w:t>
            </w:r>
            <w:r>
              <w:rPr>
                <w:spacing w:val="-3"/>
                <w:sz w:val="20"/>
              </w:rPr>
              <w:t xml:space="preserve"> </w:t>
            </w:r>
            <w:r>
              <w:rPr>
                <w:sz w:val="20"/>
              </w:rPr>
              <w:t>Support</w:t>
            </w:r>
            <w:r>
              <w:rPr>
                <w:spacing w:val="-3"/>
                <w:sz w:val="20"/>
              </w:rPr>
              <w:t xml:space="preserve"> </w:t>
            </w:r>
            <w:r>
              <w:rPr>
                <w:sz w:val="20"/>
              </w:rPr>
              <w:t>Costs</w:t>
            </w:r>
            <w:r>
              <w:rPr>
                <w:spacing w:val="-3"/>
                <w:sz w:val="20"/>
              </w:rPr>
              <w:t xml:space="preserve"> </w:t>
            </w:r>
            <w:r>
              <w:rPr>
                <w:sz w:val="20"/>
              </w:rPr>
              <w:t>requested</w:t>
            </w:r>
            <w:r>
              <w:rPr>
                <w:spacing w:val="-2"/>
                <w:sz w:val="20"/>
              </w:rPr>
              <w:t xml:space="preserve"> </w:t>
            </w:r>
            <w:r>
              <w:rPr>
                <w:sz w:val="20"/>
              </w:rPr>
              <w:t>from</w:t>
            </w:r>
            <w:r>
              <w:rPr>
                <w:spacing w:val="-2"/>
                <w:sz w:val="20"/>
              </w:rPr>
              <w:t xml:space="preserve"> networks</w:t>
            </w:r>
          </w:p>
        </w:tc>
        <w:tc>
          <w:tcPr>
            <w:tcW w:w="4149" w:type="dxa"/>
          </w:tcPr>
          <w:p w14:paraId="5B151344" w14:textId="77777777" w:rsidR="003E6880" w:rsidRDefault="003E6880">
            <w:pPr>
              <w:pStyle w:val="TableParagraph"/>
              <w:ind w:right="51"/>
              <w:jc w:val="right"/>
              <w:rPr>
                <w:sz w:val="20"/>
              </w:rPr>
            </w:pPr>
            <w:r>
              <w:rPr>
                <w:spacing w:val="-10"/>
                <w:sz w:val="20"/>
              </w:rPr>
              <w:t>0</w:t>
            </w:r>
          </w:p>
        </w:tc>
      </w:tr>
      <w:tr w:rsidR="003E6880" w14:paraId="190F4818" w14:textId="77777777">
        <w:trPr>
          <w:trHeight w:val="365"/>
        </w:trPr>
        <w:tc>
          <w:tcPr>
            <w:tcW w:w="6135" w:type="dxa"/>
          </w:tcPr>
          <w:p w14:paraId="1E444B06" w14:textId="77777777" w:rsidR="003E6880" w:rsidRDefault="003E6880">
            <w:pPr>
              <w:pStyle w:val="TableParagraph"/>
              <w:ind w:left="68"/>
              <w:rPr>
                <w:sz w:val="20"/>
              </w:rPr>
            </w:pPr>
            <w:r>
              <w:rPr>
                <w:sz w:val="20"/>
              </w:rPr>
              <w:t xml:space="preserve">NHS Excess Treatment </w:t>
            </w:r>
            <w:r>
              <w:rPr>
                <w:spacing w:val="-2"/>
                <w:sz w:val="20"/>
              </w:rPr>
              <w:t>costs/savings</w:t>
            </w:r>
          </w:p>
        </w:tc>
        <w:tc>
          <w:tcPr>
            <w:tcW w:w="4149" w:type="dxa"/>
          </w:tcPr>
          <w:p w14:paraId="3CFEE11F" w14:textId="77777777" w:rsidR="003E6880" w:rsidRDefault="003E6880">
            <w:pPr>
              <w:pStyle w:val="TableParagraph"/>
              <w:ind w:right="51"/>
              <w:jc w:val="right"/>
              <w:rPr>
                <w:sz w:val="20"/>
              </w:rPr>
            </w:pPr>
            <w:r>
              <w:rPr>
                <w:spacing w:val="-10"/>
                <w:sz w:val="20"/>
              </w:rPr>
              <w:t>0</w:t>
            </w:r>
          </w:p>
        </w:tc>
      </w:tr>
      <w:tr w:rsidR="003E6880" w14:paraId="0B8DD8A1" w14:textId="77777777">
        <w:trPr>
          <w:trHeight w:val="365"/>
        </w:trPr>
        <w:tc>
          <w:tcPr>
            <w:tcW w:w="6135" w:type="dxa"/>
          </w:tcPr>
          <w:p w14:paraId="7A4D6E6C" w14:textId="77777777" w:rsidR="003E6880" w:rsidRDefault="003E6880">
            <w:pPr>
              <w:pStyle w:val="TableParagraph"/>
              <w:ind w:left="68"/>
              <w:rPr>
                <w:sz w:val="20"/>
              </w:rPr>
            </w:pPr>
            <w:r>
              <w:rPr>
                <w:sz w:val="20"/>
              </w:rPr>
              <w:t>TOTAL</w:t>
            </w:r>
            <w:r>
              <w:rPr>
                <w:spacing w:val="-5"/>
                <w:sz w:val="20"/>
              </w:rPr>
              <w:t xml:space="preserve"> </w:t>
            </w:r>
            <w:r>
              <w:rPr>
                <w:sz w:val="20"/>
              </w:rPr>
              <w:t>NHS</w:t>
            </w:r>
            <w:r>
              <w:rPr>
                <w:spacing w:val="-2"/>
                <w:sz w:val="20"/>
              </w:rPr>
              <w:t xml:space="preserve"> </w:t>
            </w:r>
            <w:r>
              <w:rPr>
                <w:sz w:val="20"/>
              </w:rPr>
              <w:t>SUPPORT</w:t>
            </w:r>
            <w:r>
              <w:rPr>
                <w:spacing w:val="-2"/>
                <w:sz w:val="20"/>
              </w:rPr>
              <w:t xml:space="preserve"> </w:t>
            </w:r>
            <w:r>
              <w:rPr>
                <w:sz w:val="20"/>
              </w:rPr>
              <w:t>AND</w:t>
            </w:r>
            <w:r>
              <w:rPr>
                <w:spacing w:val="-3"/>
                <w:sz w:val="20"/>
              </w:rPr>
              <w:t xml:space="preserve"> </w:t>
            </w:r>
            <w:r>
              <w:rPr>
                <w:sz w:val="20"/>
              </w:rPr>
              <w:t>TREATMENT</w:t>
            </w:r>
            <w:r>
              <w:rPr>
                <w:spacing w:val="-2"/>
                <w:sz w:val="20"/>
              </w:rPr>
              <w:t xml:space="preserve"> COSTS</w:t>
            </w:r>
          </w:p>
        </w:tc>
        <w:tc>
          <w:tcPr>
            <w:tcW w:w="4149" w:type="dxa"/>
          </w:tcPr>
          <w:p w14:paraId="07921DCC" w14:textId="77777777" w:rsidR="003E6880" w:rsidRDefault="003E6880">
            <w:pPr>
              <w:pStyle w:val="TableParagraph"/>
              <w:ind w:right="51"/>
              <w:jc w:val="right"/>
              <w:rPr>
                <w:sz w:val="20"/>
              </w:rPr>
            </w:pPr>
            <w:r>
              <w:rPr>
                <w:spacing w:val="-10"/>
                <w:sz w:val="20"/>
              </w:rPr>
              <w:t>0</w:t>
            </w:r>
          </w:p>
        </w:tc>
      </w:tr>
    </w:tbl>
    <w:p w14:paraId="5BBC50D5" w14:textId="77777777" w:rsidR="003E6880" w:rsidRDefault="003E6880">
      <w:pPr>
        <w:pStyle w:val="BodyText"/>
        <w:rPr>
          <w:b/>
        </w:rPr>
      </w:pPr>
    </w:p>
    <w:p w14:paraId="6275EBFF" w14:textId="77777777" w:rsidR="003E6880" w:rsidRDefault="003E6880">
      <w:pPr>
        <w:pStyle w:val="BodyText"/>
        <w:rPr>
          <w:b/>
        </w:rPr>
      </w:pPr>
    </w:p>
    <w:p w14:paraId="60EB6FB3" w14:textId="77777777" w:rsidR="003E6880" w:rsidRDefault="003E6880">
      <w:pPr>
        <w:pStyle w:val="BodyText"/>
        <w:spacing w:before="153"/>
        <w:rPr>
          <w:b/>
        </w:rPr>
      </w:pPr>
    </w:p>
    <w:p w14:paraId="43290C9B" w14:textId="77777777" w:rsidR="003E6880" w:rsidRDefault="003E6880">
      <w:pPr>
        <w:spacing w:before="1"/>
        <w:ind w:left="219"/>
        <w:rPr>
          <w:b/>
          <w:sz w:val="20"/>
        </w:rPr>
      </w:pPr>
      <w:r>
        <w:rPr>
          <w:b/>
          <w:sz w:val="20"/>
        </w:rPr>
        <w:t>Total</w:t>
      </w:r>
      <w:r>
        <w:rPr>
          <w:b/>
          <w:spacing w:val="-5"/>
          <w:sz w:val="20"/>
        </w:rPr>
        <w:t xml:space="preserve"> </w:t>
      </w:r>
      <w:r>
        <w:rPr>
          <w:b/>
          <w:sz w:val="20"/>
        </w:rPr>
        <w:t>Funding</w:t>
      </w:r>
      <w:r>
        <w:rPr>
          <w:b/>
          <w:spacing w:val="-2"/>
          <w:sz w:val="20"/>
        </w:rPr>
        <w:t xml:space="preserve"> </w:t>
      </w:r>
      <w:r>
        <w:rPr>
          <w:b/>
          <w:sz w:val="20"/>
        </w:rPr>
        <w:t>Required</w:t>
      </w:r>
      <w:r>
        <w:rPr>
          <w:b/>
          <w:spacing w:val="-2"/>
          <w:sz w:val="20"/>
        </w:rPr>
        <w:t xml:space="preserve"> </w:t>
      </w:r>
      <w:r>
        <w:rPr>
          <w:b/>
          <w:sz w:val="20"/>
        </w:rPr>
        <w:t>(including</w:t>
      </w:r>
      <w:r>
        <w:rPr>
          <w:b/>
          <w:spacing w:val="-1"/>
          <w:sz w:val="20"/>
        </w:rPr>
        <w:t xml:space="preserve"> </w:t>
      </w:r>
      <w:r>
        <w:rPr>
          <w:b/>
          <w:sz w:val="20"/>
        </w:rPr>
        <w:t>non-research</w:t>
      </w:r>
      <w:r>
        <w:rPr>
          <w:b/>
          <w:spacing w:val="-1"/>
          <w:sz w:val="20"/>
        </w:rPr>
        <w:t xml:space="preserve"> </w:t>
      </w:r>
      <w:r>
        <w:rPr>
          <w:b/>
          <w:spacing w:val="-2"/>
          <w:sz w:val="20"/>
        </w:rPr>
        <w:t>costs)</w:t>
      </w:r>
    </w:p>
    <w:tbl>
      <w:tblPr>
        <w:tblW w:w="0" w:type="auto"/>
        <w:tblInd w:w="2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135"/>
        <w:gridCol w:w="4149"/>
      </w:tblGrid>
      <w:tr w:rsidR="003E6880" w14:paraId="2A86ED68" w14:textId="77777777">
        <w:trPr>
          <w:trHeight w:val="365"/>
        </w:trPr>
        <w:tc>
          <w:tcPr>
            <w:tcW w:w="6135" w:type="dxa"/>
          </w:tcPr>
          <w:p w14:paraId="18D56356" w14:textId="77777777" w:rsidR="003E6880" w:rsidRDefault="003E6880">
            <w:pPr>
              <w:pStyle w:val="TableParagraph"/>
              <w:spacing w:before="0"/>
              <w:rPr>
                <w:rFonts w:ascii="Times New Roman"/>
                <w:sz w:val="20"/>
              </w:rPr>
            </w:pPr>
          </w:p>
        </w:tc>
        <w:tc>
          <w:tcPr>
            <w:tcW w:w="4149" w:type="dxa"/>
          </w:tcPr>
          <w:p w14:paraId="4D50A997" w14:textId="77777777" w:rsidR="003E6880" w:rsidRDefault="003E6880">
            <w:pPr>
              <w:pStyle w:val="TableParagraph"/>
              <w:ind w:right="50"/>
              <w:jc w:val="right"/>
              <w:rPr>
                <w:b/>
                <w:sz w:val="20"/>
              </w:rPr>
            </w:pPr>
            <w:r>
              <w:rPr>
                <w:b/>
                <w:sz w:val="20"/>
              </w:rPr>
              <w:t>Total</w:t>
            </w:r>
            <w:r>
              <w:rPr>
                <w:b/>
                <w:spacing w:val="-1"/>
                <w:sz w:val="20"/>
              </w:rPr>
              <w:t xml:space="preserve"> </w:t>
            </w:r>
            <w:r>
              <w:rPr>
                <w:b/>
                <w:spacing w:val="-5"/>
                <w:sz w:val="20"/>
              </w:rPr>
              <w:t>(£)</w:t>
            </w:r>
          </w:p>
        </w:tc>
      </w:tr>
      <w:tr w:rsidR="003E6880" w14:paraId="1CD5FF2F" w14:textId="77777777">
        <w:trPr>
          <w:trHeight w:val="365"/>
        </w:trPr>
        <w:tc>
          <w:tcPr>
            <w:tcW w:w="6135" w:type="dxa"/>
          </w:tcPr>
          <w:p w14:paraId="154E89AC" w14:textId="77777777" w:rsidR="003E6880" w:rsidRDefault="003E6880">
            <w:pPr>
              <w:pStyle w:val="TableParagraph"/>
              <w:ind w:left="68"/>
              <w:rPr>
                <w:sz w:val="20"/>
              </w:rPr>
            </w:pPr>
            <w:r>
              <w:rPr>
                <w:sz w:val="20"/>
              </w:rPr>
              <w:t>Total</w:t>
            </w:r>
            <w:r>
              <w:rPr>
                <w:spacing w:val="-4"/>
                <w:sz w:val="20"/>
              </w:rPr>
              <w:t xml:space="preserve"> </w:t>
            </w:r>
            <w:r>
              <w:rPr>
                <w:sz w:val="20"/>
              </w:rPr>
              <w:t>Research</w:t>
            </w:r>
            <w:r>
              <w:rPr>
                <w:spacing w:val="-4"/>
                <w:sz w:val="20"/>
              </w:rPr>
              <w:t xml:space="preserve"> </w:t>
            </w:r>
            <w:r>
              <w:rPr>
                <w:sz w:val="20"/>
              </w:rPr>
              <w:t>Costs</w:t>
            </w:r>
            <w:r>
              <w:rPr>
                <w:spacing w:val="-3"/>
                <w:sz w:val="20"/>
              </w:rPr>
              <w:t xml:space="preserve"> </w:t>
            </w:r>
            <w:r>
              <w:rPr>
                <w:sz w:val="20"/>
              </w:rPr>
              <w:t>Requested</w:t>
            </w:r>
            <w:r>
              <w:rPr>
                <w:spacing w:val="-4"/>
                <w:sz w:val="20"/>
              </w:rPr>
              <w:t xml:space="preserve"> </w:t>
            </w:r>
            <w:r>
              <w:rPr>
                <w:sz w:val="20"/>
              </w:rPr>
              <w:t>from</w:t>
            </w:r>
            <w:r>
              <w:rPr>
                <w:spacing w:val="-3"/>
                <w:sz w:val="20"/>
              </w:rPr>
              <w:t xml:space="preserve"> </w:t>
            </w:r>
            <w:r>
              <w:rPr>
                <w:spacing w:val="-2"/>
                <w:sz w:val="20"/>
              </w:rPr>
              <w:t>Funder</w:t>
            </w:r>
          </w:p>
        </w:tc>
        <w:tc>
          <w:tcPr>
            <w:tcW w:w="4149" w:type="dxa"/>
          </w:tcPr>
          <w:p w14:paraId="01044BA1" w14:textId="77777777" w:rsidR="003E6880" w:rsidRDefault="003E6880">
            <w:pPr>
              <w:pStyle w:val="TableParagraph"/>
              <w:ind w:right="51"/>
              <w:jc w:val="right"/>
              <w:rPr>
                <w:sz w:val="20"/>
              </w:rPr>
            </w:pPr>
            <w:r>
              <w:rPr>
                <w:spacing w:val="-10"/>
                <w:sz w:val="20"/>
              </w:rPr>
              <w:t>0</w:t>
            </w:r>
          </w:p>
        </w:tc>
      </w:tr>
      <w:tr w:rsidR="003E6880" w14:paraId="75C81914" w14:textId="77777777">
        <w:trPr>
          <w:trHeight w:val="365"/>
        </w:trPr>
        <w:tc>
          <w:tcPr>
            <w:tcW w:w="6135" w:type="dxa"/>
          </w:tcPr>
          <w:p w14:paraId="58AB818B" w14:textId="77777777" w:rsidR="003E6880" w:rsidRDefault="003E6880">
            <w:pPr>
              <w:pStyle w:val="TableParagraph"/>
              <w:ind w:left="68"/>
              <w:rPr>
                <w:sz w:val="20"/>
              </w:rPr>
            </w:pPr>
            <w:r>
              <w:rPr>
                <w:sz w:val="20"/>
              </w:rPr>
              <w:t>Total</w:t>
            </w:r>
            <w:r>
              <w:rPr>
                <w:spacing w:val="-4"/>
                <w:sz w:val="20"/>
              </w:rPr>
              <w:t xml:space="preserve"> </w:t>
            </w:r>
            <w:r>
              <w:rPr>
                <w:sz w:val="20"/>
              </w:rPr>
              <w:t>NHS</w:t>
            </w:r>
            <w:r>
              <w:rPr>
                <w:spacing w:val="-3"/>
                <w:sz w:val="20"/>
              </w:rPr>
              <w:t xml:space="preserve"> </w:t>
            </w:r>
            <w:r>
              <w:rPr>
                <w:sz w:val="20"/>
              </w:rPr>
              <w:t>(Support</w:t>
            </w:r>
            <w:r>
              <w:rPr>
                <w:spacing w:val="-4"/>
                <w:sz w:val="20"/>
              </w:rPr>
              <w:t xml:space="preserve"> </w:t>
            </w:r>
            <w:r>
              <w:rPr>
                <w:sz w:val="20"/>
              </w:rPr>
              <w:t>and</w:t>
            </w:r>
            <w:r>
              <w:rPr>
                <w:spacing w:val="-3"/>
                <w:sz w:val="20"/>
              </w:rPr>
              <w:t xml:space="preserve"> </w:t>
            </w:r>
            <w:r>
              <w:rPr>
                <w:sz w:val="20"/>
              </w:rPr>
              <w:t>Excess</w:t>
            </w:r>
            <w:r>
              <w:rPr>
                <w:spacing w:val="-4"/>
                <w:sz w:val="20"/>
              </w:rPr>
              <w:t xml:space="preserve"> </w:t>
            </w:r>
            <w:r>
              <w:rPr>
                <w:sz w:val="20"/>
              </w:rPr>
              <w:t>Treatment)</w:t>
            </w:r>
            <w:r>
              <w:rPr>
                <w:spacing w:val="-3"/>
                <w:sz w:val="20"/>
              </w:rPr>
              <w:t xml:space="preserve"> </w:t>
            </w:r>
            <w:r>
              <w:rPr>
                <w:spacing w:val="-4"/>
                <w:sz w:val="20"/>
              </w:rPr>
              <w:t>Costs</w:t>
            </w:r>
          </w:p>
        </w:tc>
        <w:tc>
          <w:tcPr>
            <w:tcW w:w="4149" w:type="dxa"/>
          </w:tcPr>
          <w:p w14:paraId="4695A42C" w14:textId="77777777" w:rsidR="003E6880" w:rsidRDefault="003E6880">
            <w:pPr>
              <w:pStyle w:val="TableParagraph"/>
              <w:ind w:right="51"/>
              <w:jc w:val="right"/>
              <w:rPr>
                <w:sz w:val="20"/>
              </w:rPr>
            </w:pPr>
            <w:r>
              <w:rPr>
                <w:spacing w:val="-10"/>
                <w:sz w:val="20"/>
              </w:rPr>
              <w:t>0</w:t>
            </w:r>
          </w:p>
        </w:tc>
      </w:tr>
      <w:tr w:rsidR="003E6880" w14:paraId="682A94B3" w14:textId="77777777">
        <w:trPr>
          <w:trHeight w:val="365"/>
        </w:trPr>
        <w:tc>
          <w:tcPr>
            <w:tcW w:w="6135" w:type="dxa"/>
          </w:tcPr>
          <w:p w14:paraId="18770017" w14:textId="77777777" w:rsidR="003E6880" w:rsidRDefault="003E6880">
            <w:pPr>
              <w:pStyle w:val="TableParagraph"/>
              <w:ind w:left="68"/>
              <w:rPr>
                <w:sz w:val="20"/>
              </w:rPr>
            </w:pPr>
            <w:r>
              <w:rPr>
                <w:sz w:val="20"/>
              </w:rPr>
              <w:t>Total</w:t>
            </w:r>
            <w:r>
              <w:rPr>
                <w:spacing w:val="-5"/>
                <w:sz w:val="20"/>
              </w:rPr>
              <w:t xml:space="preserve"> </w:t>
            </w:r>
            <w:r>
              <w:rPr>
                <w:sz w:val="20"/>
              </w:rPr>
              <w:t>Funding</w:t>
            </w:r>
            <w:r>
              <w:rPr>
                <w:spacing w:val="-5"/>
                <w:sz w:val="20"/>
              </w:rPr>
              <w:t xml:space="preserve"> </w:t>
            </w:r>
            <w:r>
              <w:rPr>
                <w:spacing w:val="-2"/>
                <w:sz w:val="20"/>
              </w:rPr>
              <w:t>Required</w:t>
            </w:r>
          </w:p>
        </w:tc>
        <w:tc>
          <w:tcPr>
            <w:tcW w:w="4149" w:type="dxa"/>
          </w:tcPr>
          <w:p w14:paraId="284B3485" w14:textId="77777777" w:rsidR="003E6880" w:rsidRDefault="003E6880">
            <w:pPr>
              <w:pStyle w:val="TableParagraph"/>
              <w:ind w:right="51"/>
              <w:jc w:val="right"/>
              <w:rPr>
                <w:sz w:val="20"/>
              </w:rPr>
            </w:pPr>
            <w:r>
              <w:rPr>
                <w:spacing w:val="-10"/>
                <w:sz w:val="20"/>
              </w:rPr>
              <w:t>0</w:t>
            </w:r>
          </w:p>
        </w:tc>
      </w:tr>
    </w:tbl>
    <w:p w14:paraId="449794AF" w14:textId="77777777" w:rsidR="003E6880" w:rsidRDefault="003E6880">
      <w:pPr>
        <w:jc w:val="right"/>
        <w:rPr>
          <w:sz w:val="20"/>
        </w:rPr>
        <w:sectPr w:rsidR="003E6880" w:rsidSect="00C27A3A">
          <w:pgSz w:w="11910" w:h="16840"/>
          <w:pgMar w:top="1080" w:right="620" w:bottom="680" w:left="660" w:header="716" w:footer="483" w:gutter="0"/>
          <w:cols w:space="720"/>
        </w:sectPr>
      </w:pPr>
    </w:p>
    <w:p w14:paraId="062FC882" w14:textId="77777777" w:rsidR="003E6880" w:rsidRDefault="003E6880">
      <w:pPr>
        <w:pStyle w:val="BodyText"/>
        <w:spacing w:before="93"/>
        <w:rPr>
          <w:b/>
        </w:rPr>
      </w:pPr>
      <w:r>
        <w:rPr>
          <w:noProof/>
        </w:rPr>
        <w:lastRenderedPageBreak/>
        <mc:AlternateContent>
          <mc:Choice Requires="wps">
            <w:drawing>
              <wp:anchor distT="0" distB="0" distL="0" distR="0" simplePos="0" relativeHeight="251658248" behindDoc="0" locked="0" layoutInCell="1" allowOverlap="1" wp14:anchorId="0270919C" wp14:editId="338EB755">
                <wp:simplePos x="0" y="0"/>
                <wp:positionH relativeFrom="page">
                  <wp:posOffset>362967</wp:posOffset>
                </wp:positionH>
                <wp:positionV relativeFrom="page">
                  <wp:posOffset>4904007</wp:posOffset>
                </wp:positionV>
                <wp:extent cx="6859905" cy="914400"/>
                <wp:effectExtent l="0" t="0" r="0" b="0"/>
                <wp:wrapNone/>
                <wp:docPr id="94"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200000">
                          <a:off x="0" y="0"/>
                          <a:ext cx="6859905" cy="914400"/>
                        </a:xfrm>
                        <a:prstGeom prst="rect">
                          <a:avLst/>
                        </a:prstGeom>
                      </wps:spPr>
                      <wps:txbx>
                        <w:txbxContent>
                          <w:p w14:paraId="3840DABD" w14:textId="77777777" w:rsidR="003E6880" w:rsidRDefault="003E6880">
                            <w:pPr>
                              <w:spacing w:line="1440" w:lineRule="exact"/>
                              <w:rPr>
                                <w:b/>
                                <w:sz w:val="144"/>
                              </w:rPr>
                            </w:pPr>
                            <w:r>
                              <w:rPr>
                                <w:b/>
                                <w:color w:val="D3D3D3"/>
                                <w:sz w:val="144"/>
                              </w:rPr>
                              <w:t>Pre-</w:t>
                            </w:r>
                            <w:r>
                              <w:rPr>
                                <w:b/>
                                <w:color w:val="D3D3D3"/>
                                <w:spacing w:val="-2"/>
                                <w:sz w:val="144"/>
                              </w:rPr>
                              <w:t>submission</w:t>
                            </w:r>
                          </w:p>
                        </w:txbxContent>
                      </wps:txbx>
                      <wps:bodyPr wrap="square" lIns="0" tIns="0" rIns="0" bIns="0" rtlCol="0">
                        <a:noAutofit/>
                      </wps:bodyPr>
                    </wps:wsp>
                  </a:graphicData>
                </a:graphic>
              </wp:anchor>
            </w:drawing>
          </mc:Choice>
          <mc:Fallback>
            <w:pict>
              <v:shape w14:anchorId="0270919C" id="Text Box 94" o:spid="_x0000_s1084" type="#_x0000_t202" style="position:absolute;margin-left:28.6pt;margin-top:386.15pt;width:540.15pt;height:1in;rotation:-40;z-index:251658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" filled="f" stroked="f">
                <v:textbox inset="0,0,0,0">
                  <w:txbxContent>
                    <w:p w14:paraId="3840DABD" w14:textId="77777777" w:rsidR="003E6880" w:rsidRDefault="003E6880">
                      <w:pPr>
                        <w:spacing w:line="1440" w:lineRule="exact"/>
                        <w:rPr>
                          <w:b/>
                          <w:sz w:val="144"/>
                        </w:rPr>
                      </w:pPr>
                      <w:r>
                        <w:rPr>
                          <w:b/>
                          <w:color w:val="D3D3D3"/>
                          <w:sz w:val="144"/>
                        </w:rPr>
                        <w:t>Pre-</w:t>
                      </w:r>
                      <w:r>
                        <w:rPr>
                          <w:b/>
                          <w:color w:val="D3D3D3"/>
                          <w:spacing w:val="-2"/>
                          <w:sz w:val="144"/>
                        </w:rPr>
                        <w:t>submission</w:t>
                      </w:r>
                    </w:p>
                  </w:txbxContent>
                </v:textbox>
                <w10:wrap anchorx="page" anchory="page"/>
              </v:shape>
            </w:pict>
          </mc:Fallback>
        </mc:AlternateContent>
      </w:r>
    </w:p>
    <w:p w14:paraId="722BC8EA" w14:textId="77777777" w:rsidR="003E6880" w:rsidRDefault="003E6880">
      <w:pPr>
        <w:pStyle w:val="BodyText"/>
        <w:ind w:left="100"/>
      </w:pPr>
      <w:r>
        <w:rPr>
          <w:noProof/>
        </w:rPr>
        <mc:AlternateContent>
          <mc:Choice Requires="wps">
            <w:drawing>
              <wp:inline distT="0" distB="0" distL="0" distR="0" wp14:anchorId="051C116D" wp14:editId="20D5290A">
                <wp:extent cx="6588759" cy="177800"/>
                <wp:effectExtent l="9525" t="0" r="2540" b="3175"/>
                <wp:docPr id="95"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8759" cy="177800"/>
                        </a:xfrm>
                        <a:prstGeom prst="rect">
                          <a:avLst/>
                        </a:prstGeom>
                        <a:solidFill>
                          <a:srgbClr val="009DDF"/>
                        </a:solidFill>
                        <a:ln w="6350">
                          <a:solidFill>
                            <a:srgbClr val="000000"/>
                          </a:solidFill>
                          <a:prstDash val="solid"/>
                        </a:ln>
                      </wps:spPr>
                      <wps:txbx>
                        <w:txbxContent>
                          <w:p w14:paraId="2B1450A4" w14:textId="77777777" w:rsidR="003E6880" w:rsidRDefault="003E6880">
                            <w:pPr>
                              <w:tabs>
                                <w:tab w:val="left" w:pos="752"/>
                              </w:tabs>
                              <w:spacing w:before="20"/>
                              <w:ind w:left="108"/>
                              <w:rPr>
                                <w:b/>
                                <w:color w:val="000000"/>
                                <w:sz w:val="20"/>
                              </w:rPr>
                            </w:pPr>
                            <w:bookmarkStart w:id="187" w:name="10._Uploads"/>
                            <w:bookmarkStart w:id="188" w:name="_bookmark9"/>
                            <w:bookmarkEnd w:id="187"/>
                            <w:bookmarkEnd w:id="188"/>
                            <w:r>
                              <w:rPr>
                                <w:b/>
                                <w:color w:val="FFFFFF"/>
                                <w:spacing w:val="-5"/>
                                <w:sz w:val="20"/>
                              </w:rPr>
                              <w:t>10.</w:t>
                            </w:r>
                            <w:r>
                              <w:rPr>
                                <w:b/>
                                <w:color w:val="FFFFFF"/>
                                <w:sz w:val="20"/>
                              </w:rPr>
                              <w:tab/>
                            </w:r>
                            <w:r>
                              <w:rPr>
                                <w:b/>
                                <w:color w:val="FFFFFF"/>
                                <w:spacing w:val="-2"/>
                                <w:sz w:val="20"/>
                              </w:rPr>
                              <w:t>Uploads</w:t>
                            </w:r>
                          </w:p>
                        </w:txbxContent>
                      </wps:txbx>
                      <wps:bodyPr wrap="square" lIns="0" tIns="0" rIns="0" bIns="0" rtlCol="0">
                        <a:noAutofit/>
                      </wps:bodyPr>
                    </wps:wsp>
                  </a:graphicData>
                </a:graphic>
              </wp:inline>
            </w:drawing>
          </mc:Choice>
          <mc:Fallback>
            <w:pict>
              <v:shape w14:anchorId="051C116D" id="Text Box 95" o:spid="_x0000_s1085" type="#_x0000_t202" style="width:518.8pt;height: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" fillcolor="#009ddf" strokeweight=".5pt">
                <v:path arrowok="t"/>
                <v:textbox inset="0,0,0,0">
                  <w:txbxContent>
                    <w:p w14:paraId="2B1450A4" w14:textId="77777777" w:rsidR="003E6880" w:rsidRDefault="003E6880">
                      <w:pPr>
                        <w:tabs>
                          <w:tab w:val="left" w:pos="752"/>
                        </w:tabs>
                        <w:spacing w:before="20"/>
                        <w:ind w:left="108"/>
                        <w:rPr>
                          <w:b/>
                          <w:color w:val="000000"/>
                          <w:sz w:val="20"/>
                        </w:rPr>
                      </w:pPr>
                      <w:bookmarkStart w:id="189" w:name="10._Uploads"/>
                      <w:bookmarkStart w:id="190" w:name="_bookmark9"/>
                      <w:bookmarkEnd w:id="189"/>
                      <w:bookmarkEnd w:id="190"/>
                      <w:r>
                        <w:rPr>
                          <w:b/>
                          <w:color w:val="FFFFFF"/>
                          <w:spacing w:val="-5"/>
                          <w:sz w:val="20"/>
                        </w:rPr>
                        <w:t>10.</w:t>
                      </w:r>
                      <w:r>
                        <w:rPr>
                          <w:b/>
                          <w:color w:val="FFFFFF"/>
                          <w:sz w:val="20"/>
                        </w:rPr>
                        <w:tab/>
                      </w:r>
                      <w:r>
                        <w:rPr>
                          <w:b/>
                          <w:color w:val="FFFFFF"/>
                          <w:spacing w:val="-2"/>
                          <w:sz w:val="20"/>
                        </w:rPr>
                        <w:t>Uploads</w:t>
                      </w:r>
                    </w:p>
                  </w:txbxContent>
                </v:textbox>
                <w10:anchorlock/>
              </v:shape>
            </w:pict>
          </mc:Fallback>
        </mc:AlternateContent>
      </w:r>
    </w:p>
    <w:p w14:paraId="14C7A0DD" w14:textId="77777777" w:rsidR="003E6880" w:rsidRDefault="003E6880">
      <w:pPr>
        <w:sectPr w:rsidR="003E6880" w:rsidSect="00C27A3A">
          <w:pgSz w:w="11910" w:h="16840"/>
          <w:pgMar w:top="1080" w:right="620" w:bottom="680" w:left="660" w:header="716" w:footer="483" w:gutter="0"/>
          <w:cols w:space="720"/>
        </w:sectPr>
      </w:pPr>
    </w:p>
    <w:p w14:paraId="4972E878" w14:textId="77777777" w:rsidR="003E6880" w:rsidRDefault="003E6880">
      <w:pPr>
        <w:pStyle w:val="BodyText"/>
        <w:spacing w:before="93"/>
        <w:rPr>
          <w:b/>
        </w:rPr>
      </w:pPr>
    </w:p>
    <w:p w14:paraId="584D278C" w14:textId="77777777" w:rsidR="003E6880" w:rsidRDefault="003E6880">
      <w:pPr>
        <w:pStyle w:val="BodyText"/>
        <w:ind w:left="100"/>
      </w:pPr>
      <w:r>
        <w:rPr>
          <w:noProof/>
        </w:rPr>
        <mc:AlternateContent>
          <mc:Choice Requires="wps">
            <w:drawing>
              <wp:inline distT="0" distB="0" distL="0" distR="0" wp14:anchorId="2C941F14" wp14:editId="49790FD1">
                <wp:extent cx="6588759" cy="177800"/>
                <wp:effectExtent l="9525" t="0" r="2540" b="3175"/>
                <wp:docPr id="96"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8759" cy="177800"/>
                        </a:xfrm>
                        <a:prstGeom prst="rect">
                          <a:avLst/>
                        </a:prstGeom>
                        <a:solidFill>
                          <a:srgbClr val="009DDF"/>
                        </a:solidFill>
                        <a:ln w="6350">
                          <a:solidFill>
                            <a:srgbClr val="000000"/>
                          </a:solidFill>
                          <a:prstDash val="solid"/>
                        </a:ln>
                      </wps:spPr>
                      <wps:txbx>
                        <w:txbxContent>
                          <w:p w14:paraId="45665E19" w14:textId="77777777" w:rsidR="003E6880" w:rsidRDefault="003E6880">
                            <w:pPr>
                              <w:tabs>
                                <w:tab w:val="left" w:pos="752"/>
                              </w:tabs>
                              <w:spacing w:before="20"/>
                              <w:ind w:left="108"/>
                              <w:rPr>
                                <w:b/>
                                <w:color w:val="000000"/>
                                <w:sz w:val="20"/>
                              </w:rPr>
                            </w:pPr>
                            <w:bookmarkStart w:id="191" w:name="11._Participants_and_Signatories"/>
                            <w:bookmarkStart w:id="192" w:name="_bookmark10"/>
                            <w:bookmarkEnd w:id="191"/>
                            <w:bookmarkEnd w:id="192"/>
                            <w:r>
                              <w:rPr>
                                <w:b/>
                                <w:color w:val="FFFFFF"/>
                                <w:spacing w:val="-5"/>
                                <w:sz w:val="20"/>
                              </w:rPr>
                              <w:t>11.</w:t>
                            </w:r>
                            <w:r>
                              <w:rPr>
                                <w:b/>
                                <w:color w:val="FFFFFF"/>
                                <w:sz w:val="20"/>
                              </w:rPr>
                              <w:tab/>
                              <w:t>Participants</w:t>
                            </w:r>
                            <w:r>
                              <w:rPr>
                                <w:b/>
                                <w:color w:val="FFFFFF"/>
                                <w:spacing w:val="-6"/>
                                <w:sz w:val="20"/>
                              </w:rPr>
                              <w:t xml:space="preserve"> </w:t>
                            </w:r>
                            <w:r>
                              <w:rPr>
                                <w:b/>
                                <w:color w:val="FFFFFF"/>
                                <w:sz w:val="20"/>
                              </w:rPr>
                              <w:t>and</w:t>
                            </w:r>
                            <w:r>
                              <w:rPr>
                                <w:b/>
                                <w:color w:val="FFFFFF"/>
                                <w:spacing w:val="-5"/>
                                <w:sz w:val="20"/>
                              </w:rPr>
                              <w:t xml:space="preserve"> </w:t>
                            </w:r>
                            <w:r>
                              <w:rPr>
                                <w:b/>
                                <w:color w:val="FFFFFF"/>
                                <w:spacing w:val="-2"/>
                                <w:sz w:val="20"/>
                              </w:rPr>
                              <w:t>Signatories</w:t>
                            </w:r>
                          </w:p>
                        </w:txbxContent>
                      </wps:txbx>
                      <wps:bodyPr wrap="square" lIns="0" tIns="0" rIns="0" bIns="0" rtlCol="0">
                        <a:noAutofit/>
                      </wps:bodyPr>
                    </wps:wsp>
                  </a:graphicData>
                </a:graphic>
              </wp:inline>
            </w:drawing>
          </mc:Choice>
          <mc:Fallback>
            <w:pict>
              <v:shape w14:anchorId="2C941F14" id="Text Box 96" o:spid="_x0000_s1086" type="#_x0000_t202" style="width:518.8pt;height: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" fillcolor="#009ddf" strokeweight=".5pt">
                <v:path arrowok="t"/>
                <v:textbox inset="0,0,0,0">
                  <w:txbxContent>
                    <w:p w14:paraId="45665E19" w14:textId="77777777" w:rsidR="003E6880" w:rsidRDefault="003E6880">
                      <w:pPr>
                        <w:tabs>
                          <w:tab w:val="left" w:pos="752"/>
                        </w:tabs>
                        <w:spacing w:before="20"/>
                        <w:ind w:left="108"/>
                        <w:rPr>
                          <w:b/>
                          <w:color w:val="000000"/>
                          <w:sz w:val="20"/>
                        </w:rPr>
                      </w:pPr>
                      <w:bookmarkStart w:id="193" w:name="11._Participants_and_Signatories"/>
                      <w:bookmarkStart w:id="194" w:name="_bookmark10"/>
                      <w:bookmarkEnd w:id="193"/>
                      <w:bookmarkEnd w:id="194"/>
                      <w:r>
                        <w:rPr>
                          <w:b/>
                          <w:color w:val="FFFFFF"/>
                          <w:spacing w:val="-5"/>
                          <w:sz w:val="20"/>
                        </w:rPr>
                        <w:t>11.</w:t>
                      </w:r>
                      <w:r>
                        <w:rPr>
                          <w:b/>
                          <w:color w:val="FFFFFF"/>
                          <w:sz w:val="20"/>
                        </w:rPr>
                        <w:tab/>
                        <w:t>Participants</w:t>
                      </w:r>
                      <w:r>
                        <w:rPr>
                          <w:b/>
                          <w:color w:val="FFFFFF"/>
                          <w:spacing w:val="-6"/>
                          <w:sz w:val="20"/>
                        </w:rPr>
                        <w:t xml:space="preserve"> </w:t>
                      </w:r>
                      <w:r>
                        <w:rPr>
                          <w:b/>
                          <w:color w:val="FFFFFF"/>
                          <w:sz w:val="20"/>
                        </w:rPr>
                        <w:t>and</w:t>
                      </w:r>
                      <w:r>
                        <w:rPr>
                          <w:b/>
                          <w:color w:val="FFFFFF"/>
                          <w:spacing w:val="-5"/>
                          <w:sz w:val="20"/>
                        </w:rPr>
                        <w:t xml:space="preserve"> </w:t>
                      </w:r>
                      <w:r>
                        <w:rPr>
                          <w:b/>
                          <w:color w:val="FFFFFF"/>
                          <w:spacing w:val="-2"/>
                          <w:sz w:val="20"/>
                        </w:rPr>
                        <w:t>Signatories</w:t>
                      </w:r>
                    </w:p>
                  </w:txbxContent>
                </v:textbox>
                <w10:anchorlock/>
              </v:shape>
            </w:pict>
          </mc:Fallback>
        </mc:AlternateContent>
      </w:r>
    </w:p>
    <w:p w14:paraId="22F30B8A" w14:textId="77777777" w:rsidR="003E6880" w:rsidRDefault="003E6880">
      <w:pPr>
        <w:pStyle w:val="BodyText"/>
        <w:spacing w:before="204"/>
        <w:rPr>
          <w:b/>
        </w:rPr>
      </w:pPr>
    </w:p>
    <w:p w14:paraId="610E7344" w14:textId="77777777" w:rsidR="003E6880" w:rsidRDefault="003E6880">
      <w:pPr>
        <w:pStyle w:val="Heading3"/>
      </w:pPr>
      <w:r>
        <w:t xml:space="preserve">Devolved </w:t>
      </w:r>
      <w:r>
        <w:rPr>
          <w:spacing w:val="-2"/>
        </w:rPr>
        <w:t>Administrations</w:t>
      </w:r>
    </w:p>
    <w:p w14:paraId="0268D225" w14:textId="77777777" w:rsidR="003E6880" w:rsidRDefault="003E6880">
      <w:pPr>
        <w:pStyle w:val="BodyText"/>
        <w:rPr>
          <w:b/>
          <w:i/>
        </w:rPr>
      </w:pPr>
    </w:p>
    <w:p w14:paraId="0A529223" w14:textId="77777777" w:rsidR="003E6880" w:rsidRDefault="003E6880">
      <w:pPr>
        <w:pStyle w:val="BodyText"/>
        <w:spacing w:before="49"/>
        <w:rPr>
          <w:b/>
          <w:i/>
        </w:rPr>
      </w:pPr>
    </w:p>
    <w:p w14:paraId="1CBD0124" w14:textId="77777777" w:rsidR="003E6880" w:rsidRDefault="003E6880">
      <w:pPr>
        <w:pStyle w:val="BodyText"/>
        <w:spacing w:before="1"/>
        <w:ind w:left="219"/>
      </w:pPr>
      <w:r>
        <w:t>no</w:t>
      </w:r>
      <w:r>
        <w:rPr>
          <w:spacing w:val="-6"/>
        </w:rPr>
        <w:t xml:space="preserve"> </w:t>
      </w:r>
      <w:r>
        <w:t>Devolved</w:t>
      </w:r>
      <w:r>
        <w:rPr>
          <w:spacing w:val="-4"/>
        </w:rPr>
        <w:t xml:space="preserve"> </w:t>
      </w:r>
      <w:r>
        <w:t>Administrations</w:t>
      </w:r>
      <w:r>
        <w:rPr>
          <w:spacing w:val="-4"/>
        </w:rPr>
        <w:t xml:space="preserve"> </w:t>
      </w:r>
      <w:r>
        <w:t>Participant</w:t>
      </w:r>
      <w:r>
        <w:rPr>
          <w:spacing w:val="-4"/>
        </w:rPr>
        <w:t xml:space="preserve"> </w:t>
      </w:r>
      <w:r>
        <w:t>has</w:t>
      </w:r>
      <w:r>
        <w:rPr>
          <w:spacing w:val="-4"/>
        </w:rPr>
        <w:t xml:space="preserve"> </w:t>
      </w:r>
      <w:r>
        <w:t>been</w:t>
      </w:r>
      <w:r>
        <w:rPr>
          <w:spacing w:val="-4"/>
        </w:rPr>
        <w:t xml:space="preserve"> </w:t>
      </w:r>
      <w:proofErr w:type="gramStart"/>
      <w:r>
        <w:rPr>
          <w:spacing w:val="-2"/>
        </w:rPr>
        <w:t>added</w:t>
      </w:r>
      <w:proofErr w:type="gramEnd"/>
    </w:p>
    <w:p w14:paraId="19E183EF" w14:textId="77777777" w:rsidR="003E6880" w:rsidRDefault="003E6880">
      <w:pPr>
        <w:pStyle w:val="BodyText"/>
      </w:pPr>
    </w:p>
    <w:p w14:paraId="7B8F2573" w14:textId="77777777" w:rsidR="003E6880" w:rsidRDefault="003E6880">
      <w:pPr>
        <w:pStyle w:val="BodyText"/>
      </w:pPr>
    </w:p>
    <w:p w14:paraId="3D9CA91F" w14:textId="77777777" w:rsidR="003E6880" w:rsidRDefault="003E6880">
      <w:pPr>
        <w:pStyle w:val="BodyText"/>
      </w:pPr>
    </w:p>
    <w:p w14:paraId="3E10E18E" w14:textId="77777777" w:rsidR="003E6880" w:rsidRDefault="003E6880">
      <w:pPr>
        <w:pStyle w:val="BodyText"/>
        <w:spacing w:before="49"/>
      </w:pPr>
    </w:p>
    <w:p w14:paraId="28A9CF84" w14:textId="77777777" w:rsidR="003E6880" w:rsidRDefault="003E6880">
      <w:pPr>
        <w:pStyle w:val="Heading3"/>
      </w:pPr>
      <w:r>
        <w:t>Doctoral</w:t>
      </w:r>
      <w:r>
        <w:rPr>
          <w:spacing w:val="-3"/>
        </w:rPr>
        <w:t xml:space="preserve"> </w:t>
      </w:r>
      <w:r>
        <w:t>Primary</w:t>
      </w:r>
      <w:r>
        <w:rPr>
          <w:spacing w:val="-3"/>
        </w:rPr>
        <w:t xml:space="preserve"> </w:t>
      </w:r>
      <w:r>
        <w:rPr>
          <w:spacing w:val="-2"/>
        </w:rPr>
        <w:t>Supervisor</w:t>
      </w:r>
    </w:p>
    <w:p w14:paraId="158AC702" w14:textId="77777777" w:rsidR="003E6880" w:rsidRDefault="003E6880">
      <w:pPr>
        <w:pStyle w:val="BodyText"/>
        <w:rPr>
          <w:b/>
          <w:i/>
        </w:rPr>
      </w:pPr>
    </w:p>
    <w:p w14:paraId="08015938" w14:textId="77777777" w:rsidR="003E6880" w:rsidRDefault="003E6880">
      <w:pPr>
        <w:pStyle w:val="BodyText"/>
        <w:spacing w:before="49"/>
        <w:rPr>
          <w:b/>
          <w:i/>
        </w:rPr>
      </w:pPr>
    </w:p>
    <w:p w14:paraId="36C86361" w14:textId="77777777" w:rsidR="003E6880" w:rsidRDefault="003E6880">
      <w:pPr>
        <w:pStyle w:val="BodyText"/>
        <w:spacing w:before="1"/>
        <w:ind w:left="219"/>
      </w:pPr>
      <w:r>
        <w:t>no</w:t>
      </w:r>
      <w:r>
        <w:rPr>
          <w:spacing w:val="-4"/>
        </w:rPr>
        <w:t xml:space="preserve"> </w:t>
      </w:r>
      <w:r>
        <w:t>Doctoral</w:t>
      </w:r>
      <w:r>
        <w:rPr>
          <w:spacing w:val="-2"/>
        </w:rPr>
        <w:t xml:space="preserve"> </w:t>
      </w:r>
      <w:r>
        <w:t>Primary</w:t>
      </w:r>
      <w:r>
        <w:rPr>
          <w:spacing w:val="-2"/>
        </w:rPr>
        <w:t xml:space="preserve"> </w:t>
      </w:r>
      <w:r>
        <w:t>Supervisor</w:t>
      </w:r>
      <w:r>
        <w:rPr>
          <w:spacing w:val="-2"/>
        </w:rPr>
        <w:t xml:space="preserve"> </w:t>
      </w:r>
      <w:r>
        <w:t>has</w:t>
      </w:r>
      <w:r>
        <w:rPr>
          <w:spacing w:val="-3"/>
        </w:rPr>
        <w:t xml:space="preserve"> </w:t>
      </w:r>
      <w:r>
        <w:t>been</w:t>
      </w:r>
      <w:r>
        <w:rPr>
          <w:spacing w:val="-1"/>
        </w:rPr>
        <w:t xml:space="preserve"> </w:t>
      </w:r>
      <w:proofErr w:type="gramStart"/>
      <w:r>
        <w:rPr>
          <w:spacing w:val="-2"/>
        </w:rPr>
        <w:t>added</w:t>
      </w:r>
      <w:proofErr w:type="gramEnd"/>
    </w:p>
    <w:p w14:paraId="40995642" w14:textId="77777777" w:rsidR="003E6880" w:rsidRDefault="003E6880">
      <w:pPr>
        <w:pStyle w:val="BodyText"/>
      </w:pPr>
    </w:p>
    <w:p w14:paraId="558EE988" w14:textId="77777777" w:rsidR="003E6880" w:rsidRDefault="003E6880">
      <w:pPr>
        <w:pStyle w:val="BodyText"/>
      </w:pPr>
    </w:p>
    <w:p w14:paraId="66A1F227" w14:textId="77777777" w:rsidR="003E6880" w:rsidRDefault="003E6880">
      <w:pPr>
        <w:pStyle w:val="BodyText"/>
      </w:pPr>
    </w:p>
    <w:p w14:paraId="6DD3A3A6" w14:textId="77777777" w:rsidR="003E6880" w:rsidRDefault="003E6880">
      <w:pPr>
        <w:pStyle w:val="BodyText"/>
        <w:spacing w:before="49"/>
      </w:pPr>
    </w:p>
    <w:p w14:paraId="6B39FD34" w14:textId="77777777" w:rsidR="003E6880" w:rsidRDefault="003E6880">
      <w:pPr>
        <w:pStyle w:val="Heading3"/>
      </w:pPr>
      <w:r>
        <w:rPr>
          <w:spacing w:val="-2"/>
        </w:rPr>
        <w:t>Supervisor</w:t>
      </w:r>
    </w:p>
    <w:p w14:paraId="2AB3B54B" w14:textId="77777777" w:rsidR="003E6880" w:rsidRDefault="003E6880">
      <w:pPr>
        <w:pStyle w:val="BodyText"/>
        <w:rPr>
          <w:b/>
          <w:i/>
        </w:rPr>
      </w:pPr>
    </w:p>
    <w:p w14:paraId="4B3ECC65" w14:textId="77777777" w:rsidR="003E6880" w:rsidRDefault="003E6880">
      <w:pPr>
        <w:pStyle w:val="BodyText"/>
        <w:spacing w:before="49"/>
        <w:rPr>
          <w:b/>
          <w:i/>
        </w:rPr>
      </w:pPr>
    </w:p>
    <w:p w14:paraId="433429D7" w14:textId="77777777" w:rsidR="003E6880" w:rsidRDefault="003E6880">
      <w:pPr>
        <w:pStyle w:val="BodyText"/>
        <w:spacing w:before="1"/>
        <w:ind w:left="219"/>
      </w:pPr>
      <w:r>
        <w:rPr>
          <w:noProof/>
        </w:rPr>
        <mc:AlternateContent>
          <mc:Choice Requires="wps">
            <w:drawing>
              <wp:anchor distT="0" distB="0" distL="0" distR="0" simplePos="0" relativeHeight="251658257" behindDoc="1" locked="0" layoutInCell="1" allowOverlap="1" wp14:anchorId="44609EB1" wp14:editId="49B4B701">
                <wp:simplePos x="0" y="0"/>
                <wp:positionH relativeFrom="page">
                  <wp:posOffset>362967</wp:posOffset>
                </wp:positionH>
                <wp:positionV relativeFrom="paragraph">
                  <wp:posOffset>593900</wp:posOffset>
                </wp:positionV>
                <wp:extent cx="6859905" cy="914400"/>
                <wp:effectExtent l="0" t="0" r="0" b="0"/>
                <wp:wrapNone/>
                <wp:docPr id="97"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200000">
                          <a:off x="0" y="0"/>
                          <a:ext cx="6859905" cy="914400"/>
                        </a:xfrm>
                        <a:prstGeom prst="rect">
                          <a:avLst/>
                        </a:prstGeom>
                      </wps:spPr>
                      <wps:txbx>
                        <w:txbxContent>
                          <w:p w14:paraId="0334B99B" w14:textId="77777777" w:rsidR="003E6880" w:rsidRDefault="003E6880">
                            <w:pPr>
                              <w:spacing w:line="1440" w:lineRule="exact"/>
                              <w:rPr>
                                <w:b/>
                                <w:sz w:val="144"/>
                              </w:rPr>
                            </w:pPr>
                            <w:r>
                              <w:rPr>
                                <w:b/>
                                <w:color w:val="D3D3D3"/>
                                <w:sz w:val="144"/>
                              </w:rPr>
                              <w:t>Pre-</w:t>
                            </w:r>
                            <w:r>
                              <w:rPr>
                                <w:b/>
                                <w:color w:val="D3D3D3"/>
                                <w:spacing w:val="-2"/>
                                <w:sz w:val="144"/>
                              </w:rPr>
                              <w:t>submission</w:t>
                            </w:r>
                          </w:p>
                        </w:txbxContent>
                      </wps:txbx>
                      <wps:bodyPr wrap="square" lIns="0" tIns="0" rIns="0" bIns="0" rtlCol="0">
                        <a:noAutofit/>
                      </wps:bodyPr>
                    </wps:wsp>
                  </a:graphicData>
                </a:graphic>
              </wp:anchor>
            </w:drawing>
          </mc:Choice>
          <mc:Fallback>
            <w:pict>
              <v:shape w14:anchorId="44609EB1" id="Text Box 97" o:spid="_x0000_s1087" type="#_x0000_t202" style="position:absolute;left:0;text-align:left;margin-left:28.6pt;margin-top:46.75pt;width:540.15pt;height:1in;rotation:-40;z-index:-251658223;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" filled="f" stroked="f">
                <v:textbox inset="0,0,0,0">
                  <w:txbxContent>
                    <w:p w14:paraId="0334B99B" w14:textId="77777777" w:rsidR="003E6880" w:rsidRDefault="003E6880">
                      <w:pPr>
                        <w:spacing w:line="1440" w:lineRule="exact"/>
                        <w:rPr>
                          <w:b/>
                          <w:sz w:val="144"/>
                        </w:rPr>
                      </w:pPr>
                      <w:r>
                        <w:rPr>
                          <w:b/>
                          <w:color w:val="D3D3D3"/>
                          <w:sz w:val="144"/>
                        </w:rPr>
                        <w:t>Pre-</w:t>
                      </w:r>
                      <w:r>
                        <w:rPr>
                          <w:b/>
                          <w:color w:val="D3D3D3"/>
                          <w:spacing w:val="-2"/>
                          <w:sz w:val="144"/>
                        </w:rPr>
                        <w:t>submission</w:t>
                      </w:r>
                    </w:p>
                  </w:txbxContent>
                </v:textbox>
                <w10:wrap anchorx="page"/>
              </v:shape>
            </w:pict>
          </mc:Fallback>
        </mc:AlternateContent>
      </w:r>
      <w:r>
        <w:t>no</w:t>
      </w:r>
      <w:r>
        <w:rPr>
          <w:spacing w:val="-2"/>
        </w:rPr>
        <w:t xml:space="preserve"> </w:t>
      </w:r>
      <w:r>
        <w:t>Supervisor</w:t>
      </w:r>
      <w:r>
        <w:rPr>
          <w:spacing w:val="-1"/>
        </w:rPr>
        <w:t xml:space="preserve"> </w:t>
      </w:r>
      <w:r>
        <w:t>Participant</w:t>
      </w:r>
      <w:r>
        <w:rPr>
          <w:spacing w:val="-1"/>
        </w:rPr>
        <w:t xml:space="preserve"> </w:t>
      </w:r>
      <w:r>
        <w:t>has</w:t>
      </w:r>
      <w:r>
        <w:rPr>
          <w:spacing w:val="-1"/>
        </w:rPr>
        <w:t xml:space="preserve"> </w:t>
      </w:r>
      <w:r>
        <w:t>been</w:t>
      </w:r>
      <w:r>
        <w:rPr>
          <w:spacing w:val="-1"/>
        </w:rPr>
        <w:t xml:space="preserve"> </w:t>
      </w:r>
      <w:proofErr w:type="gramStart"/>
      <w:r>
        <w:rPr>
          <w:spacing w:val="-2"/>
        </w:rPr>
        <w:t>added</w:t>
      </w:r>
      <w:proofErr w:type="gramEnd"/>
    </w:p>
    <w:p w14:paraId="4335ED34" w14:textId="77777777" w:rsidR="003E6880" w:rsidRDefault="003E6880">
      <w:pPr>
        <w:pStyle w:val="BodyText"/>
      </w:pPr>
    </w:p>
    <w:p w14:paraId="06D9C467" w14:textId="77777777" w:rsidR="003E6880" w:rsidRDefault="003E6880">
      <w:pPr>
        <w:pStyle w:val="BodyText"/>
      </w:pPr>
    </w:p>
    <w:p w14:paraId="6B505518" w14:textId="77777777" w:rsidR="003E6880" w:rsidRDefault="003E6880">
      <w:pPr>
        <w:pStyle w:val="BodyText"/>
      </w:pPr>
    </w:p>
    <w:p w14:paraId="03DD63F9" w14:textId="77777777" w:rsidR="003E6880" w:rsidRDefault="003E6880">
      <w:pPr>
        <w:pStyle w:val="BodyText"/>
      </w:pPr>
    </w:p>
    <w:p w14:paraId="5F50EA72" w14:textId="77777777" w:rsidR="003E6880" w:rsidRDefault="003E6880">
      <w:pPr>
        <w:pStyle w:val="BodyText"/>
      </w:pPr>
    </w:p>
    <w:p w14:paraId="3E3F10F3" w14:textId="77777777" w:rsidR="003E6880" w:rsidRDefault="003E6880">
      <w:pPr>
        <w:pStyle w:val="BodyText"/>
      </w:pPr>
    </w:p>
    <w:p w14:paraId="147A0595" w14:textId="77777777" w:rsidR="003E6880" w:rsidRDefault="003E6880">
      <w:pPr>
        <w:pStyle w:val="BodyText"/>
      </w:pPr>
    </w:p>
    <w:p w14:paraId="2834EDA9" w14:textId="77777777" w:rsidR="003E6880" w:rsidRDefault="003E6880">
      <w:pPr>
        <w:pStyle w:val="BodyText"/>
      </w:pPr>
    </w:p>
    <w:p w14:paraId="118E3FA5" w14:textId="77777777" w:rsidR="003E6880" w:rsidRDefault="003E6880">
      <w:pPr>
        <w:pStyle w:val="BodyText"/>
        <w:spacing w:before="19"/>
      </w:pPr>
    </w:p>
    <w:p w14:paraId="192C48DA" w14:textId="77777777" w:rsidR="003E6880" w:rsidRDefault="003E6880">
      <w:pPr>
        <w:pStyle w:val="Heading3"/>
      </w:pPr>
      <w:r>
        <w:t>Host</w:t>
      </w:r>
      <w:r>
        <w:rPr>
          <w:spacing w:val="-1"/>
        </w:rPr>
        <w:t xml:space="preserve"> </w:t>
      </w:r>
      <w:proofErr w:type="spellStart"/>
      <w:r>
        <w:t>Organisation</w:t>
      </w:r>
      <w:proofErr w:type="spellEnd"/>
      <w:r>
        <w:rPr>
          <w:spacing w:val="-2"/>
        </w:rPr>
        <w:t xml:space="preserve"> </w:t>
      </w:r>
      <w:r>
        <w:t>- Heads</w:t>
      </w:r>
      <w:r>
        <w:rPr>
          <w:spacing w:val="-1"/>
        </w:rPr>
        <w:t xml:space="preserve"> </w:t>
      </w:r>
      <w:r>
        <w:t xml:space="preserve">of </w:t>
      </w:r>
      <w:r>
        <w:rPr>
          <w:spacing w:val="-2"/>
        </w:rPr>
        <w:t>Department</w:t>
      </w:r>
    </w:p>
    <w:p w14:paraId="52F3979B" w14:textId="77777777" w:rsidR="003E6880" w:rsidRDefault="003E6880">
      <w:pPr>
        <w:pStyle w:val="BodyText"/>
        <w:rPr>
          <w:b/>
          <w:i/>
        </w:rPr>
      </w:pPr>
    </w:p>
    <w:p w14:paraId="660BE8ED" w14:textId="77777777" w:rsidR="003E6880" w:rsidRDefault="003E6880">
      <w:pPr>
        <w:pStyle w:val="BodyText"/>
        <w:spacing w:before="49"/>
        <w:rPr>
          <w:b/>
          <w:i/>
        </w:rPr>
      </w:pPr>
    </w:p>
    <w:p w14:paraId="71F3C135" w14:textId="77777777" w:rsidR="003E6880" w:rsidRDefault="003E6880">
      <w:pPr>
        <w:pStyle w:val="BodyText"/>
        <w:spacing w:before="1"/>
        <w:ind w:left="219"/>
      </w:pPr>
      <w:r>
        <w:t>no</w:t>
      </w:r>
      <w:r>
        <w:rPr>
          <w:spacing w:val="-1"/>
        </w:rPr>
        <w:t xml:space="preserve"> </w:t>
      </w:r>
      <w:r>
        <w:t>Head</w:t>
      </w:r>
      <w:r>
        <w:rPr>
          <w:spacing w:val="-1"/>
        </w:rPr>
        <w:t xml:space="preserve"> </w:t>
      </w:r>
      <w:r>
        <w:t>of</w:t>
      </w:r>
      <w:r>
        <w:rPr>
          <w:spacing w:val="-1"/>
        </w:rPr>
        <w:t xml:space="preserve"> </w:t>
      </w:r>
      <w:r>
        <w:t>Department</w:t>
      </w:r>
      <w:r>
        <w:rPr>
          <w:spacing w:val="-1"/>
        </w:rPr>
        <w:t xml:space="preserve"> </w:t>
      </w:r>
      <w:r>
        <w:t>/</w:t>
      </w:r>
      <w:r>
        <w:rPr>
          <w:spacing w:val="-2"/>
        </w:rPr>
        <w:t xml:space="preserve"> </w:t>
      </w:r>
      <w:r>
        <w:t>Senior Manager</w:t>
      </w:r>
      <w:r>
        <w:rPr>
          <w:spacing w:val="-1"/>
        </w:rPr>
        <w:t xml:space="preserve"> </w:t>
      </w:r>
      <w:r>
        <w:t>of</w:t>
      </w:r>
      <w:r>
        <w:rPr>
          <w:spacing w:val="-1"/>
        </w:rPr>
        <w:t xml:space="preserve"> </w:t>
      </w:r>
      <w:r>
        <w:t xml:space="preserve">Host </w:t>
      </w:r>
      <w:proofErr w:type="spellStart"/>
      <w:r>
        <w:rPr>
          <w:spacing w:val="-2"/>
        </w:rPr>
        <w:t>Organisation</w:t>
      </w:r>
      <w:proofErr w:type="spellEnd"/>
    </w:p>
    <w:p w14:paraId="2F480AC9" w14:textId="77777777" w:rsidR="003E6880" w:rsidRDefault="003E6880">
      <w:pPr>
        <w:pStyle w:val="BodyText"/>
      </w:pPr>
    </w:p>
    <w:p w14:paraId="79D296A9" w14:textId="77777777" w:rsidR="003E6880" w:rsidRDefault="003E6880">
      <w:pPr>
        <w:pStyle w:val="BodyText"/>
      </w:pPr>
    </w:p>
    <w:p w14:paraId="1EEAC2D7" w14:textId="77777777" w:rsidR="003E6880" w:rsidRDefault="003E6880">
      <w:pPr>
        <w:pStyle w:val="BodyText"/>
      </w:pPr>
    </w:p>
    <w:p w14:paraId="2F4165E2" w14:textId="77777777" w:rsidR="003E6880" w:rsidRDefault="003E6880">
      <w:pPr>
        <w:pStyle w:val="BodyText"/>
        <w:spacing w:before="49"/>
      </w:pPr>
    </w:p>
    <w:p w14:paraId="7AEE5648" w14:textId="77777777" w:rsidR="003E6880" w:rsidRDefault="003E6880">
      <w:pPr>
        <w:pStyle w:val="Heading3"/>
      </w:pPr>
      <w:r>
        <w:t>Administrative</w:t>
      </w:r>
      <w:r>
        <w:rPr>
          <w:spacing w:val="-8"/>
        </w:rPr>
        <w:t xml:space="preserve"> </w:t>
      </w:r>
      <w:r>
        <w:t>Authority</w:t>
      </w:r>
      <w:r>
        <w:rPr>
          <w:spacing w:val="-7"/>
        </w:rPr>
        <w:t xml:space="preserve"> </w:t>
      </w:r>
      <w:r>
        <w:t>or</w:t>
      </w:r>
      <w:r>
        <w:rPr>
          <w:spacing w:val="-7"/>
        </w:rPr>
        <w:t xml:space="preserve"> </w:t>
      </w:r>
      <w:r>
        <w:t>Finance</w:t>
      </w:r>
      <w:r>
        <w:rPr>
          <w:spacing w:val="-7"/>
        </w:rPr>
        <w:t xml:space="preserve"> </w:t>
      </w:r>
      <w:r>
        <w:rPr>
          <w:spacing w:val="-2"/>
        </w:rPr>
        <w:t>Officer</w:t>
      </w:r>
    </w:p>
    <w:p w14:paraId="2470F76D" w14:textId="77777777" w:rsidR="003E6880" w:rsidRDefault="003E6880">
      <w:pPr>
        <w:pStyle w:val="BodyText"/>
        <w:rPr>
          <w:b/>
          <w:i/>
        </w:rPr>
      </w:pPr>
    </w:p>
    <w:p w14:paraId="1CD0E066" w14:textId="77777777" w:rsidR="003E6880" w:rsidRDefault="003E6880">
      <w:pPr>
        <w:pStyle w:val="BodyText"/>
        <w:spacing w:before="49"/>
        <w:rPr>
          <w:b/>
          <w:i/>
        </w:rPr>
      </w:pPr>
    </w:p>
    <w:p w14:paraId="143D6DB1" w14:textId="77777777" w:rsidR="003E6880" w:rsidRDefault="003E6880">
      <w:pPr>
        <w:pStyle w:val="BodyText"/>
        <w:spacing w:before="1"/>
        <w:ind w:left="219"/>
      </w:pPr>
      <w:r>
        <w:t>no</w:t>
      </w:r>
      <w:r>
        <w:rPr>
          <w:spacing w:val="-4"/>
        </w:rPr>
        <w:t xml:space="preserve"> </w:t>
      </w:r>
      <w:r>
        <w:t>Administrative</w:t>
      </w:r>
      <w:r>
        <w:rPr>
          <w:spacing w:val="-3"/>
        </w:rPr>
        <w:t xml:space="preserve"> </w:t>
      </w:r>
      <w:r>
        <w:t>Authority</w:t>
      </w:r>
      <w:r>
        <w:rPr>
          <w:spacing w:val="-3"/>
        </w:rPr>
        <w:t xml:space="preserve"> </w:t>
      </w:r>
      <w:r>
        <w:t>or</w:t>
      </w:r>
      <w:r>
        <w:rPr>
          <w:spacing w:val="-3"/>
        </w:rPr>
        <w:t xml:space="preserve"> </w:t>
      </w:r>
      <w:r>
        <w:t>Finance</w:t>
      </w:r>
      <w:r>
        <w:rPr>
          <w:spacing w:val="-3"/>
        </w:rPr>
        <w:t xml:space="preserve"> </w:t>
      </w:r>
      <w:r>
        <w:t>Officer</w:t>
      </w:r>
      <w:r>
        <w:rPr>
          <w:spacing w:val="-3"/>
        </w:rPr>
        <w:t xml:space="preserve"> </w:t>
      </w:r>
      <w:proofErr w:type="gramStart"/>
      <w:r>
        <w:rPr>
          <w:spacing w:val="-2"/>
        </w:rPr>
        <w:t>added</w:t>
      </w:r>
      <w:proofErr w:type="gramEnd"/>
    </w:p>
    <w:p w14:paraId="13A5E177" w14:textId="77777777" w:rsidR="003E6880" w:rsidRDefault="003E6880">
      <w:pPr>
        <w:sectPr w:rsidR="003E6880" w:rsidSect="00C27A3A">
          <w:pgSz w:w="11910" w:h="16840"/>
          <w:pgMar w:top="1080" w:right="620" w:bottom="680" w:left="660" w:header="716" w:footer="483" w:gutter="0"/>
          <w:cols w:space="720"/>
        </w:sectPr>
      </w:pPr>
    </w:p>
    <w:p w14:paraId="5DC7549E" w14:textId="77777777" w:rsidR="003E6880" w:rsidRDefault="003E6880">
      <w:pPr>
        <w:pStyle w:val="BodyText"/>
        <w:spacing w:before="93"/>
      </w:pPr>
      <w:r>
        <w:rPr>
          <w:noProof/>
        </w:rPr>
        <w:lastRenderedPageBreak/>
        <mc:AlternateContent>
          <mc:Choice Requires="wps">
            <w:drawing>
              <wp:anchor distT="0" distB="0" distL="0" distR="0" simplePos="0" relativeHeight="251658258" behindDoc="1" locked="0" layoutInCell="1" allowOverlap="1" wp14:anchorId="34DD7EE0" wp14:editId="3059253A">
                <wp:simplePos x="0" y="0"/>
                <wp:positionH relativeFrom="page">
                  <wp:posOffset>362967</wp:posOffset>
                </wp:positionH>
                <wp:positionV relativeFrom="page">
                  <wp:posOffset>4904007</wp:posOffset>
                </wp:positionV>
                <wp:extent cx="6859905" cy="914400"/>
                <wp:effectExtent l="0" t="0" r="0" b="0"/>
                <wp:wrapNone/>
                <wp:docPr id="9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200000">
                          <a:off x="0" y="0"/>
                          <a:ext cx="6859905" cy="914400"/>
                        </a:xfrm>
                        <a:prstGeom prst="rect">
                          <a:avLst/>
                        </a:prstGeom>
                      </wps:spPr>
                      <wps:txbx>
                        <w:txbxContent>
                          <w:p w14:paraId="18C11E97" w14:textId="77777777" w:rsidR="003E6880" w:rsidRDefault="003E6880">
                            <w:pPr>
                              <w:spacing w:line="1440" w:lineRule="exact"/>
                              <w:rPr>
                                <w:b/>
                                <w:sz w:val="144"/>
                              </w:rPr>
                            </w:pPr>
                            <w:r>
                              <w:rPr>
                                <w:b/>
                                <w:color w:val="D3D3D3"/>
                                <w:sz w:val="144"/>
                              </w:rPr>
                              <w:t>Pre-</w:t>
                            </w:r>
                            <w:r>
                              <w:rPr>
                                <w:b/>
                                <w:color w:val="D3D3D3"/>
                                <w:spacing w:val="-2"/>
                                <w:sz w:val="144"/>
                              </w:rPr>
                              <w:t>submission</w:t>
                            </w:r>
                          </w:p>
                        </w:txbxContent>
                      </wps:txbx>
                      <wps:bodyPr wrap="square" lIns="0" tIns="0" rIns="0" bIns="0" rtlCol="0">
                        <a:noAutofit/>
                      </wps:bodyPr>
                    </wps:wsp>
                  </a:graphicData>
                </a:graphic>
              </wp:anchor>
            </w:drawing>
          </mc:Choice>
          <mc:Fallback>
            <w:pict>
              <v:shape w14:anchorId="34DD7EE0" id="Text Box 98" o:spid="_x0000_s1088" type="#_x0000_t202" style="position:absolute;margin-left:28.6pt;margin-top:386.15pt;width:540.15pt;height:1in;rotation:-40;z-index:-2516582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" filled="f" stroked="f">
                <v:textbox inset="0,0,0,0">
                  <w:txbxContent>
                    <w:p w14:paraId="18C11E97" w14:textId="77777777" w:rsidR="003E6880" w:rsidRDefault="003E6880">
                      <w:pPr>
                        <w:spacing w:line="1440" w:lineRule="exact"/>
                        <w:rPr>
                          <w:b/>
                          <w:sz w:val="144"/>
                        </w:rPr>
                      </w:pPr>
                      <w:r>
                        <w:rPr>
                          <w:b/>
                          <w:color w:val="D3D3D3"/>
                          <w:sz w:val="144"/>
                        </w:rPr>
                        <w:t>Pre-</w:t>
                      </w:r>
                      <w:r>
                        <w:rPr>
                          <w:b/>
                          <w:color w:val="D3D3D3"/>
                          <w:spacing w:val="-2"/>
                          <w:sz w:val="144"/>
                        </w:rPr>
                        <w:t>submission</w:t>
                      </w:r>
                    </w:p>
                  </w:txbxContent>
                </v:textbox>
                <w10:wrap anchorx="page" anchory="page"/>
              </v:shape>
            </w:pict>
          </mc:Fallback>
        </mc:AlternateContent>
      </w:r>
    </w:p>
    <w:p w14:paraId="430608B1" w14:textId="77777777" w:rsidR="003E6880" w:rsidRDefault="003E6880">
      <w:pPr>
        <w:pStyle w:val="BodyText"/>
        <w:ind w:left="100"/>
      </w:pPr>
      <w:r>
        <w:rPr>
          <w:noProof/>
        </w:rPr>
        <mc:AlternateContent>
          <mc:Choice Requires="wps">
            <w:drawing>
              <wp:inline distT="0" distB="0" distL="0" distR="0" wp14:anchorId="66F5F158" wp14:editId="04389D8E">
                <wp:extent cx="6588759" cy="177800"/>
                <wp:effectExtent l="9525" t="0" r="2540" b="3175"/>
                <wp:docPr id="9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8759" cy="177800"/>
                        </a:xfrm>
                        <a:prstGeom prst="rect">
                          <a:avLst/>
                        </a:prstGeom>
                        <a:solidFill>
                          <a:srgbClr val="009DDF"/>
                        </a:solidFill>
                        <a:ln w="6350">
                          <a:solidFill>
                            <a:srgbClr val="000000"/>
                          </a:solidFill>
                          <a:prstDash val="solid"/>
                        </a:ln>
                      </wps:spPr>
                      <wps:txbx>
                        <w:txbxContent>
                          <w:p w14:paraId="43BF51F0" w14:textId="77777777" w:rsidR="003E6880" w:rsidRDefault="003E6880">
                            <w:pPr>
                              <w:tabs>
                                <w:tab w:val="left" w:pos="752"/>
                              </w:tabs>
                              <w:spacing w:before="20"/>
                              <w:ind w:left="108"/>
                              <w:rPr>
                                <w:b/>
                                <w:color w:val="000000"/>
                                <w:sz w:val="20"/>
                              </w:rPr>
                            </w:pPr>
                            <w:bookmarkStart w:id="195" w:name="12._Acknowledgement,_Review_and_Submit"/>
                            <w:bookmarkStart w:id="196" w:name="_bookmark11"/>
                            <w:bookmarkEnd w:id="195"/>
                            <w:bookmarkEnd w:id="196"/>
                            <w:r>
                              <w:rPr>
                                <w:b/>
                                <w:color w:val="FFFFFF"/>
                                <w:spacing w:val="-5"/>
                                <w:sz w:val="20"/>
                              </w:rPr>
                              <w:t>12.</w:t>
                            </w:r>
                            <w:r>
                              <w:rPr>
                                <w:b/>
                                <w:color w:val="FFFFFF"/>
                                <w:sz w:val="20"/>
                              </w:rPr>
                              <w:tab/>
                              <w:t>Acknowledgement,</w:t>
                            </w:r>
                            <w:r>
                              <w:rPr>
                                <w:b/>
                                <w:color w:val="FFFFFF"/>
                                <w:spacing w:val="-2"/>
                                <w:sz w:val="20"/>
                              </w:rPr>
                              <w:t xml:space="preserve"> </w:t>
                            </w:r>
                            <w:r>
                              <w:rPr>
                                <w:b/>
                                <w:color w:val="FFFFFF"/>
                                <w:sz w:val="20"/>
                              </w:rPr>
                              <w:t>Review and</w:t>
                            </w:r>
                            <w:r>
                              <w:rPr>
                                <w:b/>
                                <w:color w:val="FFFFFF"/>
                                <w:spacing w:val="-1"/>
                                <w:sz w:val="20"/>
                              </w:rPr>
                              <w:t xml:space="preserve"> </w:t>
                            </w:r>
                            <w:r>
                              <w:rPr>
                                <w:b/>
                                <w:color w:val="FFFFFF"/>
                                <w:spacing w:val="-2"/>
                                <w:sz w:val="20"/>
                              </w:rPr>
                              <w:t>Submit</w:t>
                            </w:r>
                          </w:p>
                        </w:txbxContent>
                      </wps:txbx>
                      <wps:bodyPr wrap="square" lIns="0" tIns="0" rIns="0" bIns="0" rtlCol="0">
                        <a:noAutofit/>
                      </wps:bodyPr>
                    </wps:wsp>
                  </a:graphicData>
                </a:graphic>
              </wp:inline>
            </w:drawing>
          </mc:Choice>
          <mc:Fallback>
            <w:pict>
              <v:shape w14:anchorId="66F5F158" id="Text Box 99" o:spid="_x0000_s1089" type="#_x0000_t202" style="width:518.8pt;height: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" fillcolor="#009ddf" strokeweight=".5pt">
                <v:path arrowok="t"/>
                <v:textbox inset="0,0,0,0">
                  <w:txbxContent>
                    <w:p w14:paraId="43BF51F0" w14:textId="77777777" w:rsidR="003E6880" w:rsidRDefault="003E6880">
                      <w:pPr>
                        <w:tabs>
                          <w:tab w:val="left" w:pos="752"/>
                        </w:tabs>
                        <w:spacing w:before="20"/>
                        <w:ind w:left="108"/>
                        <w:rPr>
                          <w:b/>
                          <w:color w:val="000000"/>
                          <w:sz w:val="20"/>
                        </w:rPr>
                      </w:pPr>
                      <w:bookmarkStart w:id="197" w:name="12._Acknowledgement,_Review_and_Submit"/>
                      <w:bookmarkStart w:id="198" w:name="_bookmark11"/>
                      <w:bookmarkEnd w:id="197"/>
                      <w:bookmarkEnd w:id="198"/>
                      <w:r>
                        <w:rPr>
                          <w:b/>
                          <w:color w:val="FFFFFF"/>
                          <w:spacing w:val="-5"/>
                          <w:sz w:val="20"/>
                        </w:rPr>
                        <w:t>12.</w:t>
                      </w:r>
                      <w:r>
                        <w:rPr>
                          <w:b/>
                          <w:color w:val="FFFFFF"/>
                          <w:sz w:val="20"/>
                        </w:rPr>
                        <w:tab/>
                        <w:t>Acknowledgement,</w:t>
                      </w:r>
                      <w:r>
                        <w:rPr>
                          <w:b/>
                          <w:color w:val="FFFFFF"/>
                          <w:spacing w:val="-2"/>
                          <w:sz w:val="20"/>
                        </w:rPr>
                        <w:t xml:space="preserve"> </w:t>
                      </w:r>
                      <w:r>
                        <w:rPr>
                          <w:b/>
                          <w:color w:val="FFFFFF"/>
                          <w:sz w:val="20"/>
                        </w:rPr>
                        <w:t>Review and</w:t>
                      </w:r>
                      <w:r>
                        <w:rPr>
                          <w:b/>
                          <w:color w:val="FFFFFF"/>
                          <w:spacing w:val="-1"/>
                          <w:sz w:val="20"/>
                        </w:rPr>
                        <w:t xml:space="preserve"> </w:t>
                      </w:r>
                      <w:r>
                        <w:rPr>
                          <w:b/>
                          <w:color w:val="FFFFFF"/>
                          <w:spacing w:val="-2"/>
                          <w:sz w:val="20"/>
                        </w:rPr>
                        <w:t>Submit</w:t>
                      </w:r>
                    </w:p>
                  </w:txbxContent>
                </v:textbox>
                <w10:anchorlock/>
              </v:shape>
            </w:pict>
          </mc:Fallback>
        </mc:AlternateContent>
      </w:r>
    </w:p>
    <w:p w14:paraId="5988393A" w14:textId="77777777" w:rsidR="003E6880" w:rsidRDefault="003E6880">
      <w:pPr>
        <w:pStyle w:val="BodyText"/>
        <w:spacing w:before="8"/>
        <w:rPr>
          <w:sz w:val="15"/>
        </w:rPr>
      </w:pPr>
      <w:r>
        <w:rPr>
          <w:noProof/>
        </w:rPr>
        <mc:AlternateContent>
          <mc:Choice Requires="wpg">
            <w:drawing>
              <wp:anchor distT="0" distB="0" distL="0" distR="0" simplePos="0" relativeHeight="251658266" behindDoc="1" locked="0" layoutInCell="1" allowOverlap="1" wp14:anchorId="0B01093C" wp14:editId="41CC0290">
                <wp:simplePos x="0" y="0"/>
                <wp:positionH relativeFrom="page">
                  <wp:posOffset>558482</wp:posOffset>
                </wp:positionH>
                <wp:positionV relativeFrom="paragraph">
                  <wp:posOffset>130162</wp:posOffset>
                </wp:positionV>
                <wp:extent cx="6539865" cy="791845"/>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791845"/>
                          <a:chOff x="0" y="0"/>
                          <a:chExt cx="6539865" cy="791845"/>
                        </a:xfrm>
                      </wpg:grpSpPr>
                      <wps:wsp>
                        <wps:cNvPr id="101" name="Graphic 101"/>
                        <wps:cNvSpPr/>
                        <wps:spPr>
                          <a:xfrm>
                            <a:off x="0" y="9525"/>
                            <a:ext cx="6539865" cy="777875"/>
                          </a:xfrm>
                          <a:custGeom>
                            <a:avLst/>
                            <a:gdLst/>
                            <a:ahLst/>
                            <a:cxnLst/>
                            <a:rect l="l" t="t" r="r" b="b"/>
                            <a:pathLst>
                              <a:path w="6539865" h="777875">
                                <a:moveTo>
                                  <a:pt x="4762" y="0"/>
                                </a:moveTo>
                                <a:lnTo>
                                  <a:pt x="4762" y="772756"/>
                                </a:lnTo>
                              </a:path>
                              <a:path w="6539865" h="777875">
                                <a:moveTo>
                                  <a:pt x="6535102" y="0"/>
                                </a:moveTo>
                                <a:lnTo>
                                  <a:pt x="6535102" y="772756"/>
                                </a:lnTo>
                              </a:path>
                              <a:path w="6539865" h="777875">
                                <a:moveTo>
                                  <a:pt x="9525" y="529234"/>
                                </a:moveTo>
                                <a:lnTo>
                                  <a:pt x="6530340" y="529234"/>
                                </a:lnTo>
                              </a:path>
                              <a:path w="6539865" h="777875">
                                <a:moveTo>
                                  <a:pt x="0" y="777519"/>
                                </a:moveTo>
                                <a:lnTo>
                                  <a:pt x="6539865" y="777519"/>
                                </a:lnTo>
                              </a:path>
                            </a:pathLst>
                          </a:custGeom>
                          <a:ln w="9525">
                            <a:solidFill>
                              <a:srgbClr val="000000"/>
                            </a:solidFill>
                            <a:prstDash val="solid"/>
                          </a:ln>
                        </wps:spPr>
                        <wps:bodyPr wrap="square" lIns="0" tIns="0" rIns="0" bIns="0" rtlCol="0">
                          <a:prstTxWarp prst="textNoShape">
                            <a:avLst/>
                          </a:prstTxWarp>
                          <a:noAutofit/>
                        </wps:bodyPr>
                      </wps:wsp>
                      <wps:wsp>
                        <wps:cNvPr id="102" name="Textbox 102"/>
                        <wps:cNvSpPr txBox="1"/>
                        <wps:spPr>
                          <a:xfrm>
                            <a:off x="4762" y="4762"/>
                            <a:ext cx="6530340" cy="534035"/>
                          </a:xfrm>
                          <a:prstGeom prst="rect">
                            <a:avLst/>
                          </a:prstGeom>
                          <a:ln w="9525">
                            <a:solidFill>
                              <a:srgbClr val="000000"/>
                            </a:solidFill>
                            <a:prstDash val="solid"/>
                          </a:ln>
                        </wps:spPr>
                        <wps:txbx>
                          <w:txbxContent>
                            <w:p w14:paraId="1DB72ED2" w14:textId="77777777" w:rsidR="003E6880" w:rsidRDefault="003E6880">
                              <w:pPr>
                                <w:spacing w:before="68"/>
                                <w:ind w:left="60"/>
                                <w:rPr>
                                  <w:b/>
                                  <w:sz w:val="20"/>
                                </w:rPr>
                              </w:pPr>
                              <w:r>
                                <w:rPr>
                                  <w:b/>
                                  <w:sz w:val="20"/>
                                </w:rPr>
                                <w:t>Conflict</w:t>
                              </w:r>
                              <w:r>
                                <w:rPr>
                                  <w:b/>
                                  <w:spacing w:val="-1"/>
                                  <w:sz w:val="20"/>
                                </w:rPr>
                                <w:t xml:space="preserve"> </w:t>
                              </w:r>
                              <w:r>
                                <w:rPr>
                                  <w:b/>
                                  <w:spacing w:val="-2"/>
                                  <w:sz w:val="20"/>
                                </w:rPr>
                                <w:t>checks:</w:t>
                              </w:r>
                            </w:p>
                            <w:p w14:paraId="178BDE79" w14:textId="77777777" w:rsidR="003E6880" w:rsidRDefault="003E6880">
                              <w:pPr>
                                <w:ind w:left="60"/>
                                <w:rPr>
                                  <w:sz w:val="20"/>
                                </w:rPr>
                              </w:pPr>
                              <w:r>
                                <w:rPr>
                                  <w:sz w:val="20"/>
                                </w:rPr>
                                <w:t>Please</w:t>
                              </w:r>
                              <w:r>
                                <w:rPr>
                                  <w:spacing w:val="-3"/>
                                  <w:sz w:val="20"/>
                                </w:rPr>
                                <w:t xml:space="preserve"> </w:t>
                              </w:r>
                              <w:r>
                                <w:rPr>
                                  <w:sz w:val="20"/>
                                </w:rPr>
                                <w:t>declare</w:t>
                              </w:r>
                              <w:r>
                                <w:rPr>
                                  <w:spacing w:val="-3"/>
                                  <w:sz w:val="20"/>
                                </w:rPr>
                                <w:t xml:space="preserve"> </w:t>
                              </w:r>
                              <w:r>
                                <w:rPr>
                                  <w:sz w:val="20"/>
                                </w:rPr>
                                <w:t>any</w:t>
                              </w:r>
                              <w:r>
                                <w:rPr>
                                  <w:spacing w:val="-3"/>
                                  <w:sz w:val="20"/>
                                </w:rPr>
                                <w:t xml:space="preserve"> </w:t>
                              </w:r>
                              <w:r>
                                <w:rPr>
                                  <w:sz w:val="20"/>
                                </w:rPr>
                                <w:t>conflicts</w:t>
                              </w:r>
                              <w:r>
                                <w:rPr>
                                  <w:spacing w:val="-3"/>
                                  <w:sz w:val="20"/>
                                </w:rPr>
                                <w:t xml:space="preserve"> </w:t>
                              </w:r>
                              <w:r>
                                <w:rPr>
                                  <w:sz w:val="20"/>
                                </w:rPr>
                                <w:t>or</w:t>
                              </w:r>
                              <w:r>
                                <w:rPr>
                                  <w:spacing w:val="-3"/>
                                  <w:sz w:val="20"/>
                                </w:rPr>
                                <w:t xml:space="preserve"> </w:t>
                              </w:r>
                              <w:r>
                                <w:rPr>
                                  <w:sz w:val="20"/>
                                </w:rPr>
                                <w:t>potential</w:t>
                              </w:r>
                              <w:r>
                                <w:rPr>
                                  <w:spacing w:val="-3"/>
                                  <w:sz w:val="20"/>
                                </w:rPr>
                                <w:t xml:space="preserve"> </w:t>
                              </w:r>
                              <w:r>
                                <w:rPr>
                                  <w:sz w:val="20"/>
                                </w:rPr>
                                <w:t>conflicts</w:t>
                              </w:r>
                              <w:r>
                                <w:rPr>
                                  <w:spacing w:val="-3"/>
                                  <w:sz w:val="20"/>
                                </w:rPr>
                                <w:t xml:space="preserve"> </w:t>
                              </w:r>
                              <w:r>
                                <w:rPr>
                                  <w:sz w:val="20"/>
                                </w:rPr>
                                <w:t>of</w:t>
                              </w:r>
                              <w:r>
                                <w:rPr>
                                  <w:spacing w:val="-3"/>
                                  <w:sz w:val="20"/>
                                </w:rPr>
                                <w:t xml:space="preserve"> </w:t>
                              </w:r>
                              <w:r>
                                <w:rPr>
                                  <w:sz w:val="20"/>
                                </w:rPr>
                                <w:t>interest</w:t>
                              </w:r>
                              <w:r>
                                <w:rPr>
                                  <w:spacing w:val="-3"/>
                                  <w:sz w:val="20"/>
                                </w:rPr>
                                <w:t xml:space="preserve"> </w:t>
                              </w:r>
                              <w:r>
                                <w:rPr>
                                  <w:sz w:val="20"/>
                                </w:rPr>
                                <w:t>that</w:t>
                              </w:r>
                              <w:r>
                                <w:rPr>
                                  <w:spacing w:val="-3"/>
                                  <w:sz w:val="20"/>
                                </w:rPr>
                                <w:t xml:space="preserve"> </w:t>
                              </w:r>
                              <w:r>
                                <w:rPr>
                                  <w:sz w:val="20"/>
                                </w:rPr>
                                <w:t>you</w:t>
                              </w:r>
                              <w:r>
                                <w:rPr>
                                  <w:spacing w:val="-3"/>
                                  <w:sz w:val="20"/>
                                </w:rPr>
                                <w:t xml:space="preserve"> </w:t>
                              </w:r>
                              <w:r>
                                <w:rPr>
                                  <w:sz w:val="20"/>
                                </w:rPr>
                                <w:t>may</w:t>
                              </w:r>
                              <w:r>
                                <w:rPr>
                                  <w:spacing w:val="-3"/>
                                  <w:sz w:val="20"/>
                                </w:rPr>
                                <w:t xml:space="preserve"> </w:t>
                              </w:r>
                              <w:r>
                                <w:rPr>
                                  <w:sz w:val="20"/>
                                </w:rPr>
                                <w:t>have</w:t>
                              </w:r>
                              <w:r>
                                <w:rPr>
                                  <w:spacing w:val="-3"/>
                                  <w:sz w:val="20"/>
                                </w:rPr>
                                <w:t xml:space="preserve"> </w:t>
                              </w:r>
                              <w:r>
                                <w:rPr>
                                  <w:sz w:val="20"/>
                                </w:rPr>
                                <w:t>in</w:t>
                              </w:r>
                              <w:r>
                                <w:rPr>
                                  <w:spacing w:val="-3"/>
                                  <w:sz w:val="20"/>
                                </w:rPr>
                                <w:t xml:space="preserve"> </w:t>
                              </w:r>
                              <w:r>
                                <w:rPr>
                                  <w:sz w:val="20"/>
                                </w:rPr>
                                <w:t>undertaking</w:t>
                              </w:r>
                              <w:r>
                                <w:rPr>
                                  <w:spacing w:val="-3"/>
                                  <w:sz w:val="20"/>
                                </w:rPr>
                                <w:t xml:space="preserve"> </w:t>
                              </w:r>
                              <w:r>
                                <w:rPr>
                                  <w:sz w:val="20"/>
                                </w:rPr>
                                <w:t>this</w:t>
                              </w:r>
                              <w:r>
                                <w:rPr>
                                  <w:spacing w:val="-3"/>
                                  <w:sz w:val="20"/>
                                </w:rPr>
                                <w:t xml:space="preserve"> </w:t>
                              </w:r>
                              <w:r>
                                <w:rPr>
                                  <w:sz w:val="20"/>
                                </w:rPr>
                                <w:t>research, including any relevant, non-personal &amp; commercial interest that could be perceived as a conflict of interest.</w:t>
                              </w:r>
                            </w:p>
                          </w:txbxContent>
                        </wps:txbx>
                        <wps:bodyPr wrap="square" lIns="0" tIns="0" rIns="0" bIns="0" rtlCol="0">
                          <a:noAutofit/>
                        </wps:bodyPr>
                      </wps:wsp>
                    </wpg:wgp>
                  </a:graphicData>
                </a:graphic>
              </wp:anchor>
            </w:drawing>
          </mc:Choice>
          <mc:Fallback>
            <w:pict>
              <v:group w14:anchorId="0B01093C" id="Group 100" o:spid="_x0000_s1090" style="position:absolute;margin-left:43.95pt;margin-top:10.25pt;width:514.95pt;height:62.35pt;z-index:-251658214;mso-wrap-distance-left:0;mso-wrap-distance-right:0;mso-position-horizontal-relative:page;mso-position-vertical-relative:text" coordsize="65398,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">
                <v:shape id="Graphic 101" o:spid="_x0000_s1091" style="position:absolute;top:95;width:65398;height:7779;visibility:visible;mso-wrap-style:square;v-text-anchor:top" coordsize="6539865,77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" path="m4762,r,772756em6535102,r,772756em9525,529234r6520815,em,777519r6539865,e" filled="f">
                  <v:path arrowok="t"/>
                </v:shape>
                <v:shape id="Textbox 102" o:spid="_x0000_s1092" type="#_x0000_t202" style="position:absolute;left:47;top:47;width:65304;height:5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" filled="f">
                  <v:textbox inset="0,0,0,0">
                    <w:txbxContent>
                      <w:p w14:paraId="1DB72ED2" w14:textId="77777777" w:rsidR="003E6880" w:rsidRDefault="003E6880">
                        <w:pPr>
                          <w:spacing w:before="68"/>
                          <w:ind w:left="60"/>
                          <w:rPr>
                            <w:b/>
                            <w:sz w:val="20"/>
                          </w:rPr>
                        </w:pPr>
                        <w:r>
                          <w:rPr>
                            <w:b/>
                            <w:sz w:val="20"/>
                          </w:rPr>
                          <w:t>Conflict</w:t>
                        </w:r>
                        <w:r>
                          <w:rPr>
                            <w:b/>
                            <w:spacing w:val="-1"/>
                            <w:sz w:val="20"/>
                          </w:rPr>
                          <w:t xml:space="preserve"> </w:t>
                        </w:r>
                        <w:r>
                          <w:rPr>
                            <w:b/>
                            <w:spacing w:val="-2"/>
                            <w:sz w:val="20"/>
                          </w:rPr>
                          <w:t>checks:</w:t>
                        </w:r>
                      </w:p>
                      <w:p w14:paraId="178BDE79" w14:textId="77777777" w:rsidR="003E6880" w:rsidRDefault="003E6880">
                        <w:pPr>
                          <w:ind w:left="60"/>
                          <w:rPr>
                            <w:sz w:val="20"/>
                          </w:rPr>
                        </w:pPr>
                        <w:r>
                          <w:rPr>
                            <w:sz w:val="20"/>
                          </w:rPr>
                          <w:t>Please</w:t>
                        </w:r>
                        <w:r>
                          <w:rPr>
                            <w:spacing w:val="-3"/>
                            <w:sz w:val="20"/>
                          </w:rPr>
                          <w:t xml:space="preserve"> </w:t>
                        </w:r>
                        <w:r>
                          <w:rPr>
                            <w:sz w:val="20"/>
                          </w:rPr>
                          <w:t>declare</w:t>
                        </w:r>
                        <w:r>
                          <w:rPr>
                            <w:spacing w:val="-3"/>
                            <w:sz w:val="20"/>
                          </w:rPr>
                          <w:t xml:space="preserve"> </w:t>
                        </w:r>
                        <w:r>
                          <w:rPr>
                            <w:sz w:val="20"/>
                          </w:rPr>
                          <w:t>any</w:t>
                        </w:r>
                        <w:r>
                          <w:rPr>
                            <w:spacing w:val="-3"/>
                            <w:sz w:val="20"/>
                          </w:rPr>
                          <w:t xml:space="preserve"> </w:t>
                        </w:r>
                        <w:r>
                          <w:rPr>
                            <w:sz w:val="20"/>
                          </w:rPr>
                          <w:t>conflicts</w:t>
                        </w:r>
                        <w:r>
                          <w:rPr>
                            <w:spacing w:val="-3"/>
                            <w:sz w:val="20"/>
                          </w:rPr>
                          <w:t xml:space="preserve"> </w:t>
                        </w:r>
                        <w:r>
                          <w:rPr>
                            <w:sz w:val="20"/>
                          </w:rPr>
                          <w:t>or</w:t>
                        </w:r>
                        <w:r>
                          <w:rPr>
                            <w:spacing w:val="-3"/>
                            <w:sz w:val="20"/>
                          </w:rPr>
                          <w:t xml:space="preserve"> </w:t>
                        </w:r>
                        <w:r>
                          <w:rPr>
                            <w:sz w:val="20"/>
                          </w:rPr>
                          <w:t>potential</w:t>
                        </w:r>
                        <w:r>
                          <w:rPr>
                            <w:spacing w:val="-3"/>
                            <w:sz w:val="20"/>
                          </w:rPr>
                          <w:t xml:space="preserve"> </w:t>
                        </w:r>
                        <w:r>
                          <w:rPr>
                            <w:sz w:val="20"/>
                          </w:rPr>
                          <w:t>conflicts</w:t>
                        </w:r>
                        <w:r>
                          <w:rPr>
                            <w:spacing w:val="-3"/>
                            <w:sz w:val="20"/>
                          </w:rPr>
                          <w:t xml:space="preserve"> </w:t>
                        </w:r>
                        <w:r>
                          <w:rPr>
                            <w:sz w:val="20"/>
                          </w:rPr>
                          <w:t>of</w:t>
                        </w:r>
                        <w:r>
                          <w:rPr>
                            <w:spacing w:val="-3"/>
                            <w:sz w:val="20"/>
                          </w:rPr>
                          <w:t xml:space="preserve"> </w:t>
                        </w:r>
                        <w:r>
                          <w:rPr>
                            <w:sz w:val="20"/>
                          </w:rPr>
                          <w:t>interest</w:t>
                        </w:r>
                        <w:r>
                          <w:rPr>
                            <w:spacing w:val="-3"/>
                            <w:sz w:val="20"/>
                          </w:rPr>
                          <w:t xml:space="preserve"> </w:t>
                        </w:r>
                        <w:r>
                          <w:rPr>
                            <w:sz w:val="20"/>
                          </w:rPr>
                          <w:t>that</w:t>
                        </w:r>
                        <w:r>
                          <w:rPr>
                            <w:spacing w:val="-3"/>
                            <w:sz w:val="20"/>
                          </w:rPr>
                          <w:t xml:space="preserve"> </w:t>
                        </w:r>
                        <w:r>
                          <w:rPr>
                            <w:sz w:val="20"/>
                          </w:rPr>
                          <w:t>you</w:t>
                        </w:r>
                        <w:r>
                          <w:rPr>
                            <w:spacing w:val="-3"/>
                            <w:sz w:val="20"/>
                          </w:rPr>
                          <w:t xml:space="preserve"> </w:t>
                        </w:r>
                        <w:r>
                          <w:rPr>
                            <w:sz w:val="20"/>
                          </w:rPr>
                          <w:t>may</w:t>
                        </w:r>
                        <w:r>
                          <w:rPr>
                            <w:spacing w:val="-3"/>
                            <w:sz w:val="20"/>
                          </w:rPr>
                          <w:t xml:space="preserve"> </w:t>
                        </w:r>
                        <w:r>
                          <w:rPr>
                            <w:sz w:val="20"/>
                          </w:rPr>
                          <w:t>have</w:t>
                        </w:r>
                        <w:r>
                          <w:rPr>
                            <w:spacing w:val="-3"/>
                            <w:sz w:val="20"/>
                          </w:rPr>
                          <w:t xml:space="preserve"> </w:t>
                        </w:r>
                        <w:r>
                          <w:rPr>
                            <w:sz w:val="20"/>
                          </w:rPr>
                          <w:t>in</w:t>
                        </w:r>
                        <w:r>
                          <w:rPr>
                            <w:spacing w:val="-3"/>
                            <w:sz w:val="20"/>
                          </w:rPr>
                          <w:t xml:space="preserve"> </w:t>
                        </w:r>
                        <w:r>
                          <w:rPr>
                            <w:sz w:val="20"/>
                          </w:rPr>
                          <w:t>undertaking</w:t>
                        </w:r>
                        <w:r>
                          <w:rPr>
                            <w:spacing w:val="-3"/>
                            <w:sz w:val="20"/>
                          </w:rPr>
                          <w:t xml:space="preserve"> </w:t>
                        </w:r>
                        <w:r>
                          <w:rPr>
                            <w:sz w:val="20"/>
                          </w:rPr>
                          <w:t>this</w:t>
                        </w:r>
                        <w:r>
                          <w:rPr>
                            <w:spacing w:val="-3"/>
                            <w:sz w:val="20"/>
                          </w:rPr>
                          <w:t xml:space="preserve"> </w:t>
                        </w:r>
                        <w:r>
                          <w:rPr>
                            <w:sz w:val="20"/>
                          </w:rPr>
                          <w:t>research, including any relevant, non-personal &amp; commercial interest that could be perceived as a conflict of interest.</w:t>
                        </w:r>
                      </w:p>
                    </w:txbxContent>
                  </v:textbox>
                </v:shape>
                <w10:wrap type="topAndBottom" anchorx="page"/>
              </v:group>
            </w:pict>
          </mc:Fallback>
        </mc:AlternateContent>
      </w:r>
      <w:r>
        <w:rPr>
          <w:noProof/>
        </w:rPr>
        <mc:AlternateContent>
          <mc:Choice Requires="wpg">
            <w:drawing>
              <wp:anchor distT="0" distB="0" distL="0" distR="0" simplePos="0" relativeHeight="251658267" behindDoc="1" locked="0" layoutInCell="1" allowOverlap="1" wp14:anchorId="4A8B17E4" wp14:editId="55206DE7">
                <wp:simplePos x="0" y="0"/>
                <wp:positionH relativeFrom="page">
                  <wp:posOffset>558482</wp:posOffset>
                </wp:positionH>
                <wp:positionV relativeFrom="paragraph">
                  <wp:posOffset>1099439</wp:posOffset>
                </wp:positionV>
                <wp:extent cx="6539865" cy="3560445"/>
                <wp:effectExtent l="0" t="0" r="0" b="0"/>
                <wp:wrapTopAndBottom/>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3560445"/>
                          <a:chOff x="0" y="0"/>
                          <a:chExt cx="6539865" cy="3560445"/>
                        </a:xfrm>
                      </wpg:grpSpPr>
                      <wps:wsp>
                        <wps:cNvPr id="104" name="Graphic 104"/>
                        <wps:cNvSpPr/>
                        <wps:spPr>
                          <a:xfrm>
                            <a:off x="61912" y="3375380"/>
                            <a:ext cx="118110" cy="118110"/>
                          </a:xfrm>
                          <a:custGeom>
                            <a:avLst/>
                            <a:gdLst/>
                            <a:ahLst/>
                            <a:cxnLst/>
                            <a:rect l="l" t="t" r="r" b="b"/>
                            <a:pathLst>
                              <a:path w="118110" h="118110">
                                <a:moveTo>
                                  <a:pt x="0" y="0"/>
                                </a:moveTo>
                                <a:lnTo>
                                  <a:pt x="118097" y="0"/>
                                </a:lnTo>
                                <a:lnTo>
                                  <a:pt x="118097" y="118097"/>
                                </a:lnTo>
                                <a:lnTo>
                                  <a:pt x="0" y="118097"/>
                                </a:lnTo>
                                <a:lnTo>
                                  <a:pt x="0" y="0"/>
                                </a:lnTo>
                                <a:close/>
                              </a:path>
                            </a:pathLst>
                          </a:custGeom>
                          <a:ln w="8889">
                            <a:solidFill>
                              <a:srgbClr val="000000"/>
                            </a:solidFill>
                            <a:prstDash val="solid"/>
                          </a:ln>
                        </wps:spPr>
                        <wps:bodyPr wrap="square" lIns="0" tIns="0" rIns="0" bIns="0" rtlCol="0">
                          <a:prstTxWarp prst="textNoShape">
                            <a:avLst/>
                          </a:prstTxWarp>
                          <a:noAutofit/>
                        </wps:bodyPr>
                      </wps:wsp>
                      <wps:wsp>
                        <wps:cNvPr id="105" name="Textbox 105"/>
                        <wps:cNvSpPr txBox="1"/>
                        <wps:spPr>
                          <a:xfrm>
                            <a:off x="4762" y="3313468"/>
                            <a:ext cx="6530340" cy="241935"/>
                          </a:xfrm>
                          <a:prstGeom prst="rect">
                            <a:avLst/>
                          </a:prstGeom>
                          <a:ln w="9525">
                            <a:solidFill>
                              <a:srgbClr val="000000"/>
                            </a:solidFill>
                            <a:prstDash val="solid"/>
                          </a:ln>
                        </wps:spPr>
                        <wps:txbx>
                          <w:txbxContent>
                            <w:p w14:paraId="6BE27390" w14:textId="77777777" w:rsidR="003E6880" w:rsidRDefault="003E6880">
                              <w:pPr>
                                <w:spacing w:before="68"/>
                                <w:ind w:left="290"/>
                                <w:rPr>
                                  <w:sz w:val="20"/>
                                </w:rPr>
                              </w:pPr>
                              <w:r>
                                <w:rPr>
                                  <w:sz w:val="20"/>
                                </w:rPr>
                                <w:t xml:space="preserve">Not </w:t>
                              </w:r>
                              <w:r>
                                <w:rPr>
                                  <w:spacing w:val="-2"/>
                                  <w:sz w:val="20"/>
                                </w:rPr>
                                <w:t>Confirmed</w:t>
                              </w:r>
                            </w:p>
                          </w:txbxContent>
                        </wps:txbx>
                        <wps:bodyPr wrap="square" lIns="0" tIns="0" rIns="0" bIns="0" rtlCol="0">
                          <a:noAutofit/>
                        </wps:bodyPr>
                      </wps:wsp>
                      <wps:wsp>
                        <wps:cNvPr id="106" name="Textbox 106"/>
                        <wps:cNvSpPr txBox="1"/>
                        <wps:spPr>
                          <a:xfrm>
                            <a:off x="4762" y="4762"/>
                            <a:ext cx="6530340" cy="3308985"/>
                          </a:xfrm>
                          <a:prstGeom prst="rect">
                            <a:avLst/>
                          </a:prstGeom>
                          <a:ln w="9525">
                            <a:solidFill>
                              <a:srgbClr val="000000"/>
                            </a:solidFill>
                            <a:prstDash val="solid"/>
                          </a:ln>
                        </wps:spPr>
                        <wps:txbx>
                          <w:txbxContent>
                            <w:p w14:paraId="69785093" w14:textId="77777777" w:rsidR="003E6880" w:rsidRDefault="003E6880">
                              <w:pPr>
                                <w:spacing w:before="68"/>
                                <w:ind w:left="60"/>
                                <w:rPr>
                                  <w:b/>
                                  <w:sz w:val="20"/>
                                </w:rPr>
                              </w:pPr>
                              <w:r>
                                <w:rPr>
                                  <w:b/>
                                  <w:sz w:val="20"/>
                                </w:rPr>
                                <w:t>Agreement</w:t>
                              </w:r>
                              <w:r>
                                <w:rPr>
                                  <w:b/>
                                  <w:spacing w:val="-4"/>
                                  <w:sz w:val="20"/>
                                </w:rPr>
                                <w:t xml:space="preserve"> </w:t>
                              </w:r>
                              <w:r>
                                <w:rPr>
                                  <w:b/>
                                  <w:sz w:val="20"/>
                                </w:rPr>
                                <w:t>to</w:t>
                              </w:r>
                              <w:r>
                                <w:rPr>
                                  <w:b/>
                                  <w:spacing w:val="-2"/>
                                  <w:sz w:val="20"/>
                                </w:rPr>
                                <w:t xml:space="preserve"> </w:t>
                              </w:r>
                              <w:r>
                                <w:rPr>
                                  <w:b/>
                                  <w:sz w:val="20"/>
                                </w:rPr>
                                <w:t>Terms</w:t>
                              </w:r>
                              <w:r>
                                <w:rPr>
                                  <w:b/>
                                  <w:spacing w:val="-2"/>
                                  <w:sz w:val="20"/>
                                </w:rPr>
                                <w:t xml:space="preserve"> </w:t>
                              </w:r>
                              <w:r>
                                <w:rPr>
                                  <w:b/>
                                  <w:sz w:val="20"/>
                                </w:rPr>
                                <w:t>and</w:t>
                              </w:r>
                              <w:r>
                                <w:rPr>
                                  <w:b/>
                                  <w:spacing w:val="-2"/>
                                  <w:sz w:val="20"/>
                                </w:rPr>
                                <w:t xml:space="preserve"> Conditions:</w:t>
                              </w:r>
                            </w:p>
                            <w:p w14:paraId="47B7FB95" w14:textId="77777777" w:rsidR="003E6880" w:rsidRDefault="003E6880">
                              <w:pPr>
                                <w:ind w:left="60" w:right="155"/>
                                <w:rPr>
                                  <w:sz w:val="20"/>
                                </w:rPr>
                              </w:pPr>
                              <w:r>
                                <w:rPr>
                                  <w:sz w:val="20"/>
                                </w:rPr>
                                <w:t>I</w:t>
                              </w:r>
                              <w:r>
                                <w:rPr>
                                  <w:spacing w:val="-2"/>
                                  <w:sz w:val="20"/>
                                </w:rPr>
                                <w:t xml:space="preserve"> </w:t>
                              </w:r>
                              <w:r>
                                <w:rPr>
                                  <w:sz w:val="20"/>
                                </w:rPr>
                                <w:t>confirm</w:t>
                              </w:r>
                              <w:r>
                                <w:rPr>
                                  <w:spacing w:val="-2"/>
                                  <w:sz w:val="20"/>
                                </w:rPr>
                                <w:t xml:space="preserve"> </w:t>
                              </w:r>
                              <w:r>
                                <w:rPr>
                                  <w:sz w:val="20"/>
                                </w:rPr>
                                <w:t>that</w:t>
                              </w:r>
                              <w:r>
                                <w:rPr>
                                  <w:spacing w:val="-2"/>
                                  <w:sz w:val="20"/>
                                </w:rPr>
                                <w:t xml:space="preserve"> </w:t>
                              </w:r>
                              <w:r>
                                <w:rPr>
                                  <w:sz w:val="20"/>
                                </w:rPr>
                                <w:t>I</w:t>
                              </w:r>
                              <w:r>
                                <w:rPr>
                                  <w:spacing w:val="-3"/>
                                  <w:sz w:val="20"/>
                                </w:rPr>
                                <w:t xml:space="preserve"> </w:t>
                              </w:r>
                              <w:r>
                                <w:rPr>
                                  <w:sz w:val="20"/>
                                </w:rPr>
                                <w:t>have</w:t>
                              </w:r>
                              <w:r>
                                <w:rPr>
                                  <w:spacing w:val="-2"/>
                                  <w:sz w:val="20"/>
                                </w:rPr>
                                <w:t xml:space="preserve"> </w:t>
                              </w:r>
                              <w:r>
                                <w:rPr>
                                  <w:sz w:val="20"/>
                                </w:rPr>
                                <w:t>secured</w:t>
                              </w:r>
                              <w:r>
                                <w:rPr>
                                  <w:spacing w:val="-2"/>
                                  <w:sz w:val="20"/>
                                </w:rPr>
                                <w:t xml:space="preserve"> </w:t>
                              </w:r>
                              <w:r>
                                <w:rPr>
                                  <w:sz w:val="20"/>
                                </w:rPr>
                                <w:t>all</w:t>
                              </w:r>
                              <w:r>
                                <w:rPr>
                                  <w:spacing w:val="-2"/>
                                  <w:sz w:val="20"/>
                                </w:rPr>
                                <w:t xml:space="preserve"> </w:t>
                              </w:r>
                              <w:r>
                                <w:rPr>
                                  <w:sz w:val="20"/>
                                </w:rPr>
                                <w:t>necessary</w:t>
                              </w:r>
                              <w:r>
                                <w:rPr>
                                  <w:spacing w:val="-2"/>
                                  <w:sz w:val="20"/>
                                </w:rPr>
                                <w:t xml:space="preserve"> </w:t>
                              </w:r>
                              <w:proofErr w:type="spellStart"/>
                              <w:r>
                                <w:rPr>
                                  <w:sz w:val="20"/>
                                </w:rPr>
                                <w:t>licences</w:t>
                              </w:r>
                              <w:proofErr w:type="spellEnd"/>
                              <w:r>
                                <w:rPr>
                                  <w:spacing w:val="-2"/>
                                  <w:sz w:val="20"/>
                                </w:rPr>
                                <w:t xml:space="preserve"> </w:t>
                              </w:r>
                              <w:r>
                                <w:rPr>
                                  <w:sz w:val="20"/>
                                </w:rPr>
                                <w:t>and</w:t>
                              </w:r>
                              <w:r>
                                <w:rPr>
                                  <w:spacing w:val="-2"/>
                                  <w:sz w:val="20"/>
                                </w:rPr>
                                <w:t xml:space="preserve"> </w:t>
                              </w:r>
                              <w:r>
                                <w:rPr>
                                  <w:sz w:val="20"/>
                                </w:rPr>
                                <w:t>ethical</w:t>
                              </w:r>
                              <w:r>
                                <w:rPr>
                                  <w:spacing w:val="-2"/>
                                  <w:sz w:val="20"/>
                                </w:rPr>
                                <w:t xml:space="preserve"> </w:t>
                              </w:r>
                              <w:r>
                                <w:rPr>
                                  <w:sz w:val="20"/>
                                </w:rPr>
                                <w:t>approvals</w:t>
                              </w:r>
                              <w:r>
                                <w:rPr>
                                  <w:spacing w:val="-2"/>
                                  <w:sz w:val="20"/>
                                </w:rPr>
                                <w:t xml:space="preserve"> </w:t>
                              </w:r>
                              <w:r>
                                <w:rPr>
                                  <w:sz w:val="20"/>
                                </w:rPr>
                                <w:t>in</w:t>
                              </w:r>
                              <w:r>
                                <w:rPr>
                                  <w:spacing w:val="-2"/>
                                  <w:sz w:val="20"/>
                                </w:rPr>
                                <w:t xml:space="preserve"> </w:t>
                              </w:r>
                              <w:r>
                                <w:rPr>
                                  <w:sz w:val="20"/>
                                </w:rPr>
                                <w:t>relation</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research</w:t>
                              </w:r>
                              <w:r>
                                <w:rPr>
                                  <w:spacing w:val="-2"/>
                                  <w:sz w:val="20"/>
                                </w:rPr>
                                <w:t xml:space="preserve"> </w:t>
                              </w:r>
                              <w:r>
                                <w:rPr>
                                  <w:sz w:val="20"/>
                                </w:rPr>
                                <w:t>and</w:t>
                              </w:r>
                              <w:r>
                                <w:rPr>
                                  <w:spacing w:val="-2"/>
                                  <w:sz w:val="20"/>
                                </w:rPr>
                                <w:t xml:space="preserve"> </w:t>
                              </w:r>
                              <w:r>
                                <w:rPr>
                                  <w:sz w:val="20"/>
                                </w:rPr>
                                <w:t>will</w:t>
                              </w:r>
                              <w:r>
                                <w:rPr>
                                  <w:spacing w:val="-2"/>
                                  <w:sz w:val="20"/>
                                </w:rPr>
                                <w:t xml:space="preserve"> </w:t>
                              </w:r>
                              <w:r>
                                <w:rPr>
                                  <w:sz w:val="20"/>
                                </w:rPr>
                                <w:t xml:space="preserve">abide by the terms of those </w:t>
                              </w:r>
                              <w:proofErr w:type="spellStart"/>
                              <w:r>
                                <w:rPr>
                                  <w:sz w:val="20"/>
                                </w:rPr>
                                <w:t>licences</w:t>
                              </w:r>
                              <w:proofErr w:type="spellEnd"/>
                              <w:r>
                                <w:rPr>
                                  <w:sz w:val="20"/>
                                </w:rPr>
                                <w:t xml:space="preserve"> and approvals in carrying out the research.</w:t>
                              </w:r>
                            </w:p>
                            <w:p w14:paraId="783B5758" w14:textId="77777777" w:rsidR="003E6880" w:rsidRDefault="003E6880">
                              <w:pPr>
                                <w:rPr>
                                  <w:sz w:val="20"/>
                                </w:rPr>
                              </w:pPr>
                            </w:p>
                            <w:p w14:paraId="1792D178" w14:textId="77777777" w:rsidR="003E6880" w:rsidRDefault="003E6880">
                              <w:pPr>
                                <w:ind w:left="60"/>
                                <w:rPr>
                                  <w:sz w:val="20"/>
                                </w:rPr>
                              </w:pPr>
                              <w:r>
                                <w:rPr>
                                  <w:sz w:val="20"/>
                                </w:rPr>
                                <w:t>I</w:t>
                              </w:r>
                              <w:r>
                                <w:rPr>
                                  <w:spacing w:val="-2"/>
                                  <w:sz w:val="20"/>
                                </w:rPr>
                                <w:t xml:space="preserve"> </w:t>
                              </w:r>
                              <w:r>
                                <w:rPr>
                                  <w:sz w:val="20"/>
                                </w:rPr>
                                <w:t>confirm</w:t>
                              </w:r>
                              <w:r>
                                <w:rPr>
                                  <w:spacing w:val="-2"/>
                                  <w:sz w:val="20"/>
                                </w:rPr>
                                <w:t xml:space="preserve"> </w:t>
                              </w:r>
                              <w:r>
                                <w:rPr>
                                  <w:sz w:val="20"/>
                                </w:rPr>
                                <w:t>that</w:t>
                              </w:r>
                              <w:r>
                                <w:rPr>
                                  <w:spacing w:val="-2"/>
                                  <w:sz w:val="20"/>
                                </w:rPr>
                                <w:t xml:space="preserve"> </w:t>
                              </w:r>
                              <w:r>
                                <w:rPr>
                                  <w:sz w:val="20"/>
                                </w:rPr>
                                <w:t>I</w:t>
                              </w:r>
                              <w:r>
                                <w:rPr>
                                  <w:spacing w:val="-3"/>
                                  <w:sz w:val="20"/>
                                </w:rPr>
                                <w:t xml:space="preserve"> </w:t>
                              </w:r>
                              <w:r>
                                <w:rPr>
                                  <w:sz w:val="20"/>
                                </w:rPr>
                                <w:t>have</w:t>
                              </w:r>
                              <w:r>
                                <w:rPr>
                                  <w:spacing w:val="-2"/>
                                  <w:sz w:val="20"/>
                                </w:rPr>
                                <w:t xml:space="preserve"> </w:t>
                              </w:r>
                              <w:r>
                                <w:rPr>
                                  <w:sz w:val="20"/>
                                </w:rPr>
                                <w:t>read</w:t>
                              </w:r>
                              <w:r>
                                <w:rPr>
                                  <w:spacing w:val="-2"/>
                                  <w:sz w:val="20"/>
                                </w:rPr>
                                <w:t xml:space="preserve"> </w:t>
                              </w:r>
                              <w:r>
                                <w:rPr>
                                  <w:sz w:val="20"/>
                                </w:rPr>
                                <w:t>the</w:t>
                              </w:r>
                              <w:r>
                                <w:rPr>
                                  <w:spacing w:val="-3"/>
                                  <w:sz w:val="20"/>
                                </w:rPr>
                                <w:t xml:space="preserve"> </w:t>
                              </w:r>
                              <w:hyperlink r:id="rId26">
                                <w:r>
                                  <w:rPr>
                                    <w:color w:val="0000FF"/>
                                    <w:sz w:val="20"/>
                                    <w:u w:val="single" w:color="0000FF"/>
                                  </w:rPr>
                                  <w:t>NIHR</w:t>
                                </w:r>
                                <w:r>
                                  <w:rPr>
                                    <w:color w:val="0000FF"/>
                                    <w:spacing w:val="-2"/>
                                    <w:sz w:val="20"/>
                                    <w:u w:val="single" w:color="0000FF"/>
                                  </w:rPr>
                                  <w:t xml:space="preserve"> </w:t>
                                </w:r>
                                <w:r>
                                  <w:rPr>
                                    <w:color w:val="0000FF"/>
                                    <w:sz w:val="20"/>
                                    <w:u w:val="single" w:color="0000FF"/>
                                  </w:rPr>
                                  <w:t>Carbon</w:t>
                                </w:r>
                                <w:r>
                                  <w:rPr>
                                    <w:color w:val="0000FF"/>
                                    <w:spacing w:val="-2"/>
                                    <w:sz w:val="20"/>
                                    <w:u w:val="single" w:color="0000FF"/>
                                  </w:rPr>
                                  <w:t xml:space="preserve"> </w:t>
                                </w:r>
                                <w:r>
                                  <w:rPr>
                                    <w:color w:val="0000FF"/>
                                    <w:sz w:val="20"/>
                                    <w:u w:val="single" w:color="0000FF"/>
                                  </w:rPr>
                                  <w:t>Reduction</w:t>
                                </w:r>
                                <w:r>
                                  <w:rPr>
                                    <w:color w:val="0000FF"/>
                                    <w:spacing w:val="-2"/>
                                    <w:sz w:val="20"/>
                                    <w:u w:val="single" w:color="0000FF"/>
                                  </w:rPr>
                                  <w:t xml:space="preserve"> </w:t>
                                </w:r>
                                <w:r>
                                  <w:rPr>
                                    <w:color w:val="0000FF"/>
                                    <w:sz w:val="20"/>
                                    <w:u w:val="single" w:color="0000FF"/>
                                  </w:rPr>
                                  <w:t>Guidelines</w:t>
                                </w:r>
                              </w:hyperlink>
                              <w:r>
                                <w:rPr>
                                  <w:color w:val="0000FF"/>
                                  <w:spacing w:val="-3"/>
                                  <w:sz w:val="20"/>
                                </w:rPr>
                                <w:t xml:space="preserve"> </w:t>
                              </w:r>
                              <w:r>
                                <w:rPr>
                                  <w:sz w:val="20"/>
                                </w:rPr>
                                <w:t>and,</w:t>
                              </w:r>
                              <w:r>
                                <w:rPr>
                                  <w:spacing w:val="-3"/>
                                  <w:sz w:val="20"/>
                                </w:rPr>
                                <w:t xml:space="preserve"> </w:t>
                              </w:r>
                              <w:r>
                                <w:rPr>
                                  <w:sz w:val="20"/>
                                </w:rPr>
                                <w:t>where</w:t>
                              </w:r>
                              <w:r>
                                <w:rPr>
                                  <w:spacing w:val="-2"/>
                                  <w:sz w:val="20"/>
                                </w:rPr>
                                <w:t xml:space="preserve"> </w:t>
                              </w:r>
                              <w:r>
                                <w:rPr>
                                  <w:sz w:val="20"/>
                                </w:rPr>
                                <w:t>possible,</w:t>
                              </w:r>
                              <w:r>
                                <w:rPr>
                                  <w:spacing w:val="-3"/>
                                  <w:sz w:val="20"/>
                                </w:rPr>
                                <w:t xml:space="preserve"> </w:t>
                              </w:r>
                              <w:r>
                                <w:rPr>
                                  <w:sz w:val="20"/>
                                </w:rPr>
                                <w:t>taken</w:t>
                              </w:r>
                              <w:r>
                                <w:rPr>
                                  <w:spacing w:val="-2"/>
                                  <w:sz w:val="20"/>
                                </w:rPr>
                                <w:t xml:space="preserve"> </w:t>
                              </w:r>
                              <w:r>
                                <w:rPr>
                                  <w:sz w:val="20"/>
                                </w:rPr>
                                <w:t>steps</w:t>
                              </w:r>
                              <w:r>
                                <w:rPr>
                                  <w:spacing w:val="-3"/>
                                  <w:sz w:val="20"/>
                                </w:rPr>
                                <w:t xml:space="preserve"> </w:t>
                              </w:r>
                              <w:r>
                                <w:rPr>
                                  <w:sz w:val="20"/>
                                </w:rPr>
                                <w:t>to</w:t>
                              </w:r>
                              <w:r>
                                <w:rPr>
                                  <w:spacing w:val="-2"/>
                                  <w:sz w:val="20"/>
                                </w:rPr>
                                <w:t xml:space="preserve"> </w:t>
                              </w:r>
                              <w:r>
                                <w:rPr>
                                  <w:sz w:val="20"/>
                                </w:rPr>
                                <w:t>reduce</w:t>
                              </w:r>
                              <w:r>
                                <w:rPr>
                                  <w:spacing w:val="-2"/>
                                  <w:sz w:val="20"/>
                                </w:rPr>
                                <w:t xml:space="preserve"> </w:t>
                              </w:r>
                              <w:r>
                                <w:rPr>
                                  <w:sz w:val="20"/>
                                </w:rPr>
                                <w:t>the carbon emissions generated by this research.</w:t>
                              </w:r>
                            </w:p>
                            <w:p w14:paraId="767A9DDD" w14:textId="77777777" w:rsidR="003E6880" w:rsidRDefault="003E6880">
                              <w:pPr>
                                <w:spacing w:before="230"/>
                                <w:ind w:left="60" w:right="155"/>
                                <w:rPr>
                                  <w:sz w:val="20"/>
                                </w:rPr>
                              </w:pPr>
                              <w:r>
                                <w:rPr>
                                  <w:sz w:val="20"/>
                                </w:rPr>
                                <w:t>I</w:t>
                              </w:r>
                              <w:r>
                                <w:rPr>
                                  <w:spacing w:val="-3"/>
                                  <w:sz w:val="20"/>
                                </w:rPr>
                                <w:t xml:space="preserve"> </w:t>
                              </w:r>
                              <w:r>
                                <w:rPr>
                                  <w:sz w:val="20"/>
                                </w:rPr>
                                <w:t>confirm</w:t>
                              </w:r>
                              <w:r>
                                <w:rPr>
                                  <w:spacing w:val="-3"/>
                                  <w:sz w:val="20"/>
                                </w:rPr>
                                <w:t xml:space="preserve"> </w:t>
                              </w:r>
                              <w:r>
                                <w:rPr>
                                  <w:sz w:val="20"/>
                                </w:rPr>
                                <w:t>that</w:t>
                              </w:r>
                              <w:r>
                                <w:rPr>
                                  <w:spacing w:val="-3"/>
                                  <w:sz w:val="20"/>
                                </w:rPr>
                                <w:t xml:space="preserve"> </w:t>
                              </w:r>
                              <w:r>
                                <w:rPr>
                                  <w:sz w:val="20"/>
                                </w:rPr>
                                <w:t>all</w:t>
                              </w:r>
                              <w:r>
                                <w:rPr>
                                  <w:spacing w:val="-3"/>
                                  <w:sz w:val="20"/>
                                </w:rPr>
                                <w:t xml:space="preserve"> </w:t>
                              </w:r>
                              <w:r>
                                <w:rPr>
                                  <w:sz w:val="20"/>
                                </w:rPr>
                                <w:t>material</w:t>
                              </w:r>
                              <w:r>
                                <w:rPr>
                                  <w:spacing w:val="-3"/>
                                  <w:sz w:val="20"/>
                                </w:rPr>
                                <w:t xml:space="preserve"> </w:t>
                              </w:r>
                              <w:r>
                                <w:rPr>
                                  <w:sz w:val="20"/>
                                </w:rPr>
                                <w:t>within</w:t>
                              </w:r>
                              <w:r>
                                <w:rPr>
                                  <w:spacing w:val="-3"/>
                                  <w:sz w:val="20"/>
                                </w:rPr>
                                <w:t xml:space="preserve"> </w:t>
                              </w:r>
                              <w:r>
                                <w:rPr>
                                  <w:sz w:val="20"/>
                                </w:rPr>
                                <w:t>this</w:t>
                              </w:r>
                              <w:r>
                                <w:rPr>
                                  <w:spacing w:val="-3"/>
                                  <w:sz w:val="20"/>
                                </w:rPr>
                                <w:t xml:space="preserve"> </w:t>
                              </w:r>
                              <w:r>
                                <w:rPr>
                                  <w:sz w:val="20"/>
                                </w:rPr>
                                <w:t>application,</w:t>
                              </w:r>
                              <w:r>
                                <w:rPr>
                                  <w:spacing w:val="-3"/>
                                  <w:sz w:val="20"/>
                                </w:rPr>
                                <w:t xml:space="preserve"> </w:t>
                              </w:r>
                              <w:proofErr w:type="gramStart"/>
                              <w:r>
                                <w:rPr>
                                  <w:sz w:val="20"/>
                                </w:rPr>
                                <w:t>with</w:t>
                              </w:r>
                              <w:r>
                                <w:rPr>
                                  <w:spacing w:val="-3"/>
                                  <w:sz w:val="20"/>
                                </w:rPr>
                                <w:t xml:space="preserve"> </w:t>
                              </w:r>
                              <w:r>
                                <w:rPr>
                                  <w:sz w:val="20"/>
                                </w:rPr>
                                <w:t>the</w:t>
                              </w:r>
                              <w:r>
                                <w:rPr>
                                  <w:spacing w:val="-3"/>
                                  <w:sz w:val="20"/>
                                </w:rPr>
                                <w:t xml:space="preserve"> </w:t>
                              </w:r>
                              <w:r>
                                <w:rPr>
                                  <w:sz w:val="20"/>
                                </w:rPr>
                                <w:t>exception</w:t>
                              </w:r>
                              <w:r>
                                <w:rPr>
                                  <w:spacing w:val="-3"/>
                                  <w:sz w:val="20"/>
                                </w:rPr>
                                <w:t xml:space="preserve"> </w:t>
                              </w:r>
                              <w:r>
                                <w:rPr>
                                  <w:sz w:val="20"/>
                                </w:rPr>
                                <w:t>of</w:t>
                              </w:r>
                              <w:proofErr w:type="gramEnd"/>
                              <w:r>
                                <w:rPr>
                                  <w:spacing w:val="-3"/>
                                  <w:sz w:val="20"/>
                                </w:rPr>
                                <w:t xml:space="preserve"> </w:t>
                              </w:r>
                              <w:r>
                                <w:rPr>
                                  <w:sz w:val="20"/>
                                </w:rPr>
                                <w:t>sections</w:t>
                              </w:r>
                              <w:r>
                                <w:rPr>
                                  <w:spacing w:val="-3"/>
                                  <w:sz w:val="20"/>
                                </w:rPr>
                                <w:t xml:space="preserve"> </w:t>
                              </w:r>
                              <w:r>
                                <w:rPr>
                                  <w:sz w:val="20"/>
                                </w:rPr>
                                <w:t>that</w:t>
                              </w:r>
                              <w:r>
                                <w:rPr>
                                  <w:spacing w:val="-3"/>
                                  <w:sz w:val="20"/>
                                </w:rPr>
                                <w:t xml:space="preserve"> </w:t>
                              </w:r>
                              <w:r>
                                <w:rPr>
                                  <w:sz w:val="20"/>
                                </w:rPr>
                                <w:t>other</w:t>
                              </w:r>
                              <w:r>
                                <w:rPr>
                                  <w:spacing w:val="-3"/>
                                  <w:sz w:val="20"/>
                                </w:rPr>
                                <w:t xml:space="preserve"> </w:t>
                              </w:r>
                              <w:r>
                                <w:rPr>
                                  <w:sz w:val="20"/>
                                </w:rPr>
                                <w:t>participants</w:t>
                              </w:r>
                              <w:r>
                                <w:rPr>
                                  <w:spacing w:val="-3"/>
                                  <w:sz w:val="20"/>
                                </w:rPr>
                                <w:t xml:space="preserve"> </w:t>
                              </w:r>
                              <w:r>
                                <w:rPr>
                                  <w:sz w:val="20"/>
                                </w:rPr>
                                <w:t>are</w:t>
                              </w:r>
                              <w:r>
                                <w:rPr>
                                  <w:spacing w:val="-3"/>
                                  <w:sz w:val="20"/>
                                </w:rPr>
                                <w:t xml:space="preserve"> </w:t>
                              </w:r>
                              <w:r>
                                <w:rPr>
                                  <w:sz w:val="20"/>
                                </w:rPr>
                                <w:t xml:space="preserve">required to complete, is my own work and I have taken steps to ensure that no parts of the application have been inappropriately </w:t>
                              </w:r>
                              <w:proofErr w:type="spellStart"/>
                              <w:r>
                                <w:rPr>
                                  <w:sz w:val="20"/>
                                </w:rPr>
                                <w:t>plagiarised</w:t>
                              </w:r>
                              <w:proofErr w:type="spellEnd"/>
                              <w:r>
                                <w:rPr>
                                  <w:sz w:val="20"/>
                                </w:rPr>
                                <w:t>.</w:t>
                              </w:r>
                            </w:p>
                            <w:p w14:paraId="59072D1B" w14:textId="77777777" w:rsidR="003E6880" w:rsidRDefault="003E6880">
                              <w:pPr>
                                <w:spacing w:before="230"/>
                                <w:ind w:left="60"/>
                                <w:rPr>
                                  <w:sz w:val="20"/>
                                </w:rPr>
                              </w:pPr>
                              <w:r>
                                <w:rPr>
                                  <w:sz w:val="20"/>
                                </w:rPr>
                                <w:t>I</w:t>
                              </w:r>
                              <w:r>
                                <w:rPr>
                                  <w:spacing w:val="-3"/>
                                  <w:sz w:val="20"/>
                                </w:rPr>
                                <w:t xml:space="preserve"> </w:t>
                              </w:r>
                              <w:r>
                                <w:rPr>
                                  <w:sz w:val="20"/>
                                </w:rPr>
                                <w:t>undertake</w:t>
                              </w:r>
                              <w:r>
                                <w:rPr>
                                  <w:spacing w:val="-3"/>
                                  <w:sz w:val="20"/>
                                </w:rPr>
                                <w:t xml:space="preserve"> </w:t>
                              </w:r>
                              <w:r>
                                <w:rPr>
                                  <w:sz w:val="20"/>
                                </w:rPr>
                                <w:t>to</w:t>
                              </w:r>
                              <w:r>
                                <w:rPr>
                                  <w:spacing w:val="-3"/>
                                  <w:sz w:val="20"/>
                                </w:rPr>
                                <w:t xml:space="preserve"> </w:t>
                              </w:r>
                              <w:r>
                                <w:rPr>
                                  <w:sz w:val="20"/>
                                </w:rPr>
                                <w:t>conduct</w:t>
                              </w:r>
                              <w:r>
                                <w:rPr>
                                  <w:spacing w:val="-4"/>
                                  <w:sz w:val="20"/>
                                </w:rPr>
                                <w:t xml:space="preserve"> </w:t>
                              </w:r>
                              <w:r>
                                <w:rPr>
                                  <w:sz w:val="20"/>
                                </w:rPr>
                                <w:t>the</w:t>
                              </w:r>
                              <w:r>
                                <w:rPr>
                                  <w:spacing w:val="-3"/>
                                  <w:sz w:val="20"/>
                                </w:rPr>
                                <w:t xml:space="preserve"> </w:t>
                              </w:r>
                              <w:r>
                                <w:rPr>
                                  <w:sz w:val="20"/>
                                </w:rPr>
                                <w:t>research</w:t>
                              </w:r>
                              <w:r>
                                <w:rPr>
                                  <w:spacing w:val="-3"/>
                                  <w:sz w:val="20"/>
                                </w:rPr>
                                <w:t xml:space="preserve"> </w:t>
                              </w:r>
                              <w:r>
                                <w:rPr>
                                  <w:sz w:val="20"/>
                                </w:rPr>
                                <w:t>according</w:t>
                              </w:r>
                              <w:r>
                                <w:rPr>
                                  <w:spacing w:val="-3"/>
                                  <w:sz w:val="20"/>
                                </w:rPr>
                                <w:t xml:space="preserve"> </w:t>
                              </w:r>
                              <w:r>
                                <w:rPr>
                                  <w:sz w:val="20"/>
                                </w:rPr>
                                <w:t>to</w:t>
                              </w:r>
                              <w:r>
                                <w:rPr>
                                  <w:spacing w:val="-3"/>
                                  <w:sz w:val="20"/>
                                </w:rPr>
                                <w:t xml:space="preserve"> </w:t>
                              </w:r>
                              <w:r>
                                <w:rPr>
                                  <w:sz w:val="20"/>
                                </w:rPr>
                                <w:t>such</w:t>
                              </w:r>
                              <w:r>
                                <w:rPr>
                                  <w:spacing w:val="-3"/>
                                  <w:sz w:val="20"/>
                                </w:rPr>
                                <w:t xml:space="preserve"> </w:t>
                              </w:r>
                              <w:r>
                                <w:rPr>
                                  <w:sz w:val="20"/>
                                </w:rPr>
                                <w:t>guidelines</w:t>
                              </w:r>
                              <w:r>
                                <w:rPr>
                                  <w:spacing w:val="-4"/>
                                  <w:sz w:val="20"/>
                                </w:rPr>
                                <w:t xml:space="preserve"> </w:t>
                              </w:r>
                              <w:r>
                                <w:rPr>
                                  <w:sz w:val="20"/>
                                </w:rPr>
                                <w:t>for</w:t>
                              </w:r>
                              <w:r>
                                <w:rPr>
                                  <w:spacing w:val="-3"/>
                                  <w:sz w:val="20"/>
                                </w:rPr>
                                <w:t xml:space="preserve"> </w:t>
                              </w:r>
                              <w:r>
                                <w:rPr>
                                  <w:sz w:val="20"/>
                                </w:rPr>
                                <w:t>good</w:t>
                              </w:r>
                              <w:r>
                                <w:rPr>
                                  <w:spacing w:val="-3"/>
                                  <w:sz w:val="20"/>
                                </w:rPr>
                                <w:t xml:space="preserve"> </w:t>
                              </w:r>
                              <w:r>
                                <w:rPr>
                                  <w:sz w:val="20"/>
                                </w:rPr>
                                <w:t>research</w:t>
                              </w:r>
                              <w:r>
                                <w:rPr>
                                  <w:spacing w:val="-3"/>
                                  <w:sz w:val="20"/>
                                </w:rPr>
                                <w:t xml:space="preserve"> </w:t>
                              </w:r>
                              <w:r>
                                <w:rPr>
                                  <w:sz w:val="20"/>
                                </w:rPr>
                                <w:t>practice</w:t>
                              </w:r>
                              <w:r>
                                <w:rPr>
                                  <w:spacing w:val="-3"/>
                                  <w:sz w:val="20"/>
                                </w:rPr>
                                <w:t xml:space="preserve"> </w:t>
                              </w:r>
                              <w:r>
                                <w:rPr>
                                  <w:sz w:val="20"/>
                                </w:rPr>
                                <w:t>as</w:t>
                              </w:r>
                              <w:r>
                                <w:rPr>
                                  <w:spacing w:val="-3"/>
                                  <w:sz w:val="20"/>
                                </w:rPr>
                                <w:t xml:space="preserve"> </w:t>
                              </w:r>
                              <w:r>
                                <w:rPr>
                                  <w:sz w:val="20"/>
                                </w:rPr>
                                <w:t>the</w:t>
                              </w:r>
                              <w:r>
                                <w:rPr>
                                  <w:spacing w:val="-3"/>
                                  <w:sz w:val="20"/>
                                </w:rPr>
                                <w:t xml:space="preserve"> </w:t>
                              </w:r>
                              <w:r>
                                <w:rPr>
                                  <w:sz w:val="20"/>
                                </w:rPr>
                                <w:t xml:space="preserve">Host </w:t>
                              </w:r>
                              <w:proofErr w:type="spellStart"/>
                              <w:r>
                                <w:rPr>
                                  <w:sz w:val="20"/>
                                </w:rPr>
                                <w:t>Organisation</w:t>
                              </w:r>
                              <w:proofErr w:type="spellEnd"/>
                              <w:r>
                                <w:rPr>
                                  <w:sz w:val="20"/>
                                </w:rPr>
                                <w:t xml:space="preserve"> may from time to time laydown according to the </w:t>
                              </w:r>
                              <w:hyperlink r:id="rId27">
                                <w:r>
                                  <w:rPr>
                                    <w:color w:val="0000FF"/>
                                    <w:sz w:val="20"/>
                                    <w:u w:val="single" w:color="0000FF"/>
                                  </w:rPr>
                                  <w:t>NIHR Research Governance Framework</w:t>
                                </w:r>
                              </w:hyperlink>
                              <w:r>
                                <w:rPr>
                                  <w:sz w:val="20"/>
                                </w:rPr>
                                <w:t>.</w:t>
                              </w:r>
                            </w:p>
                            <w:p w14:paraId="035A4E89" w14:textId="77777777" w:rsidR="003E6880" w:rsidRDefault="003E6880">
                              <w:pPr>
                                <w:spacing w:before="230"/>
                                <w:ind w:left="60" w:right="155"/>
                                <w:rPr>
                                  <w:sz w:val="20"/>
                                </w:rPr>
                              </w:pPr>
                              <w:r>
                                <w:rPr>
                                  <w:sz w:val="20"/>
                                </w:rPr>
                                <w:t xml:space="preserve">If you are applying for an NIHR award which comes with partnership funding from another </w:t>
                              </w:r>
                              <w:proofErr w:type="spellStart"/>
                              <w:r>
                                <w:rPr>
                                  <w:sz w:val="20"/>
                                </w:rPr>
                                <w:t>organisation</w:t>
                              </w:r>
                              <w:proofErr w:type="spellEnd"/>
                              <w:r>
                                <w:rPr>
                                  <w:sz w:val="20"/>
                                </w:rPr>
                                <w:t xml:space="preserve"> (e.g. a charity or industry partner) your information (including your NIHR Application Form and subsequent progress/annual</w:t>
                              </w:r>
                              <w:r>
                                <w:rPr>
                                  <w:spacing w:val="-3"/>
                                  <w:sz w:val="20"/>
                                </w:rPr>
                                <w:t xml:space="preserve"> </w:t>
                              </w:r>
                              <w:r>
                                <w:rPr>
                                  <w:sz w:val="20"/>
                                </w:rPr>
                                <w:t>reports)</w:t>
                              </w:r>
                              <w:r>
                                <w:rPr>
                                  <w:spacing w:val="-4"/>
                                  <w:sz w:val="20"/>
                                </w:rPr>
                                <w:t xml:space="preserve"> </w:t>
                              </w:r>
                              <w:r>
                                <w:rPr>
                                  <w:sz w:val="20"/>
                                </w:rPr>
                                <w:t>may</w:t>
                              </w:r>
                              <w:r>
                                <w:rPr>
                                  <w:spacing w:val="-3"/>
                                  <w:sz w:val="20"/>
                                </w:rPr>
                                <w:t xml:space="preserve"> </w:t>
                              </w:r>
                              <w:r>
                                <w:rPr>
                                  <w:sz w:val="20"/>
                                </w:rPr>
                                <w:t>be</w:t>
                              </w:r>
                              <w:r>
                                <w:rPr>
                                  <w:spacing w:val="-3"/>
                                  <w:sz w:val="20"/>
                                </w:rPr>
                                <w:t xml:space="preserve"> </w:t>
                              </w:r>
                              <w:r>
                                <w:rPr>
                                  <w:sz w:val="20"/>
                                </w:rPr>
                                <w:t>shared</w:t>
                              </w:r>
                              <w:r>
                                <w:rPr>
                                  <w:spacing w:val="-3"/>
                                  <w:sz w:val="20"/>
                                </w:rPr>
                                <w:t xml:space="preserve"> </w:t>
                              </w:r>
                              <w:r>
                                <w:rPr>
                                  <w:sz w:val="20"/>
                                </w:rPr>
                                <w:t>with</w:t>
                              </w:r>
                              <w:r>
                                <w:rPr>
                                  <w:spacing w:val="-3"/>
                                  <w:sz w:val="20"/>
                                </w:rPr>
                                <w:t xml:space="preserve"> </w:t>
                              </w:r>
                              <w:r>
                                <w:rPr>
                                  <w:sz w:val="20"/>
                                </w:rPr>
                                <w:t>the</w:t>
                              </w:r>
                              <w:r>
                                <w:rPr>
                                  <w:spacing w:val="-3"/>
                                  <w:sz w:val="20"/>
                                </w:rPr>
                                <w:t xml:space="preserve"> </w:t>
                              </w:r>
                              <w:r>
                                <w:rPr>
                                  <w:sz w:val="20"/>
                                </w:rPr>
                                <w:t>partner</w:t>
                              </w:r>
                              <w:r>
                                <w:rPr>
                                  <w:spacing w:val="-3"/>
                                  <w:sz w:val="20"/>
                                </w:rPr>
                                <w:t xml:space="preserve"> </w:t>
                              </w:r>
                              <w:proofErr w:type="spellStart"/>
                              <w:r>
                                <w:rPr>
                                  <w:sz w:val="20"/>
                                </w:rPr>
                                <w:t>organisation</w:t>
                              </w:r>
                              <w:proofErr w:type="spellEnd"/>
                              <w:r>
                                <w:rPr>
                                  <w:spacing w:val="-3"/>
                                  <w:sz w:val="20"/>
                                </w:rPr>
                                <w:t xml:space="preserve"> </w:t>
                              </w:r>
                              <w:r>
                                <w:rPr>
                                  <w:sz w:val="20"/>
                                </w:rPr>
                                <w:t>as</w:t>
                              </w:r>
                              <w:r>
                                <w:rPr>
                                  <w:spacing w:val="-3"/>
                                  <w:sz w:val="20"/>
                                </w:rPr>
                                <w:t xml:space="preserve"> </w:t>
                              </w:r>
                              <w:r>
                                <w:rPr>
                                  <w:sz w:val="20"/>
                                </w:rPr>
                                <w:t>part</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review</w:t>
                              </w:r>
                              <w:r>
                                <w:rPr>
                                  <w:spacing w:val="-3"/>
                                  <w:sz w:val="20"/>
                                </w:rPr>
                                <w:t xml:space="preserve"> </w:t>
                              </w:r>
                              <w:r>
                                <w:rPr>
                                  <w:sz w:val="20"/>
                                </w:rPr>
                                <w:t>process</w:t>
                              </w:r>
                              <w:r>
                                <w:rPr>
                                  <w:spacing w:val="-4"/>
                                  <w:sz w:val="20"/>
                                </w:rPr>
                                <w:t xml:space="preserve"> </w:t>
                              </w:r>
                              <w:r>
                                <w:rPr>
                                  <w:sz w:val="20"/>
                                </w:rPr>
                                <w:t>and</w:t>
                              </w:r>
                              <w:r>
                                <w:rPr>
                                  <w:spacing w:val="-3"/>
                                  <w:sz w:val="20"/>
                                </w:rPr>
                                <w:t xml:space="preserve"> </w:t>
                              </w:r>
                              <w:r>
                                <w:rPr>
                                  <w:sz w:val="20"/>
                                </w:rPr>
                                <w:t>ongoing monitoring of the award.</w:t>
                              </w:r>
                            </w:p>
                            <w:p w14:paraId="3A839C8F" w14:textId="77777777" w:rsidR="003E6880" w:rsidRDefault="003E6880">
                              <w:pPr>
                                <w:spacing w:before="230"/>
                                <w:ind w:left="60" w:right="211"/>
                                <w:jc w:val="both"/>
                                <w:rPr>
                                  <w:sz w:val="20"/>
                                </w:rPr>
                              </w:pPr>
                              <w:r>
                                <w:rPr>
                                  <w:sz w:val="20"/>
                                </w:rPr>
                                <w:t>In</w:t>
                              </w:r>
                              <w:r>
                                <w:rPr>
                                  <w:spacing w:val="-2"/>
                                  <w:sz w:val="20"/>
                                </w:rPr>
                                <w:t xml:space="preserve"> </w:t>
                              </w:r>
                              <w:r>
                                <w:rPr>
                                  <w:sz w:val="20"/>
                                </w:rPr>
                                <w:t>completing</w:t>
                              </w:r>
                              <w:r>
                                <w:rPr>
                                  <w:spacing w:val="-2"/>
                                  <w:sz w:val="20"/>
                                </w:rPr>
                                <w:t xml:space="preserve"> </w:t>
                              </w:r>
                              <w:r>
                                <w:rPr>
                                  <w:sz w:val="20"/>
                                </w:rPr>
                                <w:t>this,</w:t>
                              </w:r>
                              <w:r>
                                <w:rPr>
                                  <w:spacing w:val="-3"/>
                                  <w:sz w:val="20"/>
                                </w:rPr>
                                <w:t xml:space="preserve"> </w:t>
                              </w:r>
                              <w:r>
                                <w:rPr>
                                  <w:sz w:val="20"/>
                                </w:rPr>
                                <w:t>I</w:t>
                              </w:r>
                              <w:r>
                                <w:rPr>
                                  <w:spacing w:val="-2"/>
                                  <w:sz w:val="20"/>
                                </w:rPr>
                                <w:t xml:space="preserve"> </w:t>
                              </w:r>
                              <w:r>
                                <w:rPr>
                                  <w:sz w:val="20"/>
                                </w:rPr>
                                <w:t>declare</w:t>
                              </w:r>
                              <w:r>
                                <w:rPr>
                                  <w:spacing w:val="-2"/>
                                  <w:sz w:val="20"/>
                                </w:rPr>
                                <w:t xml:space="preserve"> </w:t>
                              </w:r>
                              <w:r>
                                <w:rPr>
                                  <w:sz w:val="20"/>
                                </w:rPr>
                                <w:t>that,</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best</w:t>
                              </w:r>
                              <w:r>
                                <w:rPr>
                                  <w:spacing w:val="-2"/>
                                  <w:sz w:val="20"/>
                                </w:rPr>
                                <w:t xml:space="preserve"> </w:t>
                              </w:r>
                              <w:r>
                                <w:rPr>
                                  <w:sz w:val="20"/>
                                </w:rPr>
                                <w:t>of</w:t>
                              </w:r>
                              <w:r>
                                <w:rPr>
                                  <w:spacing w:val="-2"/>
                                  <w:sz w:val="20"/>
                                </w:rPr>
                                <w:t xml:space="preserve"> </w:t>
                              </w:r>
                              <w:r>
                                <w:rPr>
                                  <w:sz w:val="20"/>
                                </w:rPr>
                                <w:t>my</w:t>
                              </w:r>
                              <w:r>
                                <w:rPr>
                                  <w:spacing w:val="-2"/>
                                  <w:sz w:val="20"/>
                                </w:rPr>
                                <w:t xml:space="preserve"> </w:t>
                              </w:r>
                              <w:r>
                                <w:rPr>
                                  <w:sz w:val="20"/>
                                </w:rPr>
                                <w:t>knowledge,</w:t>
                              </w:r>
                              <w:r>
                                <w:rPr>
                                  <w:spacing w:val="-3"/>
                                  <w:sz w:val="20"/>
                                </w:rPr>
                                <w:t xml:space="preserve"> </w:t>
                              </w:r>
                              <w:r>
                                <w:rPr>
                                  <w:sz w:val="20"/>
                                </w:rPr>
                                <w:t>the</w:t>
                              </w:r>
                              <w:r>
                                <w:rPr>
                                  <w:spacing w:val="-2"/>
                                  <w:sz w:val="20"/>
                                </w:rPr>
                                <w:t xml:space="preserve"> </w:t>
                              </w:r>
                              <w:r>
                                <w:rPr>
                                  <w:sz w:val="20"/>
                                </w:rPr>
                                <w:t>information</w:t>
                              </w:r>
                              <w:r>
                                <w:rPr>
                                  <w:spacing w:val="-2"/>
                                  <w:sz w:val="20"/>
                                </w:rPr>
                                <w:t xml:space="preserve"> </w:t>
                              </w:r>
                              <w:r>
                                <w:rPr>
                                  <w:sz w:val="20"/>
                                </w:rPr>
                                <w:t>provided</w:t>
                              </w:r>
                              <w:r>
                                <w:rPr>
                                  <w:spacing w:val="-2"/>
                                  <w:sz w:val="20"/>
                                </w:rPr>
                                <w:t xml:space="preserve"> </w:t>
                              </w:r>
                              <w:r>
                                <w:rPr>
                                  <w:sz w:val="20"/>
                                </w:rPr>
                                <w:t>in</w:t>
                              </w:r>
                              <w:r>
                                <w:rPr>
                                  <w:spacing w:val="-2"/>
                                  <w:sz w:val="20"/>
                                </w:rPr>
                                <w:t xml:space="preserve"> </w:t>
                              </w:r>
                              <w:r>
                                <w:rPr>
                                  <w:sz w:val="20"/>
                                </w:rPr>
                                <w:t>this</w:t>
                              </w:r>
                              <w:r>
                                <w:rPr>
                                  <w:spacing w:val="-2"/>
                                  <w:sz w:val="20"/>
                                </w:rPr>
                                <w:t xml:space="preserve"> </w:t>
                              </w:r>
                              <w:r>
                                <w:rPr>
                                  <w:sz w:val="20"/>
                                </w:rPr>
                                <w:t>application,</w:t>
                              </w:r>
                              <w:r>
                                <w:rPr>
                                  <w:spacing w:val="-2"/>
                                  <w:sz w:val="20"/>
                                </w:rPr>
                                <w:t xml:space="preserve"> </w:t>
                              </w:r>
                              <w:r>
                                <w:rPr>
                                  <w:sz w:val="20"/>
                                </w:rPr>
                                <w:t>is</w:t>
                              </w:r>
                              <w:r>
                                <w:rPr>
                                  <w:spacing w:val="-3"/>
                                  <w:sz w:val="20"/>
                                </w:rPr>
                                <w:t xml:space="preserve"> </w:t>
                              </w:r>
                              <w:r>
                                <w:rPr>
                                  <w:sz w:val="20"/>
                                </w:rPr>
                                <w:t>true, accurate</w:t>
                              </w:r>
                              <w:r>
                                <w:rPr>
                                  <w:spacing w:val="-3"/>
                                  <w:sz w:val="20"/>
                                </w:rPr>
                                <w:t xml:space="preserve"> </w:t>
                              </w:r>
                              <w:r>
                                <w:rPr>
                                  <w:sz w:val="20"/>
                                </w:rPr>
                                <w:t>and</w:t>
                              </w:r>
                              <w:r>
                                <w:rPr>
                                  <w:spacing w:val="-3"/>
                                  <w:sz w:val="20"/>
                                </w:rPr>
                                <w:t xml:space="preserve"> </w:t>
                              </w:r>
                              <w:r>
                                <w:rPr>
                                  <w:sz w:val="20"/>
                                </w:rPr>
                                <w:t>complete.</w:t>
                              </w:r>
                              <w:r>
                                <w:rPr>
                                  <w:spacing w:val="-3"/>
                                  <w:sz w:val="20"/>
                                </w:rPr>
                                <w:t xml:space="preserve"> </w:t>
                              </w:r>
                              <w:r>
                                <w:rPr>
                                  <w:sz w:val="20"/>
                                </w:rPr>
                                <w:t>I</w:t>
                              </w:r>
                              <w:r>
                                <w:rPr>
                                  <w:spacing w:val="-3"/>
                                  <w:sz w:val="20"/>
                                </w:rPr>
                                <w:t xml:space="preserve"> </w:t>
                              </w:r>
                              <w:r>
                                <w:rPr>
                                  <w:sz w:val="20"/>
                                </w:rPr>
                                <w:t>have</w:t>
                              </w:r>
                              <w:r>
                                <w:rPr>
                                  <w:spacing w:val="-3"/>
                                  <w:sz w:val="20"/>
                                </w:rPr>
                                <w:t xml:space="preserve"> </w:t>
                              </w:r>
                              <w:r>
                                <w:rPr>
                                  <w:sz w:val="20"/>
                                </w:rPr>
                                <w:t>read</w:t>
                              </w:r>
                              <w:r>
                                <w:rPr>
                                  <w:spacing w:val="-3"/>
                                  <w:sz w:val="20"/>
                                </w:rPr>
                                <w:t xml:space="preserve"> </w:t>
                              </w:r>
                              <w:r>
                                <w:rPr>
                                  <w:sz w:val="20"/>
                                </w:rPr>
                                <w:t>the</w:t>
                              </w:r>
                              <w:r>
                                <w:rPr>
                                  <w:spacing w:val="-3"/>
                                  <w:sz w:val="20"/>
                                </w:rPr>
                                <w:t xml:space="preserve"> </w:t>
                              </w:r>
                              <w:r>
                                <w:rPr>
                                  <w:sz w:val="20"/>
                                </w:rPr>
                                <w:t>Guidance</w:t>
                              </w:r>
                              <w:r>
                                <w:rPr>
                                  <w:spacing w:val="-3"/>
                                  <w:sz w:val="20"/>
                                </w:rPr>
                                <w:t xml:space="preserve"> </w:t>
                              </w:r>
                              <w:r>
                                <w:rPr>
                                  <w:sz w:val="20"/>
                                </w:rPr>
                                <w:t>Notes</w:t>
                              </w:r>
                              <w:r>
                                <w:rPr>
                                  <w:spacing w:val="-3"/>
                                  <w:sz w:val="20"/>
                                </w:rPr>
                                <w:t xml:space="preserve"> </w:t>
                              </w:r>
                              <w:r>
                                <w:rPr>
                                  <w:sz w:val="20"/>
                                </w:rPr>
                                <w:t>and</w:t>
                              </w:r>
                              <w:r>
                                <w:rPr>
                                  <w:spacing w:val="-3"/>
                                  <w:sz w:val="20"/>
                                </w:rPr>
                                <w:t xml:space="preserve"> </w:t>
                              </w:r>
                              <w:r>
                                <w:rPr>
                                  <w:sz w:val="20"/>
                                </w:rPr>
                                <w:t>agree</w:t>
                              </w:r>
                              <w:r>
                                <w:rPr>
                                  <w:spacing w:val="-3"/>
                                  <w:sz w:val="20"/>
                                </w:rPr>
                                <w:t xml:space="preserve"> </w:t>
                              </w:r>
                              <w:r>
                                <w:rPr>
                                  <w:sz w:val="20"/>
                                </w:rPr>
                                <w:t>to</w:t>
                              </w:r>
                              <w:r>
                                <w:rPr>
                                  <w:spacing w:val="-3"/>
                                  <w:sz w:val="20"/>
                                </w:rPr>
                                <w:t xml:space="preserve"> </w:t>
                              </w:r>
                              <w:r>
                                <w:rPr>
                                  <w:sz w:val="20"/>
                                </w:rPr>
                                <w:t>accept</w:t>
                              </w:r>
                              <w:r>
                                <w:rPr>
                                  <w:spacing w:val="-3"/>
                                  <w:sz w:val="20"/>
                                </w:rPr>
                                <w:t xml:space="preserve"> </w:t>
                              </w:r>
                              <w:r>
                                <w:rPr>
                                  <w:sz w:val="20"/>
                                </w:rPr>
                                <w:t>the</w:t>
                              </w:r>
                              <w:r>
                                <w:rPr>
                                  <w:spacing w:val="-3"/>
                                  <w:sz w:val="20"/>
                                </w:rPr>
                                <w:t xml:space="preserve"> </w:t>
                              </w:r>
                              <w:r>
                                <w:rPr>
                                  <w:sz w:val="20"/>
                                </w:rPr>
                                <w:t>process</w:t>
                              </w:r>
                              <w:r>
                                <w:rPr>
                                  <w:spacing w:val="-3"/>
                                  <w:sz w:val="20"/>
                                </w:rPr>
                                <w:t xml:space="preserve"> </w:t>
                              </w:r>
                              <w:r>
                                <w:rPr>
                                  <w:sz w:val="20"/>
                                </w:rPr>
                                <w:t>by</w:t>
                              </w:r>
                              <w:r>
                                <w:rPr>
                                  <w:spacing w:val="-3"/>
                                  <w:sz w:val="20"/>
                                </w:rPr>
                                <w:t xml:space="preserve"> </w:t>
                              </w:r>
                              <w:r>
                                <w:rPr>
                                  <w:sz w:val="20"/>
                                </w:rPr>
                                <w:t>which</w:t>
                              </w:r>
                              <w:r>
                                <w:rPr>
                                  <w:spacing w:val="-3"/>
                                  <w:sz w:val="20"/>
                                </w:rPr>
                                <w:t xml:space="preserve"> </w:t>
                              </w:r>
                              <w:r>
                                <w:rPr>
                                  <w:sz w:val="20"/>
                                </w:rPr>
                                <w:t>an</w:t>
                              </w:r>
                              <w:r>
                                <w:rPr>
                                  <w:spacing w:val="-3"/>
                                  <w:sz w:val="20"/>
                                </w:rPr>
                                <w:t xml:space="preserve"> </w:t>
                              </w:r>
                              <w:r>
                                <w:rPr>
                                  <w:sz w:val="20"/>
                                </w:rPr>
                                <w:t>application is assessed and agree to abide by the conditions under which an award may be granted.</w:t>
                              </w:r>
                            </w:p>
                          </w:txbxContent>
                        </wps:txbx>
                        <wps:bodyPr wrap="square" lIns="0" tIns="0" rIns="0" bIns="0" rtlCol="0">
                          <a:noAutofit/>
                        </wps:bodyPr>
                      </wps:wsp>
                    </wpg:wgp>
                  </a:graphicData>
                </a:graphic>
              </wp:anchor>
            </w:drawing>
          </mc:Choice>
          <mc:Fallback>
            <w:pict>
              <v:group w14:anchorId="4A8B17E4" id="Group 103" o:spid="_x0000_s1093" style="position:absolute;margin-left:43.95pt;margin-top:86.55pt;width:514.95pt;height:280.35pt;z-index:-251658213;mso-wrap-distance-left:0;mso-wrap-distance-right:0;mso-position-horizontal-relative:page;mso-position-vertical-relative:text" coordsize="65398,35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">
                <v:shape id="Graphic 104" o:spid="_x0000_s1094" style="position:absolute;left:619;top:33753;width:1181;height:1181;visibility:visible;mso-wrap-style:square;v-text-anchor:top" coordsize="118110,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" path="m,l118097,r,118097l,118097,,xe" filled="f" strokeweight=".24692mm">
                  <v:path arrowok="t"/>
                </v:shape>
                <v:shape id="Textbox 105" o:spid="_x0000_s1095" type="#_x0000_t202" style="position:absolute;left:47;top:33134;width:65304;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" filled="f">
                  <v:textbox inset="0,0,0,0">
                    <w:txbxContent>
                      <w:p w14:paraId="6BE27390" w14:textId="77777777" w:rsidR="003E6880" w:rsidRDefault="003E6880">
                        <w:pPr>
                          <w:spacing w:before="68"/>
                          <w:ind w:left="290"/>
                          <w:rPr>
                            <w:sz w:val="20"/>
                          </w:rPr>
                        </w:pPr>
                        <w:r>
                          <w:rPr>
                            <w:sz w:val="20"/>
                          </w:rPr>
                          <w:t xml:space="preserve">Not </w:t>
                        </w:r>
                        <w:r>
                          <w:rPr>
                            <w:spacing w:val="-2"/>
                            <w:sz w:val="20"/>
                          </w:rPr>
                          <w:t>Confirmed</w:t>
                        </w:r>
                      </w:p>
                    </w:txbxContent>
                  </v:textbox>
                </v:shape>
                <v:shape id="Textbox 106" o:spid="_x0000_s1096" type="#_x0000_t202" style="position:absolute;left:47;top:47;width:65304;height:33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" filled="f">
                  <v:textbox inset="0,0,0,0">
                    <w:txbxContent>
                      <w:p w14:paraId="69785093" w14:textId="77777777" w:rsidR="003E6880" w:rsidRDefault="003E6880">
                        <w:pPr>
                          <w:spacing w:before="68"/>
                          <w:ind w:left="60"/>
                          <w:rPr>
                            <w:b/>
                            <w:sz w:val="20"/>
                          </w:rPr>
                        </w:pPr>
                        <w:r>
                          <w:rPr>
                            <w:b/>
                            <w:sz w:val="20"/>
                          </w:rPr>
                          <w:t>Agreement</w:t>
                        </w:r>
                        <w:r>
                          <w:rPr>
                            <w:b/>
                            <w:spacing w:val="-4"/>
                            <w:sz w:val="20"/>
                          </w:rPr>
                          <w:t xml:space="preserve"> </w:t>
                        </w:r>
                        <w:r>
                          <w:rPr>
                            <w:b/>
                            <w:sz w:val="20"/>
                          </w:rPr>
                          <w:t>to</w:t>
                        </w:r>
                        <w:r>
                          <w:rPr>
                            <w:b/>
                            <w:spacing w:val="-2"/>
                            <w:sz w:val="20"/>
                          </w:rPr>
                          <w:t xml:space="preserve"> </w:t>
                        </w:r>
                        <w:r>
                          <w:rPr>
                            <w:b/>
                            <w:sz w:val="20"/>
                          </w:rPr>
                          <w:t>Terms</w:t>
                        </w:r>
                        <w:r>
                          <w:rPr>
                            <w:b/>
                            <w:spacing w:val="-2"/>
                            <w:sz w:val="20"/>
                          </w:rPr>
                          <w:t xml:space="preserve"> </w:t>
                        </w:r>
                        <w:r>
                          <w:rPr>
                            <w:b/>
                            <w:sz w:val="20"/>
                          </w:rPr>
                          <w:t>and</w:t>
                        </w:r>
                        <w:r>
                          <w:rPr>
                            <w:b/>
                            <w:spacing w:val="-2"/>
                            <w:sz w:val="20"/>
                          </w:rPr>
                          <w:t xml:space="preserve"> Conditions:</w:t>
                        </w:r>
                      </w:p>
                      <w:p w14:paraId="47B7FB95" w14:textId="77777777" w:rsidR="003E6880" w:rsidRDefault="003E6880">
                        <w:pPr>
                          <w:ind w:left="60" w:right="155"/>
                          <w:rPr>
                            <w:sz w:val="20"/>
                          </w:rPr>
                        </w:pPr>
                        <w:r>
                          <w:rPr>
                            <w:sz w:val="20"/>
                          </w:rPr>
                          <w:t>I</w:t>
                        </w:r>
                        <w:r>
                          <w:rPr>
                            <w:spacing w:val="-2"/>
                            <w:sz w:val="20"/>
                          </w:rPr>
                          <w:t xml:space="preserve"> </w:t>
                        </w:r>
                        <w:r>
                          <w:rPr>
                            <w:sz w:val="20"/>
                          </w:rPr>
                          <w:t>confirm</w:t>
                        </w:r>
                        <w:r>
                          <w:rPr>
                            <w:spacing w:val="-2"/>
                            <w:sz w:val="20"/>
                          </w:rPr>
                          <w:t xml:space="preserve"> </w:t>
                        </w:r>
                        <w:r>
                          <w:rPr>
                            <w:sz w:val="20"/>
                          </w:rPr>
                          <w:t>that</w:t>
                        </w:r>
                        <w:r>
                          <w:rPr>
                            <w:spacing w:val="-2"/>
                            <w:sz w:val="20"/>
                          </w:rPr>
                          <w:t xml:space="preserve"> </w:t>
                        </w:r>
                        <w:r>
                          <w:rPr>
                            <w:sz w:val="20"/>
                          </w:rPr>
                          <w:t>I</w:t>
                        </w:r>
                        <w:r>
                          <w:rPr>
                            <w:spacing w:val="-3"/>
                            <w:sz w:val="20"/>
                          </w:rPr>
                          <w:t xml:space="preserve"> </w:t>
                        </w:r>
                        <w:r>
                          <w:rPr>
                            <w:sz w:val="20"/>
                          </w:rPr>
                          <w:t>have</w:t>
                        </w:r>
                        <w:r>
                          <w:rPr>
                            <w:spacing w:val="-2"/>
                            <w:sz w:val="20"/>
                          </w:rPr>
                          <w:t xml:space="preserve"> </w:t>
                        </w:r>
                        <w:r>
                          <w:rPr>
                            <w:sz w:val="20"/>
                          </w:rPr>
                          <w:t>secured</w:t>
                        </w:r>
                        <w:r>
                          <w:rPr>
                            <w:spacing w:val="-2"/>
                            <w:sz w:val="20"/>
                          </w:rPr>
                          <w:t xml:space="preserve"> </w:t>
                        </w:r>
                        <w:r>
                          <w:rPr>
                            <w:sz w:val="20"/>
                          </w:rPr>
                          <w:t>all</w:t>
                        </w:r>
                        <w:r>
                          <w:rPr>
                            <w:spacing w:val="-2"/>
                            <w:sz w:val="20"/>
                          </w:rPr>
                          <w:t xml:space="preserve"> </w:t>
                        </w:r>
                        <w:r>
                          <w:rPr>
                            <w:sz w:val="20"/>
                          </w:rPr>
                          <w:t>necessary</w:t>
                        </w:r>
                        <w:r>
                          <w:rPr>
                            <w:spacing w:val="-2"/>
                            <w:sz w:val="20"/>
                          </w:rPr>
                          <w:t xml:space="preserve"> </w:t>
                        </w:r>
                        <w:proofErr w:type="spellStart"/>
                        <w:r>
                          <w:rPr>
                            <w:sz w:val="20"/>
                          </w:rPr>
                          <w:t>licences</w:t>
                        </w:r>
                        <w:proofErr w:type="spellEnd"/>
                        <w:r>
                          <w:rPr>
                            <w:spacing w:val="-2"/>
                            <w:sz w:val="20"/>
                          </w:rPr>
                          <w:t xml:space="preserve"> </w:t>
                        </w:r>
                        <w:r>
                          <w:rPr>
                            <w:sz w:val="20"/>
                          </w:rPr>
                          <w:t>and</w:t>
                        </w:r>
                        <w:r>
                          <w:rPr>
                            <w:spacing w:val="-2"/>
                            <w:sz w:val="20"/>
                          </w:rPr>
                          <w:t xml:space="preserve"> </w:t>
                        </w:r>
                        <w:r>
                          <w:rPr>
                            <w:sz w:val="20"/>
                          </w:rPr>
                          <w:t>ethical</w:t>
                        </w:r>
                        <w:r>
                          <w:rPr>
                            <w:spacing w:val="-2"/>
                            <w:sz w:val="20"/>
                          </w:rPr>
                          <w:t xml:space="preserve"> </w:t>
                        </w:r>
                        <w:r>
                          <w:rPr>
                            <w:sz w:val="20"/>
                          </w:rPr>
                          <w:t>approvals</w:t>
                        </w:r>
                        <w:r>
                          <w:rPr>
                            <w:spacing w:val="-2"/>
                            <w:sz w:val="20"/>
                          </w:rPr>
                          <w:t xml:space="preserve"> </w:t>
                        </w:r>
                        <w:r>
                          <w:rPr>
                            <w:sz w:val="20"/>
                          </w:rPr>
                          <w:t>in</w:t>
                        </w:r>
                        <w:r>
                          <w:rPr>
                            <w:spacing w:val="-2"/>
                            <w:sz w:val="20"/>
                          </w:rPr>
                          <w:t xml:space="preserve"> </w:t>
                        </w:r>
                        <w:r>
                          <w:rPr>
                            <w:sz w:val="20"/>
                          </w:rPr>
                          <w:t>relation</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research</w:t>
                        </w:r>
                        <w:r>
                          <w:rPr>
                            <w:spacing w:val="-2"/>
                            <w:sz w:val="20"/>
                          </w:rPr>
                          <w:t xml:space="preserve"> </w:t>
                        </w:r>
                        <w:r>
                          <w:rPr>
                            <w:sz w:val="20"/>
                          </w:rPr>
                          <w:t>and</w:t>
                        </w:r>
                        <w:r>
                          <w:rPr>
                            <w:spacing w:val="-2"/>
                            <w:sz w:val="20"/>
                          </w:rPr>
                          <w:t xml:space="preserve"> </w:t>
                        </w:r>
                        <w:r>
                          <w:rPr>
                            <w:sz w:val="20"/>
                          </w:rPr>
                          <w:t>will</w:t>
                        </w:r>
                        <w:r>
                          <w:rPr>
                            <w:spacing w:val="-2"/>
                            <w:sz w:val="20"/>
                          </w:rPr>
                          <w:t xml:space="preserve"> </w:t>
                        </w:r>
                        <w:r>
                          <w:rPr>
                            <w:sz w:val="20"/>
                          </w:rPr>
                          <w:t xml:space="preserve">abide by the terms of those </w:t>
                        </w:r>
                        <w:proofErr w:type="spellStart"/>
                        <w:r>
                          <w:rPr>
                            <w:sz w:val="20"/>
                          </w:rPr>
                          <w:t>licences</w:t>
                        </w:r>
                        <w:proofErr w:type="spellEnd"/>
                        <w:r>
                          <w:rPr>
                            <w:sz w:val="20"/>
                          </w:rPr>
                          <w:t xml:space="preserve"> and approvals in carrying out the research.</w:t>
                        </w:r>
                      </w:p>
                      <w:p w14:paraId="783B5758" w14:textId="77777777" w:rsidR="003E6880" w:rsidRDefault="003E6880">
                        <w:pPr>
                          <w:rPr>
                            <w:sz w:val="20"/>
                          </w:rPr>
                        </w:pPr>
                      </w:p>
                      <w:p w14:paraId="1792D178" w14:textId="77777777" w:rsidR="003E6880" w:rsidRDefault="003E6880">
                        <w:pPr>
                          <w:ind w:left="60"/>
                          <w:rPr>
                            <w:sz w:val="20"/>
                          </w:rPr>
                        </w:pPr>
                        <w:r>
                          <w:rPr>
                            <w:sz w:val="20"/>
                          </w:rPr>
                          <w:t>I</w:t>
                        </w:r>
                        <w:r>
                          <w:rPr>
                            <w:spacing w:val="-2"/>
                            <w:sz w:val="20"/>
                          </w:rPr>
                          <w:t xml:space="preserve"> </w:t>
                        </w:r>
                        <w:r>
                          <w:rPr>
                            <w:sz w:val="20"/>
                          </w:rPr>
                          <w:t>confirm</w:t>
                        </w:r>
                        <w:r>
                          <w:rPr>
                            <w:spacing w:val="-2"/>
                            <w:sz w:val="20"/>
                          </w:rPr>
                          <w:t xml:space="preserve"> </w:t>
                        </w:r>
                        <w:r>
                          <w:rPr>
                            <w:sz w:val="20"/>
                          </w:rPr>
                          <w:t>that</w:t>
                        </w:r>
                        <w:r>
                          <w:rPr>
                            <w:spacing w:val="-2"/>
                            <w:sz w:val="20"/>
                          </w:rPr>
                          <w:t xml:space="preserve"> </w:t>
                        </w:r>
                        <w:r>
                          <w:rPr>
                            <w:sz w:val="20"/>
                          </w:rPr>
                          <w:t>I</w:t>
                        </w:r>
                        <w:r>
                          <w:rPr>
                            <w:spacing w:val="-3"/>
                            <w:sz w:val="20"/>
                          </w:rPr>
                          <w:t xml:space="preserve"> </w:t>
                        </w:r>
                        <w:r>
                          <w:rPr>
                            <w:sz w:val="20"/>
                          </w:rPr>
                          <w:t>have</w:t>
                        </w:r>
                        <w:r>
                          <w:rPr>
                            <w:spacing w:val="-2"/>
                            <w:sz w:val="20"/>
                          </w:rPr>
                          <w:t xml:space="preserve"> </w:t>
                        </w:r>
                        <w:r>
                          <w:rPr>
                            <w:sz w:val="20"/>
                          </w:rPr>
                          <w:t>read</w:t>
                        </w:r>
                        <w:r>
                          <w:rPr>
                            <w:spacing w:val="-2"/>
                            <w:sz w:val="20"/>
                          </w:rPr>
                          <w:t xml:space="preserve"> </w:t>
                        </w:r>
                        <w:r>
                          <w:rPr>
                            <w:sz w:val="20"/>
                          </w:rPr>
                          <w:t>the</w:t>
                        </w:r>
                        <w:r>
                          <w:rPr>
                            <w:spacing w:val="-3"/>
                            <w:sz w:val="20"/>
                          </w:rPr>
                          <w:t xml:space="preserve"> </w:t>
                        </w:r>
                        <w:hyperlink r:id="rId28">
                          <w:r>
                            <w:rPr>
                              <w:color w:val="0000FF"/>
                              <w:sz w:val="20"/>
                              <w:u w:val="single" w:color="0000FF"/>
                            </w:rPr>
                            <w:t>NIHR</w:t>
                          </w:r>
                          <w:r>
                            <w:rPr>
                              <w:color w:val="0000FF"/>
                              <w:spacing w:val="-2"/>
                              <w:sz w:val="20"/>
                              <w:u w:val="single" w:color="0000FF"/>
                            </w:rPr>
                            <w:t xml:space="preserve"> </w:t>
                          </w:r>
                          <w:r>
                            <w:rPr>
                              <w:color w:val="0000FF"/>
                              <w:sz w:val="20"/>
                              <w:u w:val="single" w:color="0000FF"/>
                            </w:rPr>
                            <w:t>Carbon</w:t>
                          </w:r>
                          <w:r>
                            <w:rPr>
                              <w:color w:val="0000FF"/>
                              <w:spacing w:val="-2"/>
                              <w:sz w:val="20"/>
                              <w:u w:val="single" w:color="0000FF"/>
                            </w:rPr>
                            <w:t xml:space="preserve"> </w:t>
                          </w:r>
                          <w:r>
                            <w:rPr>
                              <w:color w:val="0000FF"/>
                              <w:sz w:val="20"/>
                              <w:u w:val="single" w:color="0000FF"/>
                            </w:rPr>
                            <w:t>Reduction</w:t>
                          </w:r>
                          <w:r>
                            <w:rPr>
                              <w:color w:val="0000FF"/>
                              <w:spacing w:val="-2"/>
                              <w:sz w:val="20"/>
                              <w:u w:val="single" w:color="0000FF"/>
                            </w:rPr>
                            <w:t xml:space="preserve"> </w:t>
                          </w:r>
                          <w:r>
                            <w:rPr>
                              <w:color w:val="0000FF"/>
                              <w:sz w:val="20"/>
                              <w:u w:val="single" w:color="0000FF"/>
                            </w:rPr>
                            <w:t>Guidelines</w:t>
                          </w:r>
                        </w:hyperlink>
                        <w:r>
                          <w:rPr>
                            <w:color w:val="0000FF"/>
                            <w:spacing w:val="-3"/>
                            <w:sz w:val="20"/>
                          </w:rPr>
                          <w:t xml:space="preserve"> </w:t>
                        </w:r>
                        <w:r>
                          <w:rPr>
                            <w:sz w:val="20"/>
                          </w:rPr>
                          <w:t>and,</w:t>
                        </w:r>
                        <w:r>
                          <w:rPr>
                            <w:spacing w:val="-3"/>
                            <w:sz w:val="20"/>
                          </w:rPr>
                          <w:t xml:space="preserve"> </w:t>
                        </w:r>
                        <w:r>
                          <w:rPr>
                            <w:sz w:val="20"/>
                          </w:rPr>
                          <w:t>where</w:t>
                        </w:r>
                        <w:r>
                          <w:rPr>
                            <w:spacing w:val="-2"/>
                            <w:sz w:val="20"/>
                          </w:rPr>
                          <w:t xml:space="preserve"> </w:t>
                        </w:r>
                        <w:r>
                          <w:rPr>
                            <w:sz w:val="20"/>
                          </w:rPr>
                          <w:t>possible,</w:t>
                        </w:r>
                        <w:r>
                          <w:rPr>
                            <w:spacing w:val="-3"/>
                            <w:sz w:val="20"/>
                          </w:rPr>
                          <w:t xml:space="preserve"> </w:t>
                        </w:r>
                        <w:r>
                          <w:rPr>
                            <w:sz w:val="20"/>
                          </w:rPr>
                          <w:t>taken</w:t>
                        </w:r>
                        <w:r>
                          <w:rPr>
                            <w:spacing w:val="-2"/>
                            <w:sz w:val="20"/>
                          </w:rPr>
                          <w:t xml:space="preserve"> </w:t>
                        </w:r>
                        <w:r>
                          <w:rPr>
                            <w:sz w:val="20"/>
                          </w:rPr>
                          <w:t>steps</w:t>
                        </w:r>
                        <w:r>
                          <w:rPr>
                            <w:spacing w:val="-3"/>
                            <w:sz w:val="20"/>
                          </w:rPr>
                          <w:t xml:space="preserve"> </w:t>
                        </w:r>
                        <w:r>
                          <w:rPr>
                            <w:sz w:val="20"/>
                          </w:rPr>
                          <w:t>to</w:t>
                        </w:r>
                        <w:r>
                          <w:rPr>
                            <w:spacing w:val="-2"/>
                            <w:sz w:val="20"/>
                          </w:rPr>
                          <w:t xml:space="preserve"> </w:t>
                        </w:r>
                        <w:r>
                          <w:rPr>
                            <w:sz w:val="20"/>
                          </w:rPr>
                          <w:t>reduce</w:t>
                        </w:r>
                        <w:r>
                          <w:rPr>
                            <w:spacing w:val="-2"/>
                            <w:sz w:val="20"/>
                          </w:rPr>
                          <w:t xml:space="preserve"> </w:t>
                        </w:r>
                        <w:r>
                          <w:rPr>
                            <w:sz w:val="20"/>
                          </w:rPr>
                          <w:t>the carbon emissions generated by this research.</w:t>
                        </w:r>
                      </w:p>
                      <w:p w14:paraId="767A9DDD" w14:textId="77777777" w:rsidR="003E6880" w:rsidRDefault="003E6880">
                        <w:pPr>
                          <w:spacing w:before="230"/>
                          <w:ind w:left="60" w:right="155"/>
                          <w:rPr>
                            <w:sz w:val="20"/>
                          </w:rPr>
                        </w:pPr>
                        <w:r>
                          <w:rPr>
                            <w:sz w:val="20"/>
                          </w:rPr>
                          <w:t>I</w:t>
                        </w:r>
                        <w:r>
                          <w:rPr>
                            <w:spacing w:val="-3"/>
                            <w:sz w:val="20"/>
                          </w:rPr>
                          <w:t xml:space="preserve"> </w:t>
                        </w:r>
                        <w:r>
                          <w:rPr>
                            <w:sz w:val="20"/>
                          </w:rPr>
                          <w:t>confirm</w:t>
                        </w:r>
                        <w:r>
                          <w:rPr>
                            <w:spacing w:val="-3"/>
                            <w:sz w:val="20"/>
                          </w:rPr>
                          <w:t xml:space="preserve"> </w:t>
                        </w:r>
                        <w:r>
                          <w:rPr>
                            <w:sz w:val="20"/>
                          </w:rPr>
                          <w:t>that</w:t>
                        </w:r>
                        <w:r>
                          <w:rPr>
                            <w:spacing w:val="-3"/>
                            <w:sz w:val="20"/>
                          </w:rPr>
                          <w:t xml:space="preserve"> </w:t>
                        </w:r>
                        <w:r>
                          <w:rPr>
                            <w:sz w:val="20"/>
                          </w:rPr>
                          <w:t>all</w:t>
                        </w:r>
                        <w:r>
                          <w:rPr>
                            <w:spacing w:val="-3"/>
                            <w:sz w:val="20"/>
                          </w:rPr>
                          <w:t xml:space="preserve"> </w:t>
                        </w:r>
                        <w:r>
                          <w:rPr>
                            <w:sz w:val="20"/>
                          </w:rPr>
                          <w:t>material</w:t>
                        </w:r>
                        <w:r>
                          <w:rPr>
                            <w:spacing w:val="-3"/>
                            <w:sz w:val="20"/>
                          </w:rPr>
                          <w:t xml:space="preserve"> </w:t>
                        </w:r>
                        <w:r>
                          <w:rPr>
                            <w:sz w:val="20"/>
                          </w:rPr>
                          <w:t>within</w:t>
                        </w:r>
                        <w:r>
                          <w:rPr>
                            <w:spacing w:val="-3"/>
                            <w:sz w:val="20"/>
                          </w:rPr>
                          <w:t xml:space="preserve"> </w:t>
                        </w:r>
                        <w:r>
                          <w:rPr>
                            <w:sz w:val="20"/>
                          </w:rPr>
                          <w:t>this</w:t>
                        </w:r>
                        <w:r>
                          <w:rPr>
                            <w:spacing w:val="-3"/>
                            <w:sz w:val="20"/>
                          </w:rPr>
                          <w:t xml:space="preserve"> </w:t>
                        </w:r>
                        <w:r>
                          <w:rPr>
                            <w:sz w:val="20"/>
                          </w:rPr>
                          <w:t>application,</w:t>
                        </w:r>
                        <w:r>
                          <w:rPr>
                            <w:spacing w:val="-3"/>
                            <w:sz w:val="20"/>
                          </w:rPr>
                          <w:t xml:space="preserve"> </w:t>
                        </w:r>
                        <w:proofErr w:type="gramStart"/>
                        <w:r>
                          <w:rPr>
                            <w:sz w:val="20"/>
                          </w:rPr>
                          <w:t>with</w:t>
                        </w:r>
                        <w:r>
                          <w:rPr>
                            <w:spacing w:val="-3"/>
                            <w:sz w:val="20"/>
                          </w:rPr>
                          <w:t xml:space="preserve"> </w:t>
                        </w:r>
                        <w:r>
                          <w:rPr>
                            <w:sz w:val="20"/>
                          </w:rPr>
                          <w:t>the</w:t>
                        </w:r>
                        <w:r>
                          <w:rPr>
                            <w:spacing w:val="-3"/>
                            <w:sz w:val="20"/>
                          </w:rPr>
                          <w:t xml:space="preserve"> </w:t>
                        </w:r>
                        <w:r>
                          <w:rPr>
                            <w:sz w:val="20"/>
                          </w:rPr>
                          <w:t>exception</w:t>
                        </w:r>
                        <w:r>
                          <w:rPr>
                            <w:spacing w:val="-3"/>
                            <w:sz w:val="20"/>
                          </w:rPr>
                          <w:t xml:space="preserve"> </w:t>
                        </w:r>
                        <w:r>
                          <w:rPr>
                            <w:sz w:val="20"/>
                          </w:rPr>
                          <w:t>of</w:t>
                        </w:r>
                        <w:proofErr w:type="gramEnd"/>
                        <w:r>
                          <w:rPr>
                            <w:spacing w:val="-3"/>
                            <w:sz w:val="20"/>
                          </w:rPr>
                          <w:t xml:space="preserve"> </w:t>
                        </w:r>
                        <w:r>
                          <w:rPr>
                            <w:sz w:val="20"/>
                          </w:rPr>
                          <w:t>sections</w:t>
                        </w:r>
                        <w:r>
                          <w:rPr>
                            <w:spacing w:val="-3"/>
                            <w:sz w:val="20"/>
                          </w:rPr>
                          <w:t xml:space="preserve"> </w:t>
                        </w:r>
                        <w:r>
                          <w:rPr>
                            <w:sz w:val="20"/>
                          </w:rPr>
                          <w:t>that</w:t>
                        </w:r>
                        <w:r>
                          <w:rPr>
                            <w:spacing w:val="-3"/>
                            <w:sz w:val="20"/>
                          </w:rPr>
                          <w:t xml:space="preserve"> </w:t>
                        </w:r>
                        <w:r>
                          <w:rPr>
                            <w:sz w:val="20"/>
                          </w:rPr>
                          <w:t>other</w:t>
                        </w:r>
                        <w:r>
                          <w:rPr>
                            <w:spacing w:val="-3"/>
                            <w:sz w:val="20"/>
                          </w:rPr>
                          <w:t xml:space="preserve"> </w:t>
                        </w:r>
                        <w:r>
                          <w:rPr>
                            <w:sz w:val="20"/>
                          </w:rPr>
                          <w:t>participants</w:t>
                        </w:r>
                        <w:r>
                          <w:rPr>
                            <w:spacing w:val="-3"/>
                            <w:sz w:val="20"/>
                          </w:rPr>
                          <w:t xml:space="preserve"> </w:t>
                        </w:r>
                        <w:r>
                          <w:rPr>
                            <w:sz w:val="20"/>
                          </w:rPr>
                          <w:t>are</w:t>
                        </w:r>
                        <w:r>
                          <w:rPr>
                            <w:spacing w:val="-3"/>
                            <w:sz w:val="20"/>
                          </w:rPr>
                          <w:t xml:space="preserve"> </w:t>
                        </w:r>
                        <w:r>
                          <w:rPr>
                            <w:sz w:val="20"/>
                          </w:rPr>
                          <w:t xml:space="preserve">required to complete, is my own work and I have taken steps to ensure that no parts of the application have been inappropriately </w:t>
                        </w:r>
                        <w:proofErr w:type="spellStart"/>
                        <w:r>
                          <w:rPr>
                            <w:sz w:val="20"/>
                          </w:rPr>
                          <w:t>plagiarised</w:t>
                        </w:r>
                        <w:proofErr w:type="spellEnd"/>
                        <w:r>
                          <w:rPr>
                            <w:sz w:val="20"/>
                          </w:rPr>
                          <w:t>.</w:t>
                        </w:r>
                      </w:p>
                      <w:p w14:paraId="59072D1B" w14:textId="77777777" w:rsidR="003E6880" w:rsidRDefault="003E6880">
                        <w:pPr>
                          <w:spacing w:before="230"/>
                          <w:ind w:left="60"/>
                          <w:rPr>
                            <w:sz w:val="20"/>
                          </w:rPr>
                        </w:pPr>
                        <w:r>
                          <w:rPr>
                            <w:sz w:val="20"/>
                          </w:rPr>
                          <w:t>I</w:t>
                        </w:r>
                        <w:r>
                          <w:rPr>
                            <w:spacing w:val="-3"/>
                            <w:sz w:val="20"/>
                          </w:rPr>
                          <w:t xml:space="preserve"> </w:t>
                        </w:r>
                        <w:r>
                          <w:rPr>
                            <w:sz w:val="20"/>
                          </w:rPr>
                          <w:t>undertake</w:t>
                        </w:r>
                        <w:r>
                          <w:rPr>
                            <w:spacing w:val="-3"/>
                            <w:sz w:val="20"/>
                          </w:rPr>
                          <w:t xml:space="preserve"> </w:t>
                        </w:r>
                        <w:r>
                          <w:rPr>
                            <w:sz w:val="20"/>
                          </w:rPr>
                          <w:t>to</w:t>
                        </w:r>
                        <w:r>
                          <w:rPr>
                            <w:spacing w:val="-3"/>
                            <w:sz w:val="20"/>
                          </w:rPr>
                          <w:t xml:space="preserve"> </w:t>
                        </w:r>
                        <w:r>
                          <w:rPr>
                            <w:sz w:val="20"/>
                          </w:rPr>
                          <w:t>conduct</w:t>
                        </w:r>
                        <w:r>
                          <w:rPr>
                            <w:spacing w:val="-4"/>
                            <w:sz w:val="20"/>
                          </w:rPr>
                          <w:t xml:space="preserve"> </w:t>
                        </w:r>
                        <w:r>
                          <w:rPr>
                            <w:sz w:val="20"/>
                          </w:rPr>
                          <w:t>the</w:t>
                        </w:r>
                        <w:r>
                          <w:rPr>
                            <w:spacing w:val="-3"/>
                            <w:sz w:val="20"/>
                          </w:rPr>
                          <w:t xml:space="preserve"> </w:t>
                        </w:r>
                        <w:r>
                          <w:rPr>
                            <w:sz w:val="20"/>
                          </w:rPr>
                          <w:t>research</w:t>
                        </w:r>
                        <w:r>
                          <w:rPr>
                            <w:spacing w:val="-3"/>
                            <w:sz w:val="20"/>
                          </w:rPr>
                          <w:t xml:space="preserve"> </w:t>
                        </w:r>
                        <w:r>
                          <w:rPr>
                            <w:sz w:val="20"/>
                          </w:rPr>
                          <w:t>according</w:t>
                        </w:r>
                        <w:r>
                          <w:rPr>
                            <w:spacing w:val="-3"/>
                            <w:sz w:val="20"/>
                          </w:rPr>
                          <w:t xml:space="preserve"> </w:t>
                        </w:r>
                        <w:r>
                          <w:rPr>
                            <w:sz w:val="20"/>
                          </w:rPr>
                          <w:t>to</w:t>
                        </w:r>
                        <w:r>
                          <w:rPr>
                            <w:spacing w:val="-3"/>
                            <w:sz w:val="20"/>
                          </w:rPr>
                          <w:t xml:space="preserve"> </w:t>
                        </w:r>
                        <w:r>
                          <w:rPr>
                            <w:sz w:val="20"/>
                          </w:rPr>
                          <w:t>such</w:t>
                        </w:r>
                        <w:r>
                          <w:rPr>
                            <w:spacing w:val="-3"/>
                            <w:sz w:val="20"/>
                          </w:rPr>
                          <w:t xml:space="preserve"> </w:t>
                        </w:r>
                        <w:r>
                          <w:rPr>
                            <w:sz w:val="20"/>
                          </w:rPr>
                          <w:t>guidelines</w:t>
                        </w:r>
                        <w:r>
                          <w:rPr>
                            <w:spacing w:val="-4"/>
                            <w:sz w:val="20"/>
                          </w:rPr>
                          <w:t xml:space="preserve"> </w:t>
                        </w:r>
                        <w:r>
                          <w:rPr>
                            <w:sz w:val="20"/>
                          </w:rPr>
                          <w:t>for</w:t>
                        </w:r>
                        <w:r>
                          <w:rPr>
                            <w:spacing w:val="-3"/>
                            <w:sz w:val="20"/>
                          </w:rPr>
                          <w:t xml:space="preserve"> </w:t>
                        </w:r>
                        <w:r>
                          <w:rPr>
                            <w:sz w:val="20"/>
                          </w:rPr>
                          <w:t>good</w:t>
                        </w:r>
                        <w:r>
                          <w:rPr>
                            <w:spacing w:val="-3"/>
                            <w:sz w:val="20"/>
                          </w:rPr>
                          <w:t xml:space="preserve"> </w:t>
                        </w:r>
                        <w:r>
                          <w:rPr>
                            <w:sz w:val="20"/>
                          </w:rPr>
                          <w:t>research</w:t>
                        </w:r>
                        <w:r>
                          <w:rPr>
                            <w:spacing w:val="-3"/>
                            <w:sz w:val="20"/>
                          </w:rPr>
                          <w:t xml:space="preserve"> </w:t>
                        </w:r>
                        <w:r>
                          <w:rPr>
                            <w:sz w:val="20"/>
                          </w:rPr>
                          <w:t>practice</w:t>
                        </w:r>
                        <w:r>
                          <w:rPr>
                            <w:spacing w:val="-3"/>
                            <w:sz w:val="20"/>
                          </w:rPr>
                          <w:t xml:space="preserve"> </w:t>
                        </w:r>
                        <w:r>
                          <w:rPr>
                            <w:sz w:val="20"/>
                          </w:rPr>
                          <w:t>as</w:t>
                        </w:r>
                        <w:r>
                          <w:rPr>
                            <w:spacing w:val="-3"/>
                            <w:sz w:val="20"/>
                          </w:rPr>
                          <w:t xml:space="preserve"> </w:t>
                        </w:r>
                        <w:r>
                          <w:rPr>
                            <w:sz w:val="20"/>
                          </w:rPr>
                          <w:t>the</w:t>
                        </w:r>
                        <w:r>
                          <w:rPr>
                            <w:spacing w:val="-3"/>
                            <w:sz w:val="20"/>
                          </w:rPr>
                          <w:t xml:space="preserve"> </w:t>
                        </w:r>
                        <w:r>
                          <w:rPr>
                            <w:sz w:val="20"/>
                          </w:rPr>
                          <w:t xml:space="preserve">Host </w:t>
                        </w:r>
                        <w:proofErr w:type="spellStart"/>
                        <w:r>
                          <w:rPr>
                            <w:sz w:val="20"/>
                          </w:rPr>
                          <w:t>Organisation</w:t>
                        </w:r>
                        <w:proofErr w:type="spellEnd"/>
                        <w:r>
                          <w:rPr>
                            <w:sz w:val="20"/>
                          </w:rPr>
                          <w:t xml:space="preserve"> may from time to time laydown according to the </w:t>
                        </w:r>
                        <w:hyperlink r:id="rId29">
                          <w:r>
                            <w:rPr>
                              <w:color w:val="0000FF"/>
                              <w:sz w:val="20"/>
                              <w:u w:val="single" w:color="0000FF"/>
                            </w:rPr>
                            <w:t>NIHR Research Governance Framework</w:t>
                          </w:r>
                        </w:hyperlink>
                        <w:r>
                          <w:rPr>
                            <w:sz w:val="20"/>
                          </w:rPr>
                          <w:t>.</w:t>
                        </w:r>
                      </w:p>
                      <w:p w14:paraId="035A4E89" w14:textId="77777777" w:rsidR="003E6880" w:rsidRDefault="003E6880">
                        <w:pPr>
                          <w:spacing w:before="230"/>
                          <w:ind w:left="60" w:right="155"/>
                          <w:rPr>
                            <w:sz w:val="20"/>
                          </w:rPr>
                        </w:pPr>
                        <w:r>
                          <w:rPr>
                            <w:sz w:val="20"/>
                          </w:rPr>
                          <w:t xml:space="preserve">If you are applying for an NIHR award which comes with partnership funding from another </w:t>
                        </w:r>
                        <w:proofErr w:type="spellStart"/>
                        <w:r>
                          <w:rPr>
                            <w:sz w:val="20"/>
                          </w:rPr>
                          <w:t>organisation</w:t>
                        </w:r>
                        <w:proofErr w:type="spellEnd"/>
                        <w:r>
                          <w:rPr>
                            <w:sz w:val="20"/>
                          </w:rPr>
                          <w:t xml:space="preserve"> (e.g. a charity or industry partner) your information (including your NIHR Application Form and subsequent progress/annual</w:t>
                        </w:r>
                        <w:r>
                          <w:rPr>
                            <w:spacing w:val="-3"/>
                            <w:sz w:val="20"/>
                          </w:rPr>
                          <w:t xml:space="preserve"> </w:t>
                        </w:r>
                        <w:r>
                          <w:rPr>
                            <w:sz w:val="20"/>
                          </w:rPr>
                          <w:t>reports)</w:t>
                        </w:r>
                        <w:r>
                          <w:rPr>
                            <w:spacing w:val="-4"/>
                            <w:sz w:val="20"/>
                          </w:rPr>
                          <w:t xml:space="preserve"> </w:t>
                        </w:r>
                        <w:r>
                          <w:rPr>
                            <w:sz w:val="20"/>
                          </w:rPr>
                          <w:t>may</w:t>
                        </w:r>
                        <w:r>
                          <w:rPr>
                            <w:spacing w:val="-3"/>
                            <w:sz w:val="20"/>
                          </w:rPr>
                          <w:t xml:space="preserve"> </w:t>
                        </w:r>
                        <w:r>
                          <w:rPr>
                            <w:sz w:val="20"/>
                          </w:rPr>
                          <w:t>be</w:t>
                        </w:r>
                        <w:r>
                          <w:rPr>
                            <w:spacing w:val="-3"/>
                            <w:sz w:val="20"/>
                          </w:rPr>
                          <w:t xml:space="preserve"> </w:t>
                        </w:r>
                        <w:r>
                          <w:rPr>
                            <w:sz w:val="20"/>
                          </w:rPr>
                          <w:t>shared</w:t>
                        </w:r>
                        <w:r>
                          <w:rPr>
                            <w:spacing w:val="-3"/>
                            <w:sz w:val="20"/>
                          </w:rPr>
                          <w:t xml:space="preserve"> </w:t>
                        </w:r>
                        <w:r>
                          <w:rPr>
                            <w:sz w:val="20"/>
                          </w:rPr>
                          <w:t>with</w:t>
                        </w:r>
                        <w:r>
                          <w:rPr>
                            <w:spacing w:val="-3"/>
                            <w:sz w:val="20"/>
                          </w:rPr>
                          <w:t xml:space="preserve"> </w:t>
                        </w:r>
                        <w:r>
                          <w:rPr>
                            <w:sz w:val="20"/>
                          </w:rPr>
                          <w:t>the</w:t>
                        </w:r>
                        <w:r>
                          <w:rPr>
                            <w:spacing w:val="-3"/>
                            <w:sz w:val="20"/>
                          </w:rPr>
                          <w:t xml:space="preserve"> </w:t>
                        </w:r>
                        <w:r>
                          <w:rPr>
                            <w:sz w:val="20"/>
                          </w:rPr>
                          <w:t>partner</w:t>
                        </w:r>
                        <w:r>
                          <w:rPr>
                            <w:spacing w:val="-3"/>
                            <w:sz w:val="20"/>
                          </w:rPr>
                          <w:t xml:space="preserve"> </w:t>
                        </w:r>
                        <w:proofErr w:type="spellStart"/>
                        <w:r>
                          <w:rPr>
                            <w:sz w:val="20"/>
                          </w:rPr>
                          <w:t>organisation</w:t>
                        </w:r>
                        <w:proofErr w:type="spellEnd"/>
                        <w:r>
                          <w:rPr>
                            <w:spacing w:val="-3"/>
                            <w:sz w:val="20"/>
                          </w:rPr>
                          <w:t xml:space="preserve"> </w:t>
                        </w:r>
                        <w:r>
                          <w:rPr>
                            <w:sz w:val="20"/>
                          </w:rPr>
                          <w:t>as</w:t>
                        </w:r>
                        <w:r>
                          <w:rPr>
                            <w:spacing w:val="-3"/>
                            <w:sz w:val="20"/>
                          </w:rPr>
                          <w:t xml:space="preserve"> </w:t>
                        </w:r>
                        <w:r>
                          <w:rPr>
                            <w:sz w:val="20"/>
                          </w:rPr>
                          <w:t>part</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review</w:t>
                        </w:r>
                        <w:r>
                          <w:rPr>
                            <w:spacing w:val="-3"/>
                            <w:sz w:val="20"/>
                          </w:rPr>
                          <w:t xml:space="preserve"> </w:t>
                        </w:r>
                        <w:r>
                          <w:rPr>
                            <w:sz w:val="20"/>
                          </w:rPr>
                          <w:t>process</w:t>
                        </w:r>
                        <w:r>
                          <w:rPr>
                            <w:spacing w:val="-4"/>
                            <w:sz w:val="20"/>
                          </w:rPr>
                          <w:t xml:space="preserve"> </w:t>
                        </w:r>
                        <w:r>
                          <w:rPr>
                            <w:sz w:val="20"/>
                          </w:rPr>
                          <w:t>and</w:t>
                        </w:r>
                        <w:r>
                          <w:rPr>
                            <w:spacing w:val="-3"/>
                            <w:sz w:val="20"/>
                          </w:rPr>
                          <w:t xml:space="preserve"> </w:t>
                        </w:r>
                        <w:r>
                          <w:rPr>
                            <w:sz w:val="20"/>
                          </w:rPr>
                          <w:t>ongoing monitoring of the award.</w:t>
                        </w:r>
                      </w:p>
                      <w:p w14:paraId="3A839C8F" w14:textId="77777777" w:rsidR="003E6880" w:rsidRDefault="003E6880">
                        <w:pPr>
                          <w:spacing w:before="230"/>
                          <w:ind w:left="60" w:right="211"/>
                          <w:jc w:val="both"/>
                          <w:rPr>
                            <w:sz w:val="20"/>
                          </w:rPr>
                        </w:pPr>
                        <w:r>
                          <w:rPr>
                            <w:sz w:val="20"/>
                          </w:rPr>
                          <w:t>In</w:t>
                        </w:r>
                        <w:r>
                          <w:rPr>
                            <w:spacing w:val="-2"/>
                            <w:sz w:val="20"/>
                          </w:rPr>
                          <w:t xml:space="preserve"> </w:t>
                        </w:r>
                        <w:r>
                          <w:rPr>
                            <w:sz w:val="20"/>
                          </w:rPr>
                          <w:t>completing</w:t>
                        </w:r>
                        <w:r>
                          <w:rPr>
                            <w:spacing w:val="-2"/>
                            <w:sz w:val="20"/>
                          </w:rPr>
                          <w:t xml:space="preserve"> </w:t>
                        </w:r>
                        <w:r>
                          <w:rPr>
                            <w:sz w:val="20"/>
                          </w:rPr>
                          <w:t>this,</w:t>
                        </w:r>
                        <w:r>
                          <w:rPr>
                            <w:spacing w:val="-3"/>
                            <w:sz w:val="20"/>
                          </w:rPr>
                          <w:t xml:space="preserve"> </w:t>
                        </w:r>
                        <w:r>
                          <w:rPr>
                            <w:sz w:val="20"/>
                          </w:rPr>
                          <w:t>I</w:t>
                        </w:r>
                        <w:r>
                          <w:rPr>
                            <w:spacing w:val="-2"/>
                            <w:sz w:val="20"/>
                          </w:rPr>
                          <w:t xml:space="preserve"> </w:t>
                        </w:r>
                        <w:r>
                          <w:rPr>
                            <w:sz w:val="20"/>
                          </w:rPr>
                          <w:t>declare</w:t>
                        </w:r>
                        <w:r>
                          <w:rPr>
                            <w:spacing w:val="-2"/>
                            <w:sz w:val="20"/>
                          </w:rPr>
                          <w:t xml:space="preserve"> </w:t>
                        </w:r>
                        <w:r>
                          <w:rPr>
                            <w:sz w:val="20"/>
                          </w:rPr>
                          <w:t>that,</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best</w:t>
                        </w:r>
                        <w:r>
                          <w:rPr>
                            <w:spacing w:val="-2"/>
                            <w:sz w:val="20"/>
                          </w:rPr>
                          <w:t xml:space="preserve"> </w:t>
                        </w:r>
                        <w:r>
                          <w:rPr>
                            <w:sz w:val="20"/>
                          </w:rPr>
                          <w:t>of</w:t>
                        </w:r>
                        <w:r>
                          <w:rPr>
                            <w:spacing w:val="-2"/>
                            <w:sz w:val="20"/>
                          </w:rPr>
                          <w:t xml:space="preserve"> </w:t>
                        </w:r>
                        <w:r>
                          <w:rPr>
                            <w:sz w:val="20"/>
                          </w:rPr>
                          <w:t>my</w:t>
                        </w:r>
                        <w:r>
                          <w:rPr>
                            <w:spacing w:val="-2"/>
                            <w:sz w:val="20"/>
                          </w:rPr>
                          <w:t xml:space="preserve"> </w:t>
                        </w:r>
                        <w:r>
                          <w:rPr>
                            <w:sz w:val="20"/>
                          </w:rPr>
                          <w:t>knowledge,</w:t>
                        </w:r>
                        <w:r>
                          <w:rPr>
                            <w:spacing w:val="-3"/>
                            <w:sz w:val="20"/>
                          </w:rPr>
                          <w:t xml:space="preserve"> </w:t>
                        </w:r>
                        <w:r>
                          <w:rPr>
                            <w:sz w:val="20"/>
                          </w:rPr>
                          <w:t>the</w:t>
                        </w:r>
                        <w:r>
                          <w:rPr>
                            <w:spacing w:val="-2"/>
                            <w:sz w:val="20"/>
                          </w:rPr>
                          <w:t xml:space="preserve"> </w:t>
                        </w:r>
                        <w:r>
                          <w:rPr>
                            <w:sz w:val="20"/>
                          </w:rPr>
                          <w:t>information</w:t>
                        </w:r>
                        <w:r>
                          <w:rPr>
                            <w:spacing w:val="-2"/>
                            <w:sz w:val="20"/>
                          </w:rPr>
                          <w:t xml:space="preserve"> </w:t>
                        </w:r>
                        <w:r>
                          <w:rPr>
                            <w:sz w:val="20"/>
                          </w:rPr>
                          <w:t>provided</w:t>
                        </w:r>
                        <w:r>
                          <w:rPr>
                            <w:spacing w:val="-2"/>
                            <w:sz w:val="20"/>
                          </w:rPr>
                          <w:t xml:space="preserve"> </w:t>
                        </w:r>
                        <w:r>
                          <w:rPr>
                            <w:sz w:val="20"/>
                          </w:rPr>
                          <w:t>in</w:t>
                        </w:r>
                        <w:r>
                          <w:rPr>
                            <w:spacing w:val="-2"/>
                            <w:sz w:val="20"/>
                          </w:rPr>
                          <w:t xml:space="preserve"> </w:t>
                        </w:r>
                        <w:r>
                          <w:rPr>
                            <w:sz w:val="20"/>
                          </w:rPr>
                          <w:t>this</w:t>
                        </w:r>
                        <w:r>
                          <w:rPr>
                            <w:spacing w:val="-2"/>
                            <w:sz w:val="20"/>
                          </w:rPr>
                          <w:t xml:space="preserve"> </w:t>
                        </w:r>
                        <w:r>
                          <w:rPr>
                            <w:sz w:val="20"/>
                          </w:rPr>
                          <w:t>application,</w:t>
                        </w:r>
                        <w:r>
                          <w:rPr>
                            <w:spacing w:val="-2"/>
                            <w:sz w:val="20"/>
                          </w:rPr>
                          <w:t xml:space="preserve"> </w:t>
                        </w:r>
                        <w:r>
                          <w:rPr>
                            <w:sz w:val="20"/>
                          </w:rPr>
                          <w:t>is</w:t>
                        </w:r>
                        <w:r>
                          <w:rPr>
                            <w:spacing w:val="-3"/>
                            <w:sz w:val="20"/>
                          </w:rPr>
                          <w:t xml:space="preserve"> </w:t>
                        </w:r>
                        <w:r>
                          <w:rPr>
                            <w:sz w:val="20"/>
                          </w:rPr>
                          <w:t>true, accurate</w:t>
                        </w:r>
                        <w:r>
                          <w:rPr>
                            <w:spacing w:val="-3"/>
                            <w:sz w:val="20"/>
                          </w:rPr>
                          <w:t xml:space="preserve"> </w:t>
                        </w:r>
                        <w:r>
                          <w:rPr>
                            <w:sz w:val="20"/>
                          </w:rPr>
                          <w:t>and</w:t>
                        </w:r>
                        <w:r>
                          <w:rPr>
                            <w:spacing w:val="-3"/>
                            <w:sz w:val="20"/>
                          </w:rPr>
                          <w:t xml:space="preserve"> </w:t>
                        </w:r>
                        <w:r>
                          <w:rPr>
                            <w:sz w:val="20"/>
                          </w:rPr>
                          <w:t>complete.</w:t>
                        </w:r>
                        <w:r>
                          <w:rPr>
                            <w:spacing w:val="-3"/>
                            <w:sz w:val="20"/>
                          </w:rPr>
                          <w:t xml:space="preserve"> </w:t>
                        </w:r>
                        <w:r>
                          <w:rPr>
                            <w:sz w:val="20"/>
                          </w:rPr>
                          <w:t>I</w:t>
                        </w:r>
                        <w:r>
                          <w:rPr>
                            <w:spacing w:val="-3"/>
                            <w:sz w:val="20"/>
                          </w:rPr>
                          <w:t xml:space="preserve"> </w:t>
                        </w:r>
                        <w:r>
                          <w:rPr>
                            <w:sz w:val="20"/>
                          </w:rPr>
                          <w:t>have</w:t>
                        </w:r>
                        <w:r>
                          <w:rPr>
                            <w:spacing w:val="-3"/>
                            <w:sz w:val="20"/>
                          </w:rPr>
                          <w:t xml:space="preserve"> </w:t>
                        </w:r>
                        <w:r>
                          <w:rPr>
                            <w:sz w:val="20"/>
                          </w:rPr>
                          <w:t>read</w:t>
                        </w:r>
                        <w:r>
                          <w:rPr>
                            <w:spacing w:val="-3"/>
                            <w:sz w:val="20"/>
                          </w:rPr>
                          <w:t xml:space="preserve"> </w:t>
                        </w:r>
                        <w:r>
                          <w:rPr>
                            <w:sz w:val="20"/>
                          </w:rPr>
                          <w:t>the</w:t>
                        </w:r>
                        <w:r>
                          <w:rPr>
                            <w:spacing w:val="-3"/>
                            <w:sz w:val="20"/>
                          </w:rPr>
                          <w:t xml:space="preserve"> </w:t>
                        </w:r>
                        <w:r>
                          <w:rPr>
                            <w:sz w:val="20"/>
                          </w:rPr>
                          <w:t>Guidance</w:t>
                        </w:r>
                        <w:r>
                          <w:rPr>
                            <w:spacing w:val="-3"/>
                            <w:sz w:val="20"/>
                          </w:rPr>
                          <w:t xml:space="preserve"> </w:t>
                        </w:r>
                        <w:r>
                          <w:rPr>
                            <w:sz w:val="20"/>
                          </w:rPr>
                          <w:t>Notes</w:t>
                        </w:r>
                        <w:r>
                          <w:rPr>
                            <w:spacing w:val="-3"/>
                            <w:sz w:val="20"/>
                          </w:rPr>
                          <w:t xml:space="preserve"> </w:t>
                        </w:r>
                        <w:r>
                          <w:rPr>
                            <w:sz w:val="20"/>
                          </w:rPr>
                          <w:t>and</w:t>
                        </w:r>
                        <w:r>
                          <w:rPr>
                            <w:spacing w:val="-3"/>
                            <w:sz w:val="20"/>
                          </w:rPr>
                          <w:t xml:space="preserve"> </w:t>
                        </w:r>
                        <w:r>
                          <w:rPr>
                            <w:sz w:val="20"/>
                          </w:rPr>
                          <w:t>agree</w:t>
                        </w:r>
                        <w:r>
                          <w:rPr>
                            <w:spacing w:val="-3"/>
                            <w:sz w:val="20"/>
                          </w:rPr>
                          <w:t xml:space="preserve"> </w:t>
                        </w:r>
                        <w:r>
                          <w:rPr>
                            <w:sz w:val="20"/>
                          </w:rPr>
                          <w:t>to</w:t>
                        </w:r>
                        <w:r>
                          <w:rPr>
                            <w:spacing w:val="-3"/>
                            <w:sz w:val="20"/>
                          </w:rPr>
                          <w:t xml:space="preserve"> </w:t>
                        </w:r>
                        <w:r>
                          <w:rPr>
                            <w:sz w:val="20"/>
                          </w:rPr>
                          <w:t>accept</w:t>
                        </w:r>
                        <w:r>
                          <w:rPr>
                            <w:spacing w:val="-3"/>
                            <w:sz w:val="20"/>
                          </w:rPr>
                          <w:t xml:space="preserve"> </w:t>
                        </w:r>
                        <w:r>
                          <w:rPr>
                            <w:sz w:val="20"/>
                          </w:rPr>
                          <w:t>the</w:t>
                        </w:r>
                        <w:r>
                          <w:rPr>
                            <w:spacing w:val="-3"/>
                            <w:sz w:val="20"/>
                          </w:rPr>
                          <w:t xml:space="preserve"> </w:t>
                        </w:r>
                        <w:r>
                          <w:rPr>
                            <w:sz w:val="20"/>
                          </w:rPr>
                          <w:t>process</w:t>
                        </w:r>
                        <w:r>
                          <w:rPr>
                            <w:spacing w:val="-3"/>
                            <w:sz w:val="20"/>
                          </w:rPr>
                          <w:t xml:space="preserve"> </w:t>
                        </w:r>
                        <w:r>
                          <w:rPr>
                            <w:sz w:val="20"/>
                          </w:rPr>
                          <w:t>by</w:t>
                        </w:r>
                        <w:r>
                          <w:rPr>
                            <w:spacing w:val="-3"/>
                            <w:sz w:val="20"/>
                          </w:rPr>
                          <w:t xml:space="preserve"> </w:t>
                        </w:r>
                        <w:r>
                          <w:rPr>
                            <w:sz w:val="20"/>
                          </w:rPr>
                          <w:t>which</w:t>
                        </w:r>
                        <w:r>
                          <w:rPr>
                            <w:spacing w:val="-3"/>
                            <w:sz w:val="20"/>
                          </w:rPr>
                          <w:t xml:space="preserve"> </w:t>
                        </w:r>
                        <w:r>
                          <w:rPr>
                            <w:sz w:val="20"/>
                          </w:rPr>
                          <w:t>an</w:t>
                        </w:r>
                        <w:r>
                          <w:rPr>
                            <w:spacing w:val="-3"/>
                            <w:sz w:val="20"/>
                          </w:rPr>
                          <w:t xml:space="preserve"> </w:t>
                        </w:r>
                        <w:r>
                          <w:rPr>
                            <w:sz w:val="20"/>
                          </w:rPr>
                          <w:t>application is assessed and agree to abide by the conditions under which an award may be granted.</w:t>
                        </w:r>
                      </w:p>
                    </w:txbxContent>
                  </v:textbox>
                </v:shape>
                <w10:wrap type="topAndBottom" anchorx="page"/>
              </v:group>
            </w:pict>
          </mc:Fallback>
        </mc:AlternateContent>
      </w:r>
    </w:p>
    <w:p w14:paraId="5A08587C" w14:textId="77777777" w:rsidR="003E6880" w:rsidRDefault="003E6880">
      <w:pPr>
        <w:pStyle w:val="BodyText"/>
        <w:spacing w:before="25"/>
      </w:pPr>
    </w:p>
    <w:sectPr w:rsidR="003E6880">
      <w:headerReference w:type="default" r:id="rId30"/>
      <w:footerReference w:type="default" r:id="rId31"/>
      <w:pgSz w:w="11910" w:h="16840"/>
      <w:pgMar w:top="1080" w:right="620" w:bottom="680" w:left="660" w:header="716" w:footer="483"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6" w:author="Shallcross, Laura" w:date="2024-05-02T18:10:00Z" w:initials="LS">
    <w:p w14:paraId="740B4EEB" w14:textId="77777777" w:rsidR="00305FFE" w:rsidRDefault="00305FFE" w:rsidP="00305FFE">
      <w:pPr>
        <w:pStyle w:val="CommentText"/>
      </w:pPr>
      <w:r>
        <w:rPr>
          <w:rStyle w:val="CommentReference"/>
        </w:rPr>
        <w:annotationRef/>
      </w:r>
      <w:r>
        <w:t>Improving handover of care from hospitals to care homes: a mixed methods evaluation using a health literacy approach</w:t>
      </w:r>
    </w:p>
  </w:comment>
  <w:comment w:id="7" w:author="Allen, Calisha" w:date="2024-05-06T11:07:00Z" w:initials="CA">
    <w:p w14:paraId="590AE756" w14:textId="77777777" w:rsidR="005B7963" w:rsidRDefault="005B7963" w:rsidP="005B7963">
      <w:pPr>
        <w:pStyle w:val="CommentText"/>
      </w:pPr>
      <w:r>
        <w:rPr>
          <w:rStyle w:val="CommentReference"/>
        </w:rPr>
        <w:annotationRef/>
      </w:r>
      <w:r>
        <w:t>r/v</w:t>
      </w:r>
    </w:p>
  </w:comment>
  <w:comment w:id="16" w:author="Shallcross, Laura" w:date="2024-02-15T21:08:00Z" w:initials="LS">
    <w:p w14:paraId="1FB5C28A" w14:textId="6A83EF5D" w:rsidR="003E6880" w:rsidRDefault="003E6880" w:rsidP="00F5561F">
      <w:pPr>
        <w:pStyle w:val="CommentText"/>
      </w:pPr>
      <w:r>
        <w:rPr>
          <w:rStyle w:val="CommentReference"/>
        </w:rPr>
        <w:annotationRef/>
      </w:r>
      <w:r>
        <w:t>I think you should acknowledge up front that you haven’t done much research but that you have a very strong interest in PPIE and that you have done a lot of work with different population groups / advocacy and this is what is driving your research interest. What isn’t coming across is how hard you have worked to develop the fellowship, spending time in a care home etc and your motivation to address this research Q because you have seen how important it is.</w:t>
      </w:r>
    </w:p>
    <w:p w14:paraId="1AF4ED4B" w14:textId="77777777" w:rsidR="003E6880" w:rsidRDefault="003E6880" w:rsidP="00447505">
      <w:pPr>
        <w:pStyle w:val="CommentText"/>
        <w:tabs>
          <w:tab w:val="left" w:pos="2268"/>
        </w:tabs>
      </w:pPr>
      <w:r>
        <w:t>This section is currently an overview of your career - you need to make it more research and PPIE focused.</w:t>
      </w:r>
    </w:p>
  </w:comment>
  <w:comment w:id="17" w:author="Shallcross, Laura" w:date="2024-05-02T18:13:00Z" w:initials="LS">
    <w:p w14:paraId="6282BB1E" w14:textId="77777777" w:rsidR="00305FFE" w:rsidRDefault="00305FFE" w:rsidP="00305FFE">
      <w:pPr>
        <w:pStyle w:val="CommentText"/>
      </w:pPr>
      <w:r>
        <w:rPr>
          <w:rStyle w:val="CommentReference"/>
        </w:rPr>
        <w:annotationRef/>
      </w:r>
      <w:r>
        <w:t>Than some people at my career stage??? Shorter than what.. I like this opening sentence though!</w:t>
      </w:r>
    </w:p>
  </w:comment>
  <w:comment w:id="18" w:author="Allen, Calisha" w:date="2024-05-06T16:15:00Z" w:initials="CA">
    <w:p w14:paraId="5F34EE36" w14:textId="77777777" w:rsidR="00125573" w:rsidRDefault="00125573" w:rsidP="00125573">
      <w:pPr>
        <w:pStyle w:val="CommentText"/>
      </w:pPr>
      <w:r>
        <w:rPr>
          <w:rStyle w:val="CommentReference"/>
        </w:rPr>
        <w:annotationRef/>
      </w:r>
      <w:r>
        <w:t>To d/c, shorter than other applicants but doesn’t reflect the research experience I have as a PI which is more than others at my career stage</w:t>
      </w:r>
    </w:p>
  </w:comment>
  <w:comment w:id="19" w:author="Carol Ann Fawkes" w:date="2024-05-15T10:13:00Z" w:initials="CF">
    <w:p w14:paraId="0A129A5A" w14:textId="77777777" w:rsidR="008408A4" w:rsidRDefault="008408A4" w:rsidP="008408A4">
      <w:pPr>
        <w:pStyle w:val="CommentText"/>
      </w:pPr>
      <w:r>
        <w:rPr>
          <w:rStyle w:val="CommentReference"/>
        </w:rPr>
        <w:annotationRef/>
      </w:r>
      <w:r>
        <w:t>And public</w:t>
      </w:r>
    </w:p>
  </w:comment>
  <w:comment w:id="20" w:author="Carol Ann Fawkes" w:date="2024-05-15T10:14:00Z" w:initials="CF">
    <w:p w14:paraId="1C2AFF6F" w14:textId="77777777" w:rsidR="008408A4" w:rsidRDefault="008408A4" w:rsidP="008408A4">
      <w:pPr>
        <w:pStyle w:val="CommentText"/>
      </w:pPr>
      <w:r>
        <w:rPr>
          <w:rStyle w:val="CommentReference"/>
        </w:rPr>
        <w:annotationRef/>
      </w:r>
      <w:r>
        <w:t>In full</w:t>
      </w:r>
    </w:p>
  </w:comment>
  <w:comment w:id="21" w:author="Shallcross, Laura" w:date="2024-05-02T18:15:00Z" w:initials="LS">
    <w:p w14:paraId="1672271B" w14:textId="477FFFA4" w:rsidR="00305FFE" w:rsidRDefault="00305FFE" w:rsidP="00305FFE">
      <w:pPr>
        <w:pStyle w:val="CommentText"/>
      </w:pPr>
      <w:r>
        <w:rPr>
          <w:rStyle w:val="CommentReference"/>
        </w:rPr>
        <w:annotationRef/>
      </w:r>
      <w:r>
        <w:t>Were you on placement as part of your MPH? How did this come about?</w:t>
      </w:r>
    </w:p>
  </w:comment>
  <w:comment w:id="22" w:author="Allen, Calisha" w:date="2024-05-06T16:16:00Z" w:initials="CA">
    <w:p w14:paraId="5FF3C03E" w14:textId="77777777" w:rsidR="005D0A96" w:rsidRDefault="005D0A96" w:rsidP="005D0A96">
      <w:pPr>
        <w:pStyle w:val="CommentText"/>
      </w:pPr>
      <w:r>
        <w:rPr>
          <w:rStyle w:val="CommentReference"/>
        </w:rPr>
        <w:annotationRef/>
      </w:r>
      <w:r>
        <w:t xml:space="preserve">Headhunted </w:t>
      </w:r>
    </w:p>
  </w:comment>
  <w:comment w:id="23" w:author="Allen, Calisha" w:date="2024-05-07T13:12:00Z" w:initials="CA">
    <w:p w14:paraId="62599839" w14:textId="77777777" w:rsidR="00D232C5" w:rsidRDefault="00D232C5" w:rsidP="00D232C5">
      <w:pPr>
        <w:pStyle w:val="CommentText"/>
      </w:pPr>
      <w:r>
        <w:rPr>
          <w:rStyle w:val="CommentReference"/>
        </w:rPr>
        <w:annotationRef/>
      </w:r>
      <w:r>
        <w:t>Say approached</w:t>
      </w:r>
    </w:p>
  </w:comment>
  <w:comment w:id="25" w:author="Shallcross, Laura" w:date="2024-02-28T12:14:00Z" w:initials="LS">
    <w:p w14:paraId="7534FC0E" w14:textId="466E1009" w:rsidR="00AA38DD" w:rsidRDefault="00AA38DD" w:rsidP="00AA38DD">
      <w:pPr>
        <w:pStyle w:val="CommentText"/>
      </w:pPr>
      <w:r>
        <w:rPr>
          <w:rStyle w:val="CommentReference"/>
        </w:rPr>
        <w:annotationRef/>
      </w:r>
      <w:r>
        <w:t>Was it published as a report? Any outputs you can point to?</w:t>
      </w:r>
    </w:p>
  </w:comment>
  <w:comment w:id="26" w:author="Calisha Allen" w:date="2024-04-22T12:04:00Z" w:initials="CA">
    <w:p w14:paraId="0CB6AD29" w14:textId="77777777" w:rsidR="00AA38DD" w:rsidRDefault="00AA38DD" w:rsidP="00AA38DD">
      <w:pPr>
        <w:pStyle w:val="CommentText"/>
      </w:pPr>
      <w:r>
        <w:rPr>
          <w:rStyle w:val="CommentReference"/>
        </w:rPr>
        <w:annotationRef/>
      </w:r>
      <w:r>
        <w:t xml:space="preserve">I’ve followed up with this. It wasn’t published, the team who were supposed to pick it up got taken up by COVID. </w:t>
      </w:r>
    </w:p>
  </w:comment>
  <w:comment w:id="27" w:author="Shallcross, Laura" w:date="2024-05-02T18:17:00Z" w:initials="LS">
    <w:p w14:paraId="575CBDCF" w14:textId="77777777" w:rsidR="00305FFE" w:rsidRDefault="00305FFE" w:rsidP="00305FFE">
      <w:pPr>
        <w:pStyle w:val="CommentText"/>
      </w:pPr>
      <w:r>
        <w:rPr>
          <w:rStyle w:val="CommentReference"/>
        </w:rPr>
        <w:annotationRef/>
      </w:r>
      <w:r>
        <w:t>Is it s turning point? You are still quite early in your career? A key point? Or something else?</w:t>
      </w:r>
    </w:p>
  </w:comment>
  <w:comment w:id="30" w:author="Shallcross, Laura" w:date="2024-05-02T18:18:00Z" w:initials="LS">
    <w:p w14:paraId="21393B77" w14:textId="77777777" w:rsidR="00D8738F" w:rsidRDefault="00305FFE" w:rsidP="00D8738F">
      <w:pPr>
        <w:pStyle w:val="CommentText"/>
      </w:pPr>
      <w:r>
        <w:rPr>
          <w:rStyle w:val="CommentReference"/>
        </w:rPr>
        <w:annotationRef/>
      </w:r>
      <w:r w:rsidR="00D8738F">
        <w:t xml:space="preserve">Say what the research question was here </w:t>
      </w:r>
    </w:p>
  </w:comment>
  <w:comment w:id="33" w:author="Shallcross, Laura" w:date="2024-05-02T18:21:00Z" w:initials="LS">
    <w:p w14:paraId="407E4913" w14:textId="3C0C0FD7" w:rsidR="00D8738F" w:rsidRDefault="00D8738F" w:rsidP="00D8738F">
      <w:pPr>
        <w:pStyle w:val="CommentText"/>
      </w:pPr>
      <w:r>
        <w:rPr>
          <w:rStyle w:val="CommentReference"/>
        </w:rPr>
        <w:annotationRef/>
      </w:r>
      <w:r>
        <w:t>Feel free to ignore the suggestion but I think it is  easier for the reader to see the impact if you have a bulleted list of ways in which you have disseminated these activities.  This is really impressive so you want to make it as obvious as possible</w:t>
      </w:r>
    </w:p>
  </w:comment>
  <w:comment w:id="34" w:author="Carol Ann Fawkes" w:date="2024-05-15T10:19:00Z" w:initials="CF">
    <w:p w14:paraId="0D9C296E" w14:textId="77777777" w:rsidR="00E61996" w:rsidRDefault="00E61996" w:rsidP="00E61996">
      <w:pPr>
        <w:pStyle w:val="CommentText"/>
      </w:pPr>
      <w:r>
        <w:rPr>
          <w:rStyle w:val="CommentReference"/>
        </w:rPr>
        <w:annotationRef/>
      </w:r>
      <w:r>
        <w:t>In full</w:t>
      </w:r>
    </w:p>
  </w:comment>
  <w:comment w:id="37" w:author="Carol Ann Fawkes" w:date="2024-05-15T10:23:00Z" w:initials="CF">
    <w:p w14:paraId="4E70BA73" w14:textId="77777777" w:rsidR="00086CA2" w:rsidRDefault="00086CA2" w:rsidP="00086CA2">
      <w:pPr>
        <w:pStyle w:val="CommentText"/>
      </w:pPr>
      <w:r>
        <w:rPr>
          <w:rStyle w:val="CommentReference"/>
        </w:rPr>
        <w:annotationRef/>
      </w:r>
      <w:r>
        <w:t>Add hospital or eye hospital so readers are clear</w:t>
      </w:r>
    </w:p>
  </w:comment>
  <w:comment w:id="38" w:author="Carol Ann Fawkes" w:date="2024-05-15T10:25:00Z" w:initials="CF">
    <w:p w14:paraId="4722AFFA" w14:textId="77777777" w:rsidR="00086CA2" w:rsidRDefault="00086CA2" w:rsidP="00086CA2">
      <w:pPr>
        <w:pStyle w:val="CommentText"/>
      </w:pPr>
      <w:r>
        <w:rPr>
          <w:rStyle w:val="CommentReference"/>
        </w:rPr>
        <w:annotationRef/>
      </w:r>
      <w:r>
        <w:t>Carers do not come within the description of PPI.  Perhaps phrase this slightly differently and the section below so the reader knows you have distinguished PPI to the views of care professionals</w:t>
      </w:r>
    </w:p>
  </w:comment>
  <w:comment w:id="39" w:author="Carol Ann Fawkes" w:date="2024-05-15T10:26:00Z" w:initials="CF">
    <w:p w14:paraId="04ABF4AF" w14:textId="623B420A" w:rsidR="00086CA2" w:rsidRDefault="00086CA2" w:rsidP="00086CA2">
      <w:pPr>
        <w:pStyle w:val="CommentText"/>
      </w:pPr>
      <w:r>
        <w:rPr>
          <w:rStyle w:val="CommentReference"/>
        </w:rPr>
        <w:annotationRef/>
      </w:r>
      <w:r>
        <w:t>It’s not just residents but also patients receiving care within their own homes where this is important</w:t>
      </w:r>
    </w:p>
  </w:comment>
  <w:comment w:id="40" w:author="Shallcross, Laura" w:date="2024-05-02T18:29:00Z" w:initials="LS">
    <w:p w14:paraId="3ADFD1FB" w14:textId="74B4306C" w:rsidR="00620158" w:rsidRDefault="00620158" w:rsidP="00620158">
      <w:pPr>
        <w:pStyle w:val="CommentText"/>
      </w:pPr>
      <w:r>
        <w:rPr>
          <w:rStyle w:val="CommentReference"/>
        </w:rPr>
        <w:annotationRef/>
      </w:r>
      <w:r>
        <w:t>Which agenda? I’d be careful here because you have spoken to them about your project but they haven’t set the PhD questions… You have done a lot of engagement work which comes out in the next couple of sentences</w:t>
      </w:r>
    </w:p>
  </w:comment>
  <w:comment w:id="41" w:author="Allen, Calisha" w:date="2024-05-06T16:36:00Z" w:initials="CA">
    <w:p w14:paraId="29D1BDC4" w14:textId="77777777" w:rsidR="00BB50F9" w:rsidRDefault="00BB50F9" w:rsidP="00BB50F9">
      <w:pPr>
        <w:pStyle w:val="CommentText"/>
      </w:pPr>
      <w:r>
        <w:rPr>
          <w:rStyle w:val="CommentReference"/>
        </w:rPr>
        <w:annotationRef/>
      </w:r>
      <w:r>
        <w:t xml:space="preserve">As members of the steering committee in the actual PhD. </w:t>
      </w:r>
    </w:p>
  </w:comment>
  <w:comment w:id="42" w:author="Allen, Calisha" w:date="2024-05-06T16:37:00Z" w:initials="CA">
    <w:p w14:paraId="5C123224" w14:textId="77777777" w:rsidR="00BB50F9" w:rsidRDefault="00BB50F9" w:rsidP="00BB50F9">
      <w:pPr>
        <w:pStyle w:val="CommentText"/>
      </w:pPr>
      <w:r>
        <w:rPr>
          <w:rStyle w:val="CommentReference"/>
        </w:rPr>
        <w:annotationRef/>
      </w:r>
      <w:r>
        <w:t>The question was a direct response to a request to make the discharge summaries more usable - but the approach is my own...</w:t>
      </w:r>
    </w:p>
  </w:comment>
  <w:comment w:id="43" w:author="Carol Ann Fawkes" w:date="2024-05-15T10:28:00Z" w:initials="CF">
    <w:p w14:paraId="2C74C7A5" w14:textId="77777777" w:rsidR="00086CA2" w:rsidRDefault="00086CA2" w:rsidP="00086CA2">
      <w:pPr>
        <w:pStyle w:val="CommentText"/>
      </w:pPr>
      <w:r>
        <w:rPr>
          <w:rStyle w:val="CommentReference"/>
        </w:rPr>
        <w:annotationRef/>
      </w:r>
      <w:r>
        <w:t>Perhaps say further develop existing skills and acquire some new skills</w:t>
      </w:r>
    </w:p>
  </w:comment>
  <w:comment w:id="45" w:author="Carol Ann Fawkes" w:date="2024-05-15T10:29:00Z" w:initials="CF">
    <w:p w14:paraId="19C0287E" w14:textId="77777777" w:rsidR="00086CA2" w:rsidRDefault="00086CA2" w:rsidP="00086CA2">
      <w:pPr>
        <w:pStyle w:val="CommentText"/>
      </w:pPr>
      <w:r>
        <w:rPr>
          <w:rStyle w:val="CommentReference"/>
        </w:rPr>
        <w:annotationRef/>
      </w:r>
      <w:r>
        <w:t>In full</w:t>
      </w:r>
    </w:p>
  </w:comment>
  <w:comment w:id="51" w:author="Carol Ann Fawkes" w:date="2024-05-15T10:31:00Z" w:initials="CF">
    <w:p w14:paraId="70A67ADD" w14:textId="77777777" w:rsidR="00CE3EF8" w:rsidRDefault="00CE3EF8" w:rsidP="00CE3EF8">
      <w:pPr>
        <w:pStyle w:val="CommentText"/>
      </w:pPr>
      <w:r>
        <w:rPr>
          <w:rStyle w:val="CommentReference"/>
        </w:rPr>
        <w:annotationRef/>
      </w:r>
      <w:r>
        <w:t>Remember this is for a lay reader.  Perhaps say something like “not easy to understand”</w:t>
      </w:r>
    </w:p>
  </w:comment>
  <w:comment w:id="52" w:author="Shallcross, Laura" w:date="2024-05-02T18:39:00Z" w:initials="LS">
    <w:p w14:paraId="24E0E90F" w14:textId="77B93C9F" w:rsidR="00784821" w:rsidRDefault="00784821" w:rsidP="00784821">
      <w:pPr>
        <w:pStyle w:val="CommentText"/>
      </w:pPr>
      <w:r>
        <w:rPr>
          <w:rStyle w:val="CommentReference"/>
        </w:rPr>
        <w:annotationRef/>
      </w:r>
      <w:r>
        <w:t>How many?</w:t>
      </w:r>
    </w:p>
  </w:comment>
  <w:comment w:id="53" w:author="Carol Ann Fawkes" w:date="2024-05-15T10:33:00Z" w:initials="CF">
    <w:p w14:paraId="560491EC" w14:textId="77777777" w:rsidR="00CE3EF8" w:rsidRDefault="00CE3EF8" w:rsidP="00CE3EF8">
      <w:pPr>
        <w:pStyle w:val="CommentText"/>
      </w:pPr>
      <w:r>
        <w:rPr>
          <w:rStyle w:val="CommentReference"/>
        </w:rPr>
        <w:annotationRef/>
      </w:r>
      <w:r>
        <w:t>See above</w:t>
      </w:r>
    </w:p>
  </w:comment>
  <w:comment w:id="54" w:author="Carol Ann Fawkes" w:date="2024-05-15T10:33:00Z" w:initials="CF">
    <w:p w14:paraId="67A45A24" w14:textId="77777777" w:rsidR="00CE3EF8" w:rsidRDefault="00CE3EF8" w:rsidP="00CE3EF8">
      <w:pPr>
        <w:pStyle w:val="CommentText"/>
      </w:pPr>
      <w:r>
        <w:rPr>
          <w:rStyle w:val="CommentReference"/>
        </w:rPr>
        <w:annotationRef/>
      </w:r>
      <w:r>
        <w:t>I’m not sure what this means.  Are you suggesting experience?</w:t>
      </w:r>
    </w:p>
  </w:comment>
  <w:comment w:id="55" w:author="Carol Ann Fawkes" w:date="2024-05-15T10:34:00Z" w:initials="CF">
    <w:p w14:paraId="60AB1764" w14:textId="77777777" w:rsidR="00CE3EF8" w:rsidRDefault="00CE3EF8" w:rsidP="00CE3EF8">
      <w:pPr>
        <w:pStyle w:val="CommentText"/>
      </w:pPr>
      <w:r>
        <w:rPr>
          <w:rStyle w:val="CommentReference"/>
        </w:rPr>
        <w:annotationRef/>
      </w:r>
      <w:r>
        <w:t>views</w:t>
      </w:r>
    </w:p>
  </w:comment>
  <w:comment w:id="56" w:author="Carol Ann Fawkes" w:date="2024-05-15T10:35:00Z" w:initials="CF">
    <w:p w14:paraId="42F2E1F6" w14:textId="77777777" w:rsidR="00CE3EF8" w:rsidRDefault="00CE3EF8" w:rsidP="00CE3EF8">
      <w:pPr>
        <w:pStyle w:val="CommentText"/>
      </w:pPr>
      <w:r>
        <w:rPr>
          <w:rStyle w:val="CommentReference"/>
        </w:rPr>
        <w:annotationRef/>
      </w:r>
      <w:r>
        <w:t>Who does this include?</w:t>
      </w:r>
    </w:p>
  </w:comment>
  <w:comment w:id="57" w:author="Shallcross, Laura" w:date="2024-05-02T18:45:00Z" w:initials="LS">
    <w:p w14:paraId="6C27F463" w14:textId="2A5CF36B" w:rsidR="00784821" w:rsidRDefault="00784821" w:rsidP="00784821">
      <w:pPr>
        <w:pStyle w:val="CommentText"/>
      </w:pPr>
      <w:r>
        <w:rPr>
          <w:rStyle w:val="CommentReference"/>
        </w:rPr>
        <w:annotationRef/>
      </w:r>
      <w:r>
        <w:t>I worry that guidance sounds v formal...</w:t>
      </w:r>
    </w:p>
  </w:comment>
  <w:comment w:id="59" w:author="Carol Ann Fawkes" w:date="2024-05-15T10:37:00Z" w:initials="CF">
    <w:p w14:paraId="324C4EC0" w14:textId="77777777" w:rsidR="00CE3EF8" w:rsidRDefault="00CE3EF8" w:rsidP="00CE3EF8">
      <w:pPr>
        <w:pStyle w:val="CommentText"/>
      </w:pPr>
      <w:r>
        <w:rPr>
          <w:rStyle w:val="CommentReference"/>
        </w:rPr>
        <w:annotationRef/>
      </w:r>
      <w:r>
        <w:t>This is a technical description.  Perhaps just say created with.</w:t>
      </w:r>
    </w:p>
  </w:comment>
  <w:comment w:id="60" w:author="Carol Ann Fawkes" w:date="2024-05-15T10:38:00Z" w:initials="CF">
    <w:p w14:paraId="4D65D1C4" w14:textId="77777777" w:rsidR="00CE3EF8" w:rsidRDefault="00CE3EF8" w:rsidP="00CE3EF8">
      <w:pPr>
        <w:pStyle w:val="CommentText"/>
      </w:pPr>
      <w:r>
        <w:rPr>
          <w:rStyle w:val="CommentReference"/>
        </w:rPr>
        <w:annotationRef/>
      </w:r>
      <w:r>
        <w:t>Suggest making this a new sentence.</w:t>
      </w:r>
    </w:p>
  </w:comment>
  <w:comment w:id="61" w:author="Carol Ann Fawkes" w:date="2024-05-15T10:38:00Z" w:initials="CF">
    <w:p w14:paraId="21FAA482" w14:textId="77777777" w:rsidR="00CE3EF8" w:rsidRDefault="00CE3EF8" w:rsidP="00CE3EF8">
      <w:pPr>
        <w:pStyle w:val="CommentText"/>
      </w:pPr>
      <w:r>
        <w:rPr>
          <w:rStyle w:val="CommentReference"/>
        </w:rPr>
        <w:annotationRef/>
      </w:r>
      <w:r>
        <w:t>Shorter sentences make it easier for a lay reader to understand.</w:t>
      </w:r>
    </w:p>
  </w:comment>
  <w:comment w:id="66" w:author="Shallcross, Laura" w:date="2024-05-02T18:48:00Z" w:initials="LS">
    <w:p w14:paraId="1C4F8F4A" w14:textId="7785EC5E" w:rsidR="00403266" w:rsidRDefault="00403266" w:rsidP="00403266">
      <w:pPr>
        <w:pStyle w:val="CommentText"/>
      </w:pPr>
      <w:r>
        <w:rPr>
          <w:rStyle w:val="CommentReference"/>
        </w:rPr>
        <w:annotationRef/>
      </w:r>
      <w:r>
        <w:t>You have probably defined this above but it makes it harder for the reader because they will have to look back for the abbreviation… can you just say carer?</w:t>
      </w:r>
    </w:p>
  </w:comment>
  <w:comment w:id="67" w:author="Allen, Calisha" w:date="2024-05-06T16:46:00Z" w:initials="CA">
    <w:p w14:paraId="3338C514" w14:textId="77777777" w:rsidR="00403266" w:rsidRDefault="00403266" w:rsidP="00403266">
      <w:pPr>
        <w:pStyle w:val="CommentText"/>
      </w:pPr>
      <w:r>
        <w:rPr>
          <w:rStyle w:val="CommentReference"/>
        </w:rPr>
        <w:annotationRef/>
      </w:r>
      <w:r>
        <w:t>Carer normally refers to unpaid informal carers.. Rather than paid care worker</w:t>
      </w:r>
    </w:p>
  </w:comment>
  <w:comment w:id="68" w:author="Allen, Calisha" w:date="2024-05-07T13:16:00Z" w:initials="CA">
    <w:p w14:paraId="23ED56C6" w14:textId="77777777" w:rsidR="00403266" w:rsidRDefault="00403266" w:rsidP="00403266">
      <w:pPr>
        <w:pStyle w:val="CommentText"/>
      </w:pPr>
      <w:r>
        <w:rPr>
          <w:rStyle w:val="CommentReference"/>
        </w:rPr>
        <w:annotationRef/>
      </w:r>
      <w:r>
        <w:t>Signal it at the beginning of each section carer means ASCP</w:t>
      </w:r>
    </w:p>
  </w:comment>
  <w:comment w:id="69" w:author="Shallcross, Laura" w:date="2024-02-27T15:09:00Z" w:initials="LS">
    <w:p w14:paraId="6326C0D8" w14:textId="77777777" w:rsidR="00403266" w:rsidRDefault="00403266" w:rsidP="00403266">
      <w:pPr>
        <w:pStyle w:val="CommentText"/>
      </w:pPr>
      <w:r>
        <w:rPr>
          <w:rStyle w:val="CommentReference"/>
        </w:rPr>
        <w:annotationRef/>
      </w:r>
      <w:r>
        <w:t>Trying to make this as clear as possible...feel free to ignore</w:t>
      </w:r>
    </w:p>
  </w:comment>
  <w:comment w:id="70" w:author="Carol Ann Fawkes" w:date="2024-05-15T10:44:00Z" w:initials="CF">
    <w:p w14:paraId="23EDD7B9" w14:textId="77777777" w:rsidR="0085372E" w:rsidRDefault="0085372E" w:rsidP="0085372E">
      <w:pPr>
        <w:pStyle w:val="CommentText"/>
      </w:pPr>
      <w:r>
        <w:rPr>
          <w:rStyle w:val="CommentReference"/>
        </w:rPr>
        <w:annotationRef/>
      </w:r>
      <w:r>
        <w:t>You have 5 questions in the plain English summary and six here.  It’s helpful to keep them broadly similar to avoid confusing the reader</w:t>
      </w:r>
    </w:p>
  </w:comment>
  <w:comment w:id="71" w:author="Carol Ann Fawkes" w:date="2024-05-15T10:41:00Z" w:initials="CF">
    <w:p w14:paraId="0144169D" w14:textId="1E2F77EC" w:rsidR="0085372E" w:rsidRDefault="0085372E" w:rsidP="0085372E">
      <w:pPr>
        <w:pStyle w:val="CommentText"/>
      </w:pPr>
      <w:r>
        <w:rPr>
          <w:rStyle w:val="CommentReference"/>
        </w:rPr>
        <w:annotationRef/>
      </w:r>
      <w:r>
        <w:t>How many?</w:t>
      </w:r>
    </w:p>
  </w:comment>
  <w:comment w:id="72" w:author="Carol Ann Fawkes" w:date="2024-05-15T10:42:00Z" w:initials="CF">
    <w:p w14:paraId="2322C4EE" w14:textId="77777777" w:rsidR="0085372E" w:rsidRDefault="0085372E" w:rsidP="0085372E">
      <w:pPr>
        <w:pStyle w:val="CommentText"/>
      </w:pPr>
      <w:r>
        <w:rPr>
          <w:rStyle w:val="CommentReference"/>
        </w:rPr>
        <w:annotationRef/>
      </w:r>
      <w:r>
        <w:t>?</w:t>
      </w:r>
    </w:p>
  </w:comment>
  <w:comment w:id="75" w:author="Carol Ann Fawkes" w:date="2024-05-15T10:45:00Z" w:initials="CF">
    <w:p w14:paraId="3537606C" w14:textId="77777777" w:rsidR="0085372E" w:rsidRDefault="0085372E" w:rsidP="0085372E">
      <w:pPr>
        <w:pStyle w:val="CommentText"/>
      </w:pPr>
      <w:r>
        <w:rPr>
          <w:rStyle w:val="CommentReference"/>
        </w:rPr>
        <w:annotationRef/>
      </w:r>
      <w:r>
        <w:t>Do you mean carers?</w:t>
      </w:r>
    </w:p>
  </w:comment>
  <w:comment w:id="76" w:author="Carol Ann Fawkes" w:date="2024-05-15T10:48:00Z" w:initials="CF">
    <w:p w14:paraId="0F01F19D" w14:textId="77777777" w:rsidR="0085372E" w:rsidRDefault="0085372E" w:rsidP="0085372E">
      <w:pPr>
        <w:pStyle w:val="CommentText"/>
      </w:pPr>
      <w:r>
        <w:rPr>
          <w:rStyle w:val="CommentReference"/>
        </w:rPr>
        <w:annotationRef/>
      </w:r>
      <w:r>
        <w:t xml:space="preserve">Reduced likelihood of medical events through unclear care either activity or medication.  This in turn reduces the likelihood of readmittance to hospital and need to access other services </w:t>
      </w:r>
    </w:p>
  </w:comment>
  <w:comment w:id="81" w:author="Shallcross, Laura" w:date="2024-02-16T07:35:00Z" w:initials="LS">
    <w:p w14:paraId="0EB0CC8F" w14:textId="2E30B15F" w:rsidR="0097487C" w:rsidRDefault="0097487C" w:rsidP="0097487C">
      <w:pPr>
        <w:pStyle w:val="CommentText"/>
      </w:pPr>
      <w:r>
        <w:rPr>
          <w:rStyle w:val="CommentReference"/>
        </w:rPr>
        <w:annotationRef/>
      </w:r>
      <w:r>
        <w:t>I think you need a clearer statement of the problem and to then weave in the background info you have here.</w:t>
      </w:r>
    </w:p>
    <w:p w14:paraId="2FA448D1" w14:textId="77777777" w:rsidR="0097487C" w:rsidRDefault="0097487C" w:rsidP="0097487C">
      <w:pPr>
        <w:pStyle w:val="CommentText"/>
      </w:pPr>
      <w:r>
        <w:t xml:space="preserve">Isn’t the problem that opportunities to optimise care at the interface between hospital / care homes are being missed due to poor communication of information between these settings? Currently the key mechanism to communicate is the discharge summary, but it is designed for healthcare professionals and poorly suited to the needs of social care workers who are likely to have lower levels of education and health literacy. </w:t>
      </w:r>
    </w:p>
  </w:comment>
  <w:comment w:id="82" w:author="Carol Ann Fawkes" w:date="2024-05-15T10:49:00Z" w:initials="CF">
    <w:p w14:paraId="4119DF6B" w14:textId="77777777" w:rsidR="00AE696A" w:rsidRDefault="00AE696A" w:rsidP="00AE696A">
      <w:pPr>
        <w:pStyle w:val="CommentText"/>
      </w:pPr>
      <w:r>
        <w:rPr>
          <w:rStyle w:val="CommentReference"/>
        </w:rPr>
        <w:annotationRef/>
      </w:r>
      <w:r>
        <w:t>Professionals?</w:t>
      </w:r>
    </w:p>
  </w:comment>
  <w:comment w:id="83" w:author="Shallcross, Laura" w:date="2024-02-27T06:21:00Z" w:initials="LS">
    <w:p w14:paraId="4C8A3C9D" w14:textId="1FA6F86E" w:rsidR="0097487C" w:rsidRDefault="0097487C" w:rsidP="0097487C">
      <w:pPr>
        <w:pStyle w:val="CommentText"/>
      </w:pPr>
      <w:r>
        <w:rPr>
          <w:rStyle w:val="CommentReference"/>
        </w:rPr>
        <w:annotationRef/>
      </w:r>
      <w:r>
        <w:t>Junior docs?</w:t>
      </w:r>
    </w:p>
  </w:comment>
  <w:comment w:id="84" w:author="Carol Ann Fawkes" w:date="2024-05-15T10:50:00Z" w:initials="CF">
    <w:p w14:paraId="3CABCC0C" w14:textId="77777777" w:rsidR="00AE696A" w:rsidRDefault="00AE696A" w:rsidP="00AE696A">
      <w:pPr>
        <w:pStyle w:val="CommentText"/>
      </w:pPr>
      <w:r>
        <w:rPr>
          <w:rStyle w:val="CommentReference"/>
        </w:rPr>
        <w:annotationRef/>
      </w:r>
      <w:r>
        <w:t>Lower technical health literacy as jargon and numerical issues have been mentioned</w:t>
      </w:r>
    </w:p>
  </w:comment>
  <w:comment w:id="86" w:author="Carol Ann Fawkes" w:date="2024-05-15T10:52:00Z" w:initials="CF">
    <w:p w14:paraId="34996A41" w14:textId="77777777" w:rsidR="00AE696A" w:rsidRDefault="00AE696A" w:rsidP="00AE696A">
      <w:pPr>
        <w:pStyle w:val="CommentText"/>
      </w:pPr>
      <w:r>
        <w:rPr>
          <w:rStyle w:val="CommentReference"/>
        </w:rPr>
        <w:annotationRef/>
      </w:r>
      <w:r>
        <w:t>Is there a reference to support this statement.  Many care homes have closed since Covid so a reference would be useful.</w:t>
      </w:r>
    </w:p>
  </w:comment>
  <w:comment w:id="89" w:author="Shallcross, Laura" w:date="2024-02-26T22:36:00Z" w:initials="LS">
    <w:p w14:paraId="6E441FD6" w14:textId="2E97579C" w:rsidR="0097487C" w:rsidRDefault="0097487C" w:rsidP="0097487C">
      <w:pPr>
        <w:pStyle w:val="CommentText"/>
      </w:pPr>
      <w:r>
        <w:rPr>
          <w:rStyle w:val="CommentReference"/>
        </w:rPr>
        <w:annotationRef/>
      </w:r>
      <w:r>
        <w:t>Specific to care homes / hospitals or more general than this?</w:t>
      </w:r>
    </w:p>
  </w:comment>
  <w:comment w:id="90" w:author="Allen, Calisha" w:date="2024-02-28T12:19:00Z" w:initials="CA">
    <w:p w14:paraId="4686358D" w14:textId="77777777" w:rsidR="0097487C" w:rsidRDefault="0097487C" w:rsidP="0097487C">
      <w:pPr>
        <w:pStyle w:val="CommentText"/>
      </w:pPr>
      <w:r>
        <w:rPr>
          <w:rStyle w:val="CommentReference"/>
        </w:rPr>
        <w:annotationRef/>
      </w:r>
      <w:r>
        <w:t>This literature is based on hospital nurses</w:t>
      </w:r>
    </w:p>
  </w:comment>
  <w:comment w:id="87" w:author="Shallcross, Laura" w:date="2024-02-27T06:40:00Z" w:initials="LS">
    <w:p w14:paraId="25C12FC6" w14:textId="77777777" w:rsidR="0097487C" w:rsidRDefault="0097487C" w:rsidP="0097487C">
      <w:pPr>
        <w:pStyle w:val="CommentText"/>
      </w:pPr>
      <w:r>
        <w:rPr>
          <w:rStyle w:val="CommentReference"/>
        </w:rPr>
        <w:annotationRef/>
      </w:r>
      <w:r>
        <w:t>Suggest this is section 2 as well</w:t>
      </w:r>
    </w:p>
  </w:comment>
  <w:comment w:id="88" w:author="Allen, Calisha" w:date="2024-02-28T12:36:00Z" w:initials="CA">
    <w:p w14:paraId="7F5298B1" w14:textId="77777777" w:rsidR="0097487C" w:rsidRDefault="0097487C" w:rsidP="0097487C">
      <w:pPr>
        <w:pStyle w:val="CommentText"/>
      </w:pPr>
      <w:r>
        <w:rPr>
          <w:rStyle w:val="CommentReference"/>
        </w:rPr>
        <w:annotationRef/>
      </w:r>
      <w:r>
        <w:t>?</w:t>
      </w:r>
    </w:p>
  </w:comment>
  <w:comment w:id="92" w:author="Carol Ann Fawkes" w:date="2024-05-15T10:55:00Z" w:initials="CF">
    <w:p w14:paraId="6E74EF29" w14:textId="77777777" w:rsidR="00DA47E3" w:rsidRDefault="00DA47E3" w:rsidP="00DA47E3">
      <w:pPr>
        <w:pStyle w:val="CommentText"/>
      </w:pPr>
      <w:r>
        <w:rPr>
          <w:rStyle w:val="CommentReference"/>
        </w:rPr>
        <w:annotationRef/>
      </w:r>
      <w:r>
        <w:t>Is there also the case that sometimes other pieces of information are missing which carers would value?</w:t>
      </w:r>
    </w:p>
  </w:comment>
  <w:comment w:id="93" w:author="Walton, Holly" w:date="2024-02-05T13:08:00Z" w:initials="HW">
    <w:p w14:paraId="1EB8AF5F" w14:textId="40B30D30" w:rsidR="0097487C" w:rsidRDefault="0097487C" w:rsidP="0097487C">
      <w:pPr>
        <w:pStyle w:val="CommentText"/>
      </w:pPr>
      <w:r>
        <w:rPr>
          <w:rStyle w:val="CommentReference"/>
        </w:rPr>
        <w:annotationRef/>
      </w:r>
      <w:r>
        <w:t xml:space="preserve">Would also bring in the evidence on what is known about the ageing population and increased needs in care homes currently. </w:t>
      </w:r>
    </w:p>
  </w:comment>
  <w:comment w:id="94" w:author="Allen, Calisha" w:date="2024-02-15T13:40:00Z" w:initials="CA">
    <w:p w14:paraId="2E2C86BC" w14:textId="77777777" w:rsidR="0097487C" w:rsidRDefault="0097487C" w:rsidP="0097487C">
      <w:pPr>
        <w:pStyle w:val="CommentText"/>
      </w:pPr>
      <w:r>
        <w:rPr>
          <w:rStyle w:val="CommentReference"/>
        </w:rPr>
        <w:annotationRef/>
      </w:r>
      <w:r>
        <w:t>Added</w:t>
      </w:r>
    </w:p>
  </w:comment>
  <w:comment w:id="95" w:author="Walton, Holly" w:date="2024-02-05T13:11:00Z" w:initials="HW">
    <w:p w14:paraId="7D39AF1D" w14:textId="77777777" w:rsidR="0097487C" w:rsidRDefault="0097487C" w:rsidP="0097487C">
      <w:pPr>
        <w:pStyle w:val="CommentText"/>
      </w:pPr>
      <w:r>
        <w:rPr>
          <w:rStyle w:val="CommentReference"/>
        </w:rPr>
        <w:annotationRef/>
      </w:r>
      <w:r>
        <w:t xml:space="preserve">With this section I think it's important to structure it to start with the wider context and what is known about the problem (e.g.  Ageing population, care home needs, the role of care home staff), then discuss what is known about how care home staff and healthcare staff work together, then introduce health literacy, barriers/facilitators to health literacy etc, then introduce the case study example of discharge summaries and your scoping work </w:t>
      </w:r>
    </w:p>
  </w:comment>
  <w:comment w:id="96" w:author="Walton, Holly" w:date="2024-02-05T13:06:00Z" w:initials="HW">
    <w:p w14:paraId="28FFDD0E" w14:textId="77777777" w:rsidR="0097487C" w:rsidRDefault="0097487C" w:rsidP="0097487C">
      <w:pPr>
        <w:pStyle w:val="CommentText"/>
      </w:pPr>
      <w:r>
        <w:rPr>
          <w:rStyle w:val="CommentReference"/>
        </w:rPr>
        <w:annotationRef/>
      </w:r>
      <w:r>
        <w:t xml:space="preserve">Might want to bring in the wider context of communication between healthcare and social care organisations too - lack of coordination etc </w:t>
      </w:r>
    </w:p>
  </w:comment>
  <w:comment w:id="97" w:author="Allen, Calisha" w:date="2024-02-15T13:41:00Z" w:initials="CA">
    <w:p w14:paraId="7AD01CC0" w14:textId="77777777" w:rsidR="0097487C" w:rsidRDefault="0097487C" w:rsidP="0097487C">
      <w:pPr>
        <w:pStyle w:val="CommentText"/>
      </w:pPr>
      <w:r>
        <w:rPr>
          <w:rStyle w:val="CommentReference"/>
        </w:rPr>
        <w:annotationRef/>
      </w:r>
      <w:r>
        <w:t>I have added into the earlier paragraph  but has also been cut down significantly</w:t>
      </w:r>
    </w:p>
  </w:comment>
  <w:comment w:id="98" w:author="Walton, Holly" w:date="2024-02-05T13:08:00Z" w:initials="HW">
    <w:p w14:paraId="1CEBFA92" w14:textId="77777777" w:rsidR="0097487C" w:rsidRDefault="0097487C" w:rsidP="0097487C">
      <w:pPr>
        <w:pStyle w:val="CommentText"/>
      </w:pPr>
      <w:r>
        <w:rPr>
          <w:rStyle w:val="CommentReference"/>
        </w:rPr>
        <w:annotationRef/>
      </w:r>
      <w:r>
        <w:t xml:space="preserve">Think impt to bring in here any errors on barriers/facilitators to health literacy for this particular group etc. </w:t>
      </w:r>
    </w:p>
  </w:comment>
  <w:comment w:id="99" w:author="Allen, Calisha" w:date="2024-02-15T13:41:00Z" w:initials="CA">
    <w:p w14:paraId="23F88098" w14:textId="77777777" w:rsidR="0097487C" w:rsidRDefault="0097487C" w:rsidP="0097487C">
      <w:pPr>
        <w:pStyle w:val="CommentText"/>
      </w:pPr>
      <w:r>
        <w:rPr>
          <w:rStyle w:val="CommentReference"/>
        </w:rPr>
        <w:annotationRef/>
      </w:r>
      <w:r>
        <w:t>Added</w:t>
      </w:r>
    </w:p>
  </w:comment>
  <w:comment w:id="100" w:author="Shallcross, Laura" w:date="2024-02-16T07:51:00Z" w:initials="LS">
    <w:p w14:paraId="0F69FA9F" w14:textId="77777777" w:rsidR="0097487C" w:rsidRDefault="0097487C" w:rsidP="0097487C">
      <w:pPr>
        <w:pStyle w:val="CommentText"/>
      </w:pPr>
      <w:r>
        <w:rPr>
          <w:rStyle w:val="CommentReference"/>
        </w:rPr>
        <w:annotationRef/>
      </w:r>
      <w:r>
        <w:t>I think this section needs to be much more structured.  Some of the themes you need to cover:</w:t>
      </w:r>
    </w:p>
    <w:p w14:paraId="6FC07076" w14:textId="77777777" w:rsidR="0097487C" w:rsidRDefault="0097487C" w:rsidP="0097487C">
      <w:pPr>
        <w:pStyle w:val="CommentText"/>
        <w:numPr>
          <w:ilvl w:val="0"/>
          <w:numId w:val="22"/>
        </w:numPr>
      </w:pPr>
      <w:r>
        <w:t>Ageing population / increased use of social care / associated costs i.e. important topic</w:t>
      </w:r>
    </w:p>
    <w:p w14:paraId="44A762BE" w14:textId="77777777" w:rsidR="0097487C" w:rsidRDefault="0097487C" w:rsidP="0097487C">
      <w:pPr>
        <w:pStyle w:val="CommentText"/>
        <w:numPr>
          <w:ilvl w:val="0"/>
          <w:numId w:val="22"/>
        </w:numPr>
      </w:pPr>
      <w:r>
        <w:t>Increased complexity of the people in social care with rising rates of comorbidity. Really important to optimise preventative care in this population</w:t>
      </w:r>
    </w:p>
    <w:p w14:paraId="6483E0DF" w14:textId="77777777" w:rsidR="0097487C" w:rsidRDefault="0097487C" w:rsidP="0097487C">
      <w:pPr>
        <w:pStyle w:val="CommentText"/>
      </w:pPr>
      <w:r>
        <w:t xml:space="preserve">3.   This requires knowledgeable staff who can deliver person centred care working in partnership with secondary care and GPs etc. Discharge summary is a key document &lt;can you evidence this&gt; because it is the only way that information about hospital stay is shared with the care home. </w:t>
      </w:r>
    </w:p>
    <w:p w14:paraId="3256C0A6" w14:textId="77777777" w:rsidR="0097487C" w:rsidRDefault="0097487C" w:rsidP="0097487C">
      <w:pPr>
        <w:pStyle w:val="CommentText"/>
      </w:pPr>
      <w:r>
        <w:t xml:space="preserve">4. Care workers need to be able to understand and act on information that is contained within the discharge summary. What is the evidence that this works currently (or not) - your PPIE. </w:t>
      </w:r>
    </w:p>
    <w:p w14:paraId="452980E3" w14:textId="77777777" w:rsidR="0097487C" w:rsidRDefault="0097487C" w:rsidP="0097487C">
      <w:pPr>
        <w:pStyle w:val="CommentText"/>
      </w:pPr>
      <w:r>
        <w:t xml:space="preserve">5. What is known about levels of health literacy and education in carers relative to healthcare workers and the gen population? I wouldn’t stray into training- too broad. </w:t>
      </w:r>
    </w:p>
  </w:comment>
  <w:comment w:id="101" w:author="Shallcross, Laura" w:date="2024-05-03T17:47:00Z" w:initials="LS">
    <w:p w14:paraId="64426379" w14:textId="77777777" w:rsidR="0097487C" w:rsidRDefault="0097487C" w:rsidP="0097487C">
      <w:pPr>
        <w:pStyle w:val="CommentText"/>
      </w:pPr>
      <w:r>
        <w:rPr>
          <w:rStyle w:val="CommentReference"/>
        </w:rPr>
        <w:annotationRef/>
      </w:r>
      <w:r>
        <w:t>This section is now really good IMO</w:t>
      </w:r>
    </w:p>
  </w:comment>
  <w:comment w:id="102" w:author="Allen, Calisha" w:date="2024-05-07T10:14:00Z" w:initials="CA">
    <w:p w14:paraId="61EEFF15" w14:textId="77777777" w:rsidR="0097487C" w:rsidRDefault="0097487C" w:rsidP="0097487C">
      <w:pPr>
        <w:pStyle w:val="CommentText"/>
      </w:pPr>
      <w:r>
        <w:rPr>
          <w:rStyle w:val="CommentReference"/>
        </w:rPr>
        <w:annotationRef/>
      </w:r>
      <w:r>
        <w:t>PEEL</w:t>
      </w:r>
    </w:p>
  </w:comment>
  <w:comment w:id="103" w:author="Shallcross, Laura" w:date="2024-02-15T21:15:00Z" w:initials="LS">
    <w:p w14:paraId="28BCB893" w14:textId="77777777" w:rsidR="0097487C" w:rsidRDefault="0097487C" w:rsidP="0097487C">
      <w:pPr>
        <w:pStyle w:val="CommentText"/>
      </w:pPr>
      <w:r>
        <w:rPr>
          <w:rStyle w:val="CommentReference"/>
        </w:rPr>
        <w:annotationRef/>
      </w:r>
      <w:r>
        <w:t>Anything you can cite here about levels of education / qualifications in the social care workforce relative to the general population? I suspect much lower</w:t>
      </w:r>
    </w:p>
  </w:comment>
  <w:comment w:id="104" w:author="Carol Ann Fawkes" w:date="2024-05-15T10:58:00Z" w:initials="CF">
    <w:p w14:paraId="037DFC11" w14:textId="77777777" w:rsidR="00DA47E3" w:rsidRDefault="00DA47E3" w:rsidP="00DA47E3">
      <w:pPr>
        <w:pStyle w:val="CommentText"/>
      </w:pPr>
      <w:r>
        <w:rPr>
          <w:rStyle w:val="CommentReference"/>
        </w:rPr>
        <w:annotationRef/>
      </w:r>
      <w:r>
        <w:t>It might also be helpful to add that carers come from a range of pathways and there is considerable turnover of workers in the care sector.</w:t>
      </w:r>
    </w:p>
  </w:comment>
  <w:comment w:id="105" w:author="Carol Ann Fawkes" w:date="2024-05-15T10:59:00Z" w:initials="CF">
    <w:p w14:paraId="1338CBC3" w14:textId="77777777" w:rsidR="00DA47E3" w:rsidRDefault="00DA47E3" w:rsidP="00DA47E3">
      <w:pPr>
        <w:pStyle w:val="CommentText"/>
      </w:pPr>
      <w:r>
        <w:rPr>
          <w:rStyle w:val="CommentReference"/>
        </w:rPr>
        <w:annotationRef/>
      </w:r>
      <w:r>
        <w:t>Many care workers also come from migrant populations so clarity of language and information becomes even more important.</w:t>
      </w:r>
    </w:p>
  </w:comment>
  <w:comment w:id="106" w:author="Carol Ann Fawkes" w:date="2024-05-15T11:02:00Z" w:initials="CF">
    <w:p w14:paraId="29A69FEA" w14:textId="77777777" w:rsidR="007A79EB" w:rsidRDefault="007A79EB" w:rsidP="007A79EB">
      <w:pPr>
        <w:pStyle w:val="CommentText"/>
      </w:pPr>
      <w:r>
        <w:rPr>
          <w:rStyle w:val="CommentReference"/>
        </w:rPr>
        <w:annotationRef/>
      </w:r>
      <w:r>
        <w:t>Can you say where they will/might be to show geographical diversity?</w:t>
      </w:r>
    </w:p>
  </w:comment>
  <w:comment w:id="107" w:author="Carol Ann Fawkes" w:date="2024-05-15T11:03:00Z" w:initials="CF">
    <w:p w14:paraId="6F29DF91" w14:textId="77777777" w:rsidR="00415A10" w:rsidRDefault="00415A10" w:rsidP="00415A10">
      <w:pPr>
        <w:pStyle w:val="CommentText"/>
      </w:pPr>
      <w:r>
        <w:rPr>
          <w:rStyle w:val="CommentReference"/>
        </w:rPr>
        <w:annotationRef/>
      </w:r>
      <w:r>
        <w:t>Do templates for the MDS exist currently?</w:t>
      </w:r>
    </w:p>
  </w:comment>
  <w:comment w:id="108" w:author="Shallcross, Laura" w:date="2024-02-27T15:09:00Z" w:initials="LS">
    <w:p w14:paraId="6B01A11D" w14:textId="750A5814" w:rsidR="0097487C" w:rsidRDefault="0097487C" w:rsidP="0097487C">
      <w:pPr>
        <w:pStyle w:val="CommentText"/>
      </w:pPr>
      <w:r>
        <w:rPr>
          <w:rStyle w:val="CommentReference"/>
        </w:rPr>
        <w:annotationRef/>
      </w:r>
      <w:r>
        <w:t>Trying to make this as clear as possible...feel free to ignore</w:t>
      </w:r>
    </w:p>
  </w:comment>
  <w:comment w:id="109" w:author="Shallcross, Laura" w:date="2024-02-27T18:04:00Z" w:initials="LS">
    <w:p w14:paraId="388EBAD7" w14:textId="77777777" w:rsidR="0097487C" w:rsidRDefault="0097487C" w:rsidP="0097487C">
      <w:pPr>
        <w:pStyle w:val="CommentText"/>
      </w:pPr>
      <w:r>
        <w:rPr>
          <w:rStyle w:val="CommentReference"/>
        </w:rPr>
        <w:annotationRef/>
      </w:r>
      <w:r>
        <w:t>I think it would be more logical to group the first 2 objective in this way so O1 is about assessing health literacy etc. and O2 is about the content etc of discharge summaries</w:t>
      </w:r>
    </w:p>
  </w:comment>
  <w:comment w:id="110" w:author="Allen, Calisha" w:date="2024-02-28T12:58:00Z" w:initials="CA">
    <w:p w14:paraId="56A293C2" w14:textId="77777777" w:rsidR="0097487C" w:rsidRDefault="0097487C" w:rsidP="0097487C">
      <w:pPr>
        <w:pStyle w:val="CommentText"/>
      </w:pPr>
      <w:r>
        <w:rPr>
          <w:rStyle w:val="CommentReference"/>
        </w:rPr>
        <w:annotationRef/>
      </w:r>
      <w:r>
        <w:t>review</w:t>
      </w:r>
    </w:p>
  </w:comment>
  <w:comment w:id="113" w:author="Walton, Holly" w:date="2024-02-05T13:21:00Z" w:initials="HW">
    <w:p w14:paraId="360B6885" w14:textId="77777777" w:rsidR="0097487C" w:rsidRDefault="0097487C" w:rsidP="0097487C">
      <w:pPr>
        <w:pStyle w:val="CommentText"/>
      </w:pPr>
      <w:r>
        <w:rPr>
          <w:rStyle w:val="CommentReference"/>
        </w:rPr>
        <w:annotationRef/>
      </w:r>
      <w:r>
        <w:t xml:space="preserve">Might be nice to have a figure summarising all of the different pieces of work that will happen </w:t>
      </w:r>
    </w:p>
  </w:comment>
  <w:comment w:id="114" w:author="Allen, Calisha" w:date="2024-02-15T13:43:00Z" w:initials="CA">
    <w:p w14:paraId="6EB5977F" w14:textId="77777777" w:rsidR="0097487C" w:rsidRDefault="0097487C" w:rsidP="0097487C">
      <w:pPr>
        <w:pStyle w:val="CommentText"/>
      </w:pPr>
      <w:r>
        <w:rPr>
          <w:rStyle w:val="CommentReference"/>
        </w:rPr>
        <w:annotationRef/>
      </w:r>
      <w:r>
        <w:t>Added</w:t>
      </w:r>
    </w:p>
  </w:comment>
  <w:comment w:id="115" w:author="Shallcross, Laura" w:date="2024-02-16T17:37:00Z" w:initials="LS">
    <w:p w14:paraId="4781D387" w14:textId="77777777" w:rsidR="0097487C" w:rsidRDefault="0097487C" w:rsidP="0097487C">
      <w:pPr>
        <w:pStyle w:val="CommentText"/>
      </w:pPr>
      <w:r>
        <w:rPr>
          <w:rStyle w:val="CommentReference"/>
        </w:rPr>
        <w:annotationRef/>
      </w:r>
      <w:r>
        <w:t>Somewhere (possibly here) it would be worth including a couple of sentences explaining that your PhD will be hosted within the Vivaldi study which has built a strong network of care homes providing access to care home staff, residents, relatives and a PPIE network.  The PhD also benefits from being hosted in the Institute of Health Informatics providing access to discharge summaries from UCLH and partner hospitals (with appropriate governance) plus support for the proposed AI work in WP4.  Also that you have a strong network of inter-disciplinary collaborators (health literacy, education, qual research) ensuring that you have access to the range of skills that will be required to deliver this PhD.</w:t>
      </w:r>
    </w:p>
  </w:comment>
  <w:comment w:id="116" w:author="Calisha Allen" w:date="2024-02-19T23:19:00Z" w:initials="CA">
    <w:p w14:paraId="5A9CCD90" w14:textId="77777777" w:rsidR="0097487C" w:rsidRDefault="0097487C" w:rsidP="0097487C">
      <w:pPr>
        <w:pStyle w:val="CommentText"/>
      </w:pPr>
      <w:r>
        <w:rPr>
          <w:rStyle w:val="CommentReference"/>
        </w:rPr>
        <w:annotationRef/>
      </w:r>
      <w:r>
        <w:t>Will put in collaborations section</w:t>
      </w:r>
    </w:p>
  </w:comment>
  <w:comment w:id="117" w:author="Allen, Calisha" w:date="2024-02-20T10:06:00Z" w:initials="CA">
    <w:p w14:paraId="4C870041" w14:textId="77777777" w:rsidR="0097487C" w:rsidRDefault="0097487C" w:rsidP="0097487C">
      <w:pPr>
        <w:pStyle w:val="CommentText"/>
      </w:pPr>
      <w:r>
        <w:rPr>
          <w:rStyle w:val="CommentReference"/>
        </w:rPr>
        <w:annotationRef/>
      </w:r>
      <w:r>
        <w:t>Incorporate VIVALDI early (reassurance)</w:t>
      </w:r>
    </w:p>
  </w:comment>
  <w:comment w:id="118" w:author="Carol Ann Fawkes" w:date="2024-05-15T11:31:00Z" w:initials="CF">
    <w:p w14:paraId="0CF4CC0D" w14:textId="77777777" w:rsidR="005C7705" w:rsidRDefault="005C7705" w:rsidP="005C7705">
      <w:pPr>
        <w:pStyle w:val="CommentText"/>
      </w:pPr>
      <w:r>
        <w:rPr>
          <w:rStyle w:val="CommentReference"/>
        </w:rPr>
        <w:annotationRef/>
      </w:r>
      <w:r>
        <w:t>Why are you doing a rapid review if there is so little evidence and how do you know this without a thorough search?</w:t>
      </w:r>
    </w:p>
  </w:comment>
  <w:comment w:id="119" w:author="Carol Ann Fawkes" w:date="2024-05-15T11:33:00Z" w:initials="CF">
    <w:p w14:paraId="07D0D1BB" w14:textId="77777777" w:rsidR="005C7705" w:rsidRDefault="005C7705" w:rsidP="005C7705">
      <w:pPr>
        <w:pStyle w:val="CommentText"/>
      </w:pPr>
      <w:r>
        <w:rPr>
          <w:rStyle w:val="CommentReference"/>
        </w:rPr>
        <w:annotationRef/>
      </w:r>
      <w:r>
        <w:t>You need to give some examples of databases you will search and the types of search terms you will use.  Try to add your inclusion and exclusion criteria also.  Support from an information specialist would be helpful to add also.</w:t>
      </w:r>
    </w:p>
  </w:comment>
  <w:comment w:id="120" w:author="Carol Ann Fawkes" w:date="2024-05-15T11:35:00Z" w:initials="CF">
    <w:p w14:paraId="3655D826" w14:textId="77777777" w:rsidR="005C7705" w:rsidRDefault="005C7705" w:rsidP="005C7705">
      <w:pPr>
        <w:pStyle w:val="CommentText"/>
      </w:pPr>
      <w:r>
        <w:rPr>
          <w:rStyle w:val="CommentReference"/>
        </w:rPr>
        <w:annotationRef/>
      </w:r>
      <w:r>
        <w:t>Will this focus solely on London or be throughout the UK?</w:t>
      </w:r>
    </w:p>
  </w:comment>
  <w:comment w:id="121" w:author="Shallcross, Laura" w:date="2024-05-03T17:53:00Z" w:initials="LS">
    <w:p w14:paraId="72218983" w14:textId="4A9F87DD" w:rsidR="0097487C" w:rsidRDefault="0097487C" w:rsidP="0097487C">
      <w:pPr>
        <w:pStyle w:val="CommentText"/>
      </w:pPr>
      <w:r>
        <w:rPr>
          <w:rStyle w:val="CommentReference"/>
        </w:rPr>
        <w:annotationRef/>
      </w:r>
      <w:r>
        <w:t>They might want to know how much. Or you could refer to NIHR guidance on this</w:t>
      </w:r>
    </w:p>
  </w:comment>
  <w:comment w:id="122" w:author="Carol Ann Fawkes" w:date="2024-05-15T11:37:00Z" w:initials="CF">
    <w:p w14:paraId="55251280" w14:textId="77777777" w:rsidR="005C7705" w:rsidRDefault="005C7705" w:rsidP="005C7705">
      <w:pPr>
        <w:pStyle w:val="CommentText"/>
      </w:pPr>
      <w:r>
        <w:rPr>
          <w:rStyle w:val="CommentReference"/>
        </w:rPr>
        <w:annotationRef/>
      </w:r>
      <w:r>
        <w:t>Will this be for current care professionals only or people who have worked in care roles in the past?</w:t>
      </w:r>
    </w:p>
  </w:comment>
  <w:comment w:id="123" w:author="Carol Ann Fawkes" w:date="2024-05-15T11:36:00Z" w:initials="CF">
    <w:p w14:paraId="345A7036" w14:textId="49E39AF1" w:rsidR="005C7705" w:rsidRDefault="005C7705" w:rsidP="005C7705">
      <w:pPr>
        <w:pStyle w:val="CommentText"/>
      </w:pPr>
      <w:r>
        <w:rPr>
          <w:rStyle w:val="CommentReference"/>
        </w:rPr>
        <w:annotationRef/>
      </w:r>
      <w:r>
        <w:t>How often do they read them or is this for someone who has ever read them.  It might be worth considering this criterion.</w:t>
      </w:r>
    </w:p>
  </w:comment>
  <w:comment w:id="124" w:author="Carol Ann Fawkes" w:date="2024-05-15T11:38:00Z" w:initials="CF">
    <w:p w14:paraId="13AF0D1F" w14:textId="77777777" w:rsidR="005C7705" w:rsidRDefault="005C7705" w:rsidP="005C7705">
      <w:pPr>
        <w:pStyle w:val="CommentText"/>
      </w:pPr>
      <w:r>
        <w:rPr>
          <w:rStyle w:val="CommentReference"/>
        </w:rPr>
        <w:annotationRef/>
      </w:r>
      <w:r>
        <w:t>Do you have any sense of the percentage of care professionals this is?</w:t>
      </w:r>
    </w:p>
  </w:comment>
  <w:comment w:id="125" w:author="Carol Ann Fawkes" w:date="2024-05-15T11:40:00Z" w:initials="CF">
    <w:p w14:paraId="4EB169C3" w14:textId="77777777" w:rsidR="005C7705" w:rsidRDefault="005C7705" w:rsidP="005C7705">
      <w:pPr>
        <w:pStyle w:val="CommentText"/>
      </w:pPr>
      <w:r>
        <w:rPr>
          <w:rStyle w:val="CommentReference"/>
        </w:rPr>
        <w:annotationRef/>
      </w:r>
      <w:r>
        <w:t>Will you also try to include representation from different companies to get a broader view?</w:t>
      </w:r>
    </w:p>
  </w:comment>
  <w:comment w:id="126" w:author="Shallcross, Laura" w:date="2024-02-27T18:16:00Z" w:initials="LS">
    <w:p w14:paraId="0BA566DF" w14:textId="3377B2F6" w:rsidR="0097487C" w:rsidRDefault="0097487C" w:rsidP="0097487C">
      <w:pPr>
        <w:pStyle w:val="CommentText"/>
      </w:pPr>
      <w:r>
        <w:rPr>
          <w:rStyle w:val="CommentReference"/>
        </w:rPr>
        <w:annotationRef/>
      </w:r>
      <w:r>
        <w:t>Again I would add the confidence interval here to show the level of precision that you will have</w:t>
      </w:r>
    </w:p>
  </w:comment>
  <w:comment w:id="127" w:author="Calisha Allen" w:date="2024-04-09T17:01:00Z" w:initials="CA">
    <w:p w14:paraId="63682B49" w14:textId="77777777" w:rsidR="0097487C" w:rsidRDefault="0097487C" w:rsidP="0097487C">
      <w:pPr>
        <w:pStyle w:val="CommentText"/>
      </w:pPr>
      <w:r>
        <w:rPr>
          <w:rStyle w:val="CommentReference"/>
        </w:rPr>
        <w:annotationRef/>
      </w:r>
      <w:r>
        <w:t>Amended</w:t>
      </w:r>
    </w:p>
  </w:comment>
  <w:comment w:id="128" w:author="Calisha Allen" w:date="2024-04-09T17:02:00Z" w:initials="CA">
    <w:p w14:paraId="2E518B27" w14:textId="77777777" w:rsidR="0097487C" w:rsidRDefault="0097487C" w:rsidP="0097487C">
      <w:pPr>
        <w:pStyle w:val="CommentText"/>
      </w:pPr>
      <w:r>
        <w:rPr>
          <w:rStyle w:val="CommentReference"/>
        </w:rPr>
        <w:annotationRef/>
      </w:r>
      <w:r>
        <w:t xml:space="preserve">I used a percentage functional of 88.6% based on </w:t>
      </w:r>
      <w:hyperlink r:id="rId1" w:history="1">
        <w:r w:rsidRPr="00C52D05">
          <w:rPr>
            <w:rStyle w:val="Hyperlink"/>
          </w:rPr>
          <w:t>Christian von Wagner</w:t>
        </w:r>
      </w:hyperlink>
      <w:r>
        <w:t xml:space="preserve"> et al paper but my paper was 77% which gave a sample size of 272 (which feels more sensible)</w:t>
      </w:r>
    </w:p>
  </w:comment>
  <w:comment w:id="129" w:author="Carol Ann Fawkes" w:date="2024-05-15T11:40:00Z" w:initials="CF">
    <w:p w14:paraId="2EB94C3A" w14:textId="77777777" w:rsidR="00DF177F" w:rsidRDefault="00DF177F" w:rsidP="00DF177F">
      <w:pPr>
        <w:pStyle w:val="CommentText"/>
      </w:pPr>
      <w:r>
        <w:rPr>
          <w:rStyle w:val="CommentReference"/>
        </w:rPr>
        <w:annotationRef/>
      </w:r>
      <w:r>
        <w:t>Do you mean inferentially?</w:t>
      </w:r>
    </w:p>
  </w:comment>
  <w:comment w:id="130" w:author="Calisha Allen" w:date="2024-04-23T13:52:00Z" w:initials="CA">
    <w:p w14:paraId="095425C5" w14:textId="73130F79" w:rsidR="0097487C" w:rsidRDefault="0097487C" w:rsidP="0097487C">
      <w:pPr>
        <w:pStyle w:val="CommentText"/>
      </w:pPr>
      <w:r>
        <w:rPr>
          <w:rStyle w:val="CommentReference"/>
        </w:rPr>
        <w:annotationRef/>
      </w:r>
      <w:r>
        <w:t>England? UK?</w:t>
      </w:r>
    </w:p>
  </w:comment>
  <w:comment w:id="131" w:author="Allen, Calisha" w:date="2024-05-06T17:00:00Z" w:initials="CA">
    <w:p w14:paraId="7C39BECB" w14:textId="77777777" w:rsidR="0097487C" w:rsidRDefault="0097487C" w:rsidP="0097487C">
      <w:pPr>
        <w:pStyle w:val="CommentText"/>
      </w:pPr>
      <w:r>
        <w:rPr>
          <w:rStyle w:val="CommentReference"/>
        </w:rPr>
        <w:annotationRef/>
      </w:r>
      <w:r>
        <w:t>D/c</w:t>
      </w:r>
    </w:p>
  </w:comment>
  <w:comment w:id="132" w:author="Carol Ann Fawkes" w:date="2024-05-15T11:42:00Z" w:initials="CF">
    <w:p w14:paraId="0DA4235B" w14:textId="77777777" w:rsidR="00DF177F" w:rsidRDefault="00DF177F" w:rsidP="00DF177F">
      <w:pPr>
        <w:pStyle w:val="CommentText"/>
      </w:pPr>
      <w:r>
        <w:rPr>
          <w:rStyle w:val="CommentReference"/>
        </w:rPr>
        <w:annotationRef/>
      </w:r>
      <w:r>
        <w:t>Where?</w:t>
      </w:r>
    </w:p>
  </w:comment>
  <w:comment w:id="133" w:author="Shallcross, Laura" w:date="2024-02-16T15:55:00Z" w:initials="LS">
    <w:p w14:paraId="4E5975D8" w14:textId="32F29A8D" w:rsidR="0097487C" w:rsidRDefault="0097487C" w:rsidP="0097487C">
      <w:pPr>
        <w:pStyle w:val="CommentText"/>
      </w:pPr>
      <w:r>
        <w:rPr>
          <w:rStyle w:val="CommentReference"/>
        </w:rPr>
        <w:annotationRef/>
      </w:r>
      <w:r>
        <w:t>Suggest you split this into sub-studies as per the objectives</w:t>
      </w:r>
    </w:p>
  </w:comment>
  <w:comment w:id="134" w:author="Shallcross, Laura" w:date="2024-02-16T16:21:00Z" w:initials="LS">
    <w:p w14:paraId="590AC24C" w14:textId="77777777" w:rsidR="0097487C" w:rsidRDefault="0097487C" w:rsidP="0097487C">
      <w:pPr>
        <w:pStyle w:val="CommentText"/>
      </w:pPr>
      <w:r>
        <w:rPr>
          <w:rStyle w:val="CommentReference"/>
        </w:rPr>
        <w:annotationRef/>
      </w:r>
      <w:r>
        <w:t>Will you prioritise summaries from specific specialites e.g geriatrics, acute med?</w:t>
      </w:r>
    </w:p>
  </w:comment>
  <w:comment w:id="135" w:author="Calisha Allen" w:date="2024-02-19T23:31:00Z" w:initials="CA">
    <w:p w14:paraId="0CCCCDDB" w14:textId="77777777" w:rsidR="0097487C" w:rsidRDefault="0097487C" w:rsidP="0097487C">
      <w:pPr>
        <w:pStyle w:val="CommentText"/>
      </w:pPr>
      <w:r>
        <w:rPr>
          <w:rStyle w:val="CommentReference"/>
        </w:rPr>
        <w:annotationRef/>
      </w:r>
      <w:r>
        <w:t>No, any specialty. All discharge summaries on selected days, analysed in time order discharge.</w:t>
      </w:r>
    </w:p>
  </w:comment>
  <w:comment w:id="136" w:author="Allen, Calisha" w:date="2024-02-20T10:12:00Z" w:initials="CA">
    <w:p w14:paraId="280201C8" w14:textId="77777777" w:rsidR="0097487C" w:rsidRDefault="0097487C" w:rsidP="0097487C">
      <w:pPr>
        <w:pStyle w:val="CommentText"/>
      </w:pPr>
      <w:r>
        <w:rPr>
          <w:rStyle w:val="CommentReference"/>
        </w:rPr>
        <w:annotationRef/>
      </w:r>
      <w:r>
        <w:t>Look into specialties that see the most &gt;65yo</w:t>
      </w:r>
    </w:p>
  </w:comment>
  <w:comment w:id="137" w:author="Allen, Calisha" w:date="2024-02-20T10:13:00Z" w:initials="CA">
    <w:p w14:paraId="700B2A79" w14:textId="77777777" w:rsidR="0097487C" w:rsidRDefault="0097487C" w:rsidP="0097487C">
      <w:pPr>
        <w:pStyle w:val="CommentText"/>
      </w:pPr>
      <w:r>
        <w:rPr>
          <w:rStyle w:val="CommentReference"/>
        </w:rPr>
        <w:annotationRef/>
      </w:r>
      <w:r>
        <w:t>Or take out higher specialties</w:t>
      </w:r>
    </w:p>
  </w:comment>
  <w:comment w:id="138" w:author="Carol Ann Fawkes" w:date="2024-05-15T11:44:00Z" w:initials="CF">
    <w:p w14:paraId="6EEC84DD" w14:textId="77777777" w:rsidR="00DF177F" w:rsidRDefault="00DF177F" w:rsidP="00DF177F">
      <w:pPr>
        <w:pStyle w:val="CommentText"/>
      </w:pPr>
      <w:r>
        <w:rPr>
          <w:rStyle w:val="CommentReference"/>
        </w:rPr>
        <w:annotationRef/>
      </w:r>
      <w:r>
        <w:t>Helpful to explain what this means</w:t>
      </w:r>
    </w:p>
  </w:comment>
  <w:comment w:id="139" w:author="Shallcross, Laura" w:date="2024-02-16T15:55:00Z" w:initials="LS">
    <w:p w14:paraId="77695578" w14:textId="20E68717" w:rsidR="0097487C" w:rsidRDefault="0097487C" w:rsidP="0097487C">
      <w:pPr>
        <w:pStyle w:val="CommentText"/>
      </w:pPr>
      <w:r>
        <w:rPr>
          <w:rStyle w:val="CommentReference"/>
        </w:rPr>
        <w:annotationRef/>
      </w:r>
      <w:r>
        <w:t>Is this the carers numeracy?</w:t>
      </w:r>
    </w:p>
  </w:comment>
  <w:comment w:id="140" w:author="Calisha Allen" w:date="2024-02-19T23:25:00Z" w:initials="CA">
    <w:p w14:paraId="1F00E3FE" w14:textId="77777777" w:rsidR="0097487C" w:rsidRDefault="0097487C" w:rsidP="0097487C">
      <w:pPr>
        <w:pStyle w:val="CommentText"/>
      </w:pPr>
      <w:r>
        <w:rPr>
          <w:rStyle w:val="CommentReference"/>
        </w:rPr>
        <w:annotationRef/>
      </w:r>
      <w:r>
        <w:t>1A=DSUMs, 1B=care workers</w:t>
      </w:r>
    </w:p>
  </w:comment>
  <w:comment w:id="141" w:author="Shallcross, Laura" w:date="2024-02-16T15:56:00Z" w:initials="LS">
    <w:p w14:paraId="00374372" w14:textId="77777777" w:rsidR="0097487C" w:rsidRDefault="0097487C" w:rsidP="0097487C">
      <w:pPr>
        <w:pStyle w:val="CommentText"/>
      </w:pPr>
      <w:r>
        <w:rPr>
          <w:rStyle w:val="CommentReference"/>
        </w:rPr>
        <w:annotationRef/>
      </w:r>
      <w:r>
        <w:t>How will you do this? Not enough detail</w:t>
      </w:r>
    </w:p>
  </w:comment>
  <w:comment w:id="142" w:author="Calisha Allen" w:date="2024-04-09T15:23:00Z" w:initials="CA">
    <w:p w14:paraId="63231A6B" w14:textId="77777777" w:rsidR="0097487C" w:rsidRDefault="0097487C" w:rsidP="0097487C">
      <w:pPr>
        <w:pStyle w:val="CommentText"/>
      </w:pPr>
      <w:r>
        <w:rPr>
          <w:rStyle w:val="CommentReference"/>
        </w:rPr>
        <w:annotationRef/>
      </w:r>
      <w:r>
        <w:t>Re-written - to be reviewed</w:t>
      </w:r>
    </w:p>
  </w:comment>
  <w:comment w:id="143" w:author="Shallcross, Laura" w:date="2024-02-27T18:15:00Z" w:initials="LS">
    <w:p w14:paraId="54B968F1" w14:textId="77777777" w:rsidR="0097487C" w:rsidRDefault="0097487C" w:rsidP="0097487C">
      <w:pPr>
        <w:pStyle w:val="CommentText"/>
      </w:pPr>
      <w:r>
        <w:rPr>
          <w:rStyle w:val="CommentReference"/>
        </w:rPr>
        <w:annotationRef/>
      </w:r>
      <w:r>
        <w:t>The point of your sample size calculation is presumably to get an accurate assessment of the primary outcome - presumably readibility.  So with a sample size of 154 discharge summaries I will be able to assess a median readability score with SE …. Etc.  Or something like that.  Talk to Oliver!! Or are you saying that you want to be able to assess the proportion of summaries with an appropriate readability level (which is fine), but you need to say with a CI ranging from X to Y.</w:t>
      </w:r>
    </w:p>
  </w:comment>
  <w:comment w:id="144" w:author="Allen, Calisha" w:date="2024-02-28T13:36:00Z" w:initials="CA">
    <w:p w14:paraId="67FBC741" w14:textId="77777777" w:rsidR="0097487C" w:rsidRDefault="0097487C" w:rsidP="0097487C">
      <w:pPr>
        <w:pStyle w:val="CommentText"/>
      </w:pPr>
      <w:r>
        <w:rPr>
          <w:rStyle w:val="CommentReference"/>
        </w:rPr>
        <w:annotationRef/>
      </w:r>
      <w:r>
        <w:t>Add in the CI</w:t>
      </w:r>
    </w:p>
  </w:comment>
  <w:comment w:id="145" w:author="Calisha Allen" w:date="2024-04-09T17:28:00Z" w:initials="CA">
    <w:p w14:paraId="4118036C" w14:textId="77777777" w:rsidR="0097487C" w:rsidRDefault="0097487C" w:rsidP="0097487C">
      <w:pPr>
        <w:pStyle w:val="CommentText"/>
      </w:pPr>
      <w:r>
        <w:rPr>
          <w:rStyle w:val="CommentReference"/>
        </w:rPr>
        <w:annotationRef/>
      </w:r>
      <w:r>
        <w:t>Re-written to be reviewed</w:t>
      </w:r>
    </w:p>
  </w:comment>
  <w:comment w:id="146" w:author="Shallcross, Laura" w:date="2024-05-03T17:55:00Z" w:initials="LS">
    <w:p w14:paraId="514814E9" w14:textId="77777777" w:rsidR="0097487C" w:rsidRDefault="0097487C" w:rsidP="0097487C">
      <w:pPr>
        <w:pStyle w:val="CommentText"/>
      </w:pPr>
      <w:r>
        <w:rPr>
          <w:rStyle w:val="CommentReference"/>
        </w:rPr>
        <w:annotationRef/>
      </w:r>
      <w:r>
        <w:t>Do you need to say what an appropriate readability level is?</w:t>
      </w:r>
    </w:p>
  </w:comment>
  <w:comment w:id="147" w:author="Shallcross, Laura" w:date="2024-02-16T16:48:00Z" w:initials="LS">
    <w:p w14:paraId="5556FDD8" w14:textId="77777777" w:rsidR="0097487C" w:rsidRDefault="0097487C" w:rsidP="0097487C">
      <w:pPr>
        <w:pStyle w:val="CommentText"/>
      </w:pPr>
      <w:r>
        <w:rPr>
          <w:rStyle w:val="CommentReference"/>
        </w:rPr>
        <w:annotationRef/>
      </w:r>
      <w:r>
        <w:t>Is this enough? Over to Holly? Just thinking about the diversity across sites...</w:t>
      </w:r>
    </w:p>
  </w:comment>
  <w:comment w:id="148" w:author="Shallcross, Laura" w:date="2024-02-16T16:52:00Z" w:initials="LS">
    <w:p w14:paraId="05552116" w14:textId="77777777" w:rsidR="0097487C" w:rsidRDefault="0097487C" w:rsidP="0097487C">
      <w:pPr>
        <w:pStyle w:val="CommentText"/>
      </w:pPr>
      <w:r>
        <w:rPr>
          <w:rStyle w:val="CommentReference"/>
        </w:rPr>
        <w:annotationRef/>
      </w:r>
      <w:r>
        <w:t>I’d split this into a para on ASC and a para on medical workforce</w:t>
      </w:r>
    </w:p>
  </w:comment>
  <w:comment w:id="149" w:author="Shallcross, Laura" w:date="2024-02-16T16:54:00Z" w:initials="LS">
    <w:p w14:paraId="2DE305C3" w14:textId="77777777" w:rsidR="0097487C" w:rsidRDefault="0097487C" w:rsidP="0097487C">
      <w:pPr>
        <w:pStyle w:val="CommentText"/>
      </w:pPr>
      <w:r>
        <w:rPr>
          <w:rStyle w:val="CommentReference"/>
        </w:rPr>
        <w:annotationRef/>
      </w:r>
      <w:r>
        <w:t>Online or in person?</w:t>
      </w:r>
    </w:p>
  </w:comment>
  <w:comment w:id="150" w:author="Shallcross, Laura" w:date="2024-02-16T16:51:00Z" w:initials="LS">
    <w:p w14:paraId="7960C93A" w14:textId="77777777" w:rsidR="0097487C" w:rsidRDefault="0097487C" w:rsidP="0097487C">
      <w:pPr>
        <w:pStyle w:val="CommentText"/>
      </w:pPr>
      <w:r>
        <w:rPr>
          <w:rStyle w:val="CommentReference"/>
        </w:rPr>
        <w:annotationRef/>
      </w:r>
      <w:r>
        <w:t xml:space="preserve">How and how much </w:t>
      </w:r>
    </w:p>
  </w:comment>
  <w:comment w:id="151" w:author="Shallcross, Laura" w:date="2024-02-16T16:55:00Z" w:initials="LS">
    <w:p w14:paraId="1114A98A" w14:textId="77777777" w:rsidR="0097487C" w:rsidRDefault="0097487C" w:rsidP="0097487C">
      <w:pPr>
        <w:pStyle w:val="CommentText"/>
      </w:pPr>
      <w:r>
        <w:rPr>
          <w:rStyle w:val="CommentReference"/>
        </w:rPr>
        <w:annotationRef/>
      </w:r>
      <w:r>
        <w:t>Audio only?</w:t>
      </w:r>
    </w:p>
  </w:comment>
  <w:comment w:id="152" w:author="Calisha Allen" w:date="2024-02-20T01:54:00Z" w:initials="CA">
    <w:p w14:paraId="60B8C329" w14:textId="77777777" w:rsidR="0097487C" w:rsidRDefault="0097487C" w:rsidP="0097487C">
      <w:pPr>
        <w:pStyle w:val="CommentText"/>
      </w:pPr>
      <w:r>
        <w:rPr>
          <w:rStyle w:val="CommentReference"/>
        </w:rPr>
        <w:annotationRef/>
      </w:r>
      <w:r>
        <w:t>To discuss with Holly</w:t>
      </w:r>
    </w:p>
  </w:comment>
  <w:comment w:id="153" w:author="Shallcross, Laura" w:date="2024-02-16T16:56:00Z" w:initials="LS">
    <w:p w14:paraId="2B23E64B" w14:textId="77777777" w:rsidR="0097487C" w:rsidRDefault="0097487C" w:rsidP="0097487C">
      <w:pPr>
        <w:pStyle w:val="CommentText"/>
      </w:pPr>
      <w:r>
        <w:rPr>
          <w:rStyle w:val="CommentReference"/>
        </w:rPr>
        <w:annotationRef/>
      </w:r>
      <w:r>
        <w:t>This is potentially massive. How will you make this manageable?</w:t>
      </w:r>
    </w:p>
  </w:comment>
  <w:comment w:id="154" w:author="Calisha Allen" w:date="2024-02-20T01:55:00Z" w:initials="CA">
    <w:p w14:paraId="1B46A264" w14:textId="77777777" w:rsidR="0097487C" w:rsidRDefault="0097487C" w:rsidP="0097487C">
      <w:pPr>
        <w:pStyle w:val="CommentText"/>
      </w:pPr>
      <w:r>
        <w:rPr>
          <w:rStyle w:val="CommentReference"/>
        </w:rPr>
        <w:annotationRef/>
      </w:r>
      <w:r>
        <w:t>Medical schools of those participating in the focus groups plus, GMC, BMA, NICE and Medical Colleges, and resources named in the interviews</w:t>
      </w:r>
    </w:p>
  </w:comment>
  <w:comment w:id="155" w:author="Allen, Calisha" w:date="2024-04-09T17:46:00Z" w:initials="CA">
    <w:p w14:paraId="7FD09351" w14:textId="77777777" w:rsidR="0097487C" w:rsidRDefault="0097487C" w:rsidP="0097487C">
      <w:pPr>
        <w:pStyle w:val="CommentText"/>
      </w:pPr>
      <w:r>
        <w:rPr>
          <w:rStyle w:val="CommentReference"/>
        </w:rPr>
        <w:annotationRef/>
      </w:r>
      <w:r>
        <w:t>To be reviewed</w:t>
      </w:r>
    </w:p>
  </w:comment>
  <w:comment w:id="156" w:author="Shallcross, Laura" w:date="2024-02-16T16:59:00Z" w:initials="LS">
    <w:p w14:paraId="7FB08514" w14:textId="77777777" w:rsidR="0097487C" w:rsidRDefault="0097487C" w:rsidP="0097487C">
      <w:pPr>
        <w:pStyle w:val="CommentText"/>
      </w:pPr>
      <w:r>
        <w:rPr>
          <w:rStyle w:val="CommentReference"/>
        </w:rPr>
        <w:annotationRef/>
      </w:r>
      <w:r>
        <w:t>Who - broad categories ok</w:t>
      </w:r>
    </w:p>
  </w:comment>
  <w:comment w:id="157" w:author="Shallcross, Laura" w:date="2024-05-03T18:05:00Z" w:initials="LS">
    <w:p w14:paraId="31EE5DCE" w14:textId="77777777" w:rsidR="0097487C" w:rsidRDefault="0097487C" w:rsidP="0097487C">
      <w:pPr>
        <w:pStyle w:val="CommentText"/>
      </w:pPr>
      <w:r>
        <w:rPr>
          <w:rStyle w:val="CommentReference"/>
        </w:rPr>
        <w:annotationRef/>
      </w:r>
      <w:r>
        <w:t>Focus groups? Meetings? Online or in person?</w:t>
      </w:r>
    </w:p>
  </w:comment>
  <w:comment w:id="158" w:author="Allen, Calisha" w:date="2024-05-06T17:10:00Z" w:initials="CA">
    <w:p w14:paraId="20918653" w14:textId="77777777" w:rsidR="0097487C" w:rsidRDefault="0097487C" w:rsidP="0097487C">
      <w:pPr>
        <w:pStyle w:val="CommentText"/>
      </w:pPr>
      <w:r>
        <w:rPr>
          <w:rStyle w:val="CommentReference"/>
        </w:rPr>
        <w:annotationRef/>
      </w:r>
      <w:r>
        <w:t xml:space="preserve">Via email </w:t>
      </w:r>
    </w:p>
  </w:comment>
  <w:comment w:id="159" w:author="Allen, Calisha" w:date="2024-05-07T13:20:00Z" w:initials="CA">
    <w:p w14:paraId="09DAD381" w14:textId="77777777" w:rsidR="0097487C" w:rsidRDefault="0097487C" w:rsidP="0097487C">
      <w:pPr>
        <w:pStyle w:val="CommentText"/>
      </w:pPr>
      <w:r>
        <w:rPr>
          <w:rStyle w:val="CommentReference"/>
        </w:rPr>
        <w:annotationRef/>
      </w:r>
      <w:r>
        <w:t>Add in face-to-face for residemts</w:t>
      </w:r>
    </w:p>
  </w:comment>
  <w:comment w:id="160" w:author="Shah, Anoop" w:date="2024-01-31T17:32:00Z" w:initials="AS">
    <w:p w14:paraId="2AF0BBEE" w14:textId="77777777" w:rsidR="0097487C" w:rsidRDefault="0097487C" w:rsidP="0097487C">
      <w:pPr>
        <w:pStyle w:val="CommentText"/>
      </w:pPr>
      <w:r>
        <w:rPr>
          <w:rStyle w:val="CommentReference"/>
        </w:rPr>
        <w:annotationRef/>
      </w:r>
      <w:r>
        <w:t>Large generative pretrained transformer language models such as GPT-4 have shown good performance in language interpretation and question answering tasks. I will test their ability to generate a lay version of a discharge summary ...</w:t>
      </w:r>
    </w:p>
  </w:comment>
  <w:comment w:id="161" w:author="Carol Ann Fawkes" w:date="2024-05-15T11:51:00Z" w:initials="CF">
    <w:p w14:paraId="26B2D60F" w14:textId="77777777" w:rsidR="0087764D" w:rsidRDefault="0087764D" w:rsidP="0087764D">
      <w:pPr>
        <w:pStyle w:val="CommentText"/>
      </w:pPr>
      <w:r>
        <w:rPr>
          <w:rStyle w:val="CommentReference"/>
        </w:rPr>
        <w:annotationRef/>
      </w:r>
      <w:r>
        <w:t>How many interviews?</w:t>
      </w:r>
    </w:p>
  </w:comment>
  <w:comment w:id="162" w:author="Carol Ann Fawkes" w:date="2024-05-15T11:55:00Z" w:initials="CF">
    <w:p w14:paraId="10013926" w14:textId="77777777" w:rsidR="0087764D" w:rsidRDefault="0087764D" w:rsidP="0087764D">
      <w:pPr>
        <w:pStyle w:val="CommentText"/>
      </w:pPr>
      <w:r>
        <w:rPr>
          <w:rStyle w:val="CommentReference"/>
        </w:rPr>
        <w:annotationRef/>
      </w:r>
      <w:r>
        <w:t>Gantt</w:t>
      </w:r>
    </w:p>
  </w:comment>
  <w:comment w:id="163" w:author="Carol Ann Fawkes" w:date="2024-05-15T11:55:00Z" w:initials="CF">
    <w:p w14:paraId="7B7C12ED" w14:textId="77777777" w:rsidR="0087764D" w:rsidRDefault="0087764D" w:rsidP="0087764D">
      <w:pPr>
        <w:pStyle w:val="CommentText"/>
      </w:pPr>
      <w:r>
        <w:rPr>
          <w:rStyle w:val="CommentReference"/>
        </w:rPr>
        <w:annotationRef/>
      </w:r>
      <w:r>
        <w:t>Will you include any care home directors?</w:t>
      </w:r>
    </w:p>
  </w:comment>
  <w:comment w:id="164" w:author="Shah, Anoop" w:date="2024-01-31T17:24:00Z" w:initials="AS">
    <w:p w14:paraId="7066588C" w14:textId="2826D108" w:rsidR="0097487C" w:rsidRDefault="0097487C" w:rsidP="0097487C">
      <w:pPr>
        <w:pStyle w:val="CommentText"/>
      </w:pPr>
      <w:r>
        <w:rPr>
          <w:rStyle w:val="CommentReference"/>
        </w:rPr>
        <w:annotationRef/>
      </w:r>
      <w:r>
        <w:t xml:space="preserve">Think about routes to dissemination to guideline organisations e.g. PRSB </w:t>
      </w:r>
      <w:hyperlink r:id="rId2" w:history="1">
        <w:r w:rsidRPr="00557896">
          <w:rPr>
            <w:rStyle w:val="Hyperlink"/>
          </w:rPr>
          <w:t>https://theprsb.org/standards/edischargesummary/</w:t>
        </w:r>
      </w:hyperlink>
    </w:p>
  </w:comment>
  <w:comment w:id="165" w:author="Allen, Calisha" w:date="2024-02-12T11:25:00Z" w:initials="CA">
    <w:p w14:paraId="215FF0D1" w14:textId="77777777" w:rsidR="0097487C" w:rsidRDefault="0097487C" w:rsidP="0097487C">
      <w:pPr>
        <w:pStyle w:val="CommentText"/>
      </w:pPr>
      <w:r>
        <w:rPr>
          <w:rStyle w:val="CommentReference"/>
        </w:rPr>
        <w:annotationRef/>
      </w:r>
      <w:r>
        <w:t xml:space="preserve">Note to self: F/u email </w:t>
      </w:r>
    </w:p>
  </w:comment>
  <w:comment w:id="166" w:author="Walton, Holly" w:date="2024-02-05T13:24:00Z" w:initials="HW">
    <w:p w14:paraId="78A64270" w14:textId="77777777" w:rsidR="0097487C" w:rsidRDefault="0097487C" w:rsidP="0097487C">
      <w:pPr>
        <w:pStyle w:val="CommentText"/>
      </w:pPr>
      <w:r>
        <w:rPr>
          <w:rStyle w:val="CommentReference"/>
        </w:rPr>
        <w:annotationRef/>
      </w:r>
      <w:r>
        <w:t xml:space="preserve">Would monthly supervision meetings be useful? </w:t>
      </w:r>
    </w:p>
  </w:comment>
  <w:comment w:id="167" w:author="Allen, Calisha" w:date="2024-02-15T13:45:00Z" w:initials="CA">
    <w:p w14:paraId="1D4FAB97" w14:textId="77777777" w:rsidR="0097487C" w:rsidRDefault="0097487C" w:rsidP="0097487C">
      <w:pPr>
        <w:pStyle w:val="CommentText"/>
      </w:pPr>
      <w:r>
        <w:rPr>
          <w:rStyle w:val="CommentReference"/>
        </w:rPr>
        <w:annotationRef/>
      </w:r>
      <w:r>
        <w:t xml:space="preserve">Amended </w:t>
      </w:r>
    </w:p>
  </w:comment>
  <w:comment w:id="168" w:author="Allen, Calisha" w:date="2024-02-15T13:45:00Z" w:initials="CA">
    <w:p w14:paraId="14767EB9" w14:textId="77777777" w:rsidR="0097487C" w:rsidRDefault="0097487C" w:rsidP="0097487C">
      <w:pPr>
        <w:pStyle w:val="CommentText"/>
      </w:pPr>
      <w:r>
        <w:rPr>
          <w:rStyle w:val="CommentReference"/>
        </w:rPr>
        <w:annotationRef/>
      </w:r>
      <w:r>
        <w:t xml:space="preserve">To all: to discuss </w:t>
      </w:r>
    </w:p>
  </w:comment>
  <w:comment w:id="169" w:author="Allen, Calisha" w:date="2024-04-30T12:28:00Z" w:initials="CA">
    <w:p w14:paraId="20E841E5" w14:textId="77777777" w:rsidR="0097487C" w:rsidRDefault="0097487C" w:rsidP="0097487C">
      <w:pPr>
        <w:pStyle w:val="CommentText"/>
      </w:pPr>
      <w:r>
        <w:rPr>
          <w:rStyle w:val="CommentReference"/>
        </w:rPr>
        <w:annotationRef/>
      </w:r>
      <w:r>
        <w:t>WP1: submission to the UCL REC</w:t>
      </w:r>
    </w:p>
    <w:p w14:paraId="0934BAFF" w14:textId="77777777" w:rsidR="0097487C" w:rsidRDefault="0097487C" w:rsidP="0097487C">
      <w:pPr>
        <w:pStyle w:val="CommentText"/>
      </w:pPr>
      <w:r>
        <w:t xml:space="preserve">WP2: submission to the NHS HRA for discharge summaries </w:t>
      </w:r>
    </w:p>
    <w:p w14:paraId="46F68315" w14:textId="77777777" w:rsidR="0097487C" w:rsidRDefault="0097487C" w:rsidP="0097487C">
      <w:pPr>
        <w:pStyle w:val="CommentText"/>
      </w:pPr>
      <w:r>
        <w:t>Submission to UCL REC for focus groups</w:t>
      </w:r>
    </w:p>
    <w:p w14:paraId="7A0F8A2D" w14:textId="77777777" w:rsidR="0097487C" w:rsidRDefault="0097487C" w:rsidP="0097487C">
      <w:pPr>
        <w:pStyle w:val="CommentText"/>
      </w:pPr>
      <w:r>
        <w:t>WP3: submission to NHS REC specialising in Social Care as some participants will be identified because of their status as users or relatives of social care</w:t>
      </w:r>
    </w:p>
    <w:p w14:paraId="4134E07A" w14:textId="77777777" w:rsidR="0097487C" w:rsidRDefault="0097487C" w:rsidP="0097487C">
      <w:pPr>
        <w:pStyle w:val="CommentText"/>
      </w:pPr>
      <w:r>
        <w:t>WP4: submission to the NHS HRA for discharge summaries</w:t>
      </w:r>
    </w:p>
  </w:comment>
  <w:comment w:id="170" w:author="Shallcross, Laura" w:date="2024-02-16T17:29:00Z" w:initials="LS">
    <w:p w14:paraId="2494732D" w14:textId="77777777" w:rsidR="0097487C" w:rsidRDefault="0097487C" w:rsidP="0097487C">
      <w:pPr>
        <w:pStyle w:val="CommentText"/>
      </w:pPr>
      <w:r>
        <w:rPr>
          <w:rStyle w:val="CommentReference"/>
        </w:rPr>
        <w:annotationRef/>
      </w:r>
      <w:r>
        <w:t>Let’s talk this through Calisha - not sure these are quite right</w:t>
      </w:r>
    </w:p>
  </w:comment>
  <w:comment w:id="185" w:author="Calisha Allen" w:date="2024-05-08T16:38:00Z" w:initials="CA">
    <w:p w14:paraId="377522DC" w14:textId="77777777" w:rsidR="000A5550" w:rsidRDefault="000A5550" w:rsidP="000A5550">
      <w:pPr>
        <w:pStyle w:val="CommentText"/>
      </w:pPr>
      <w:r>
        <w:rPr>
          <w:rStyle w:val="CommentReference"/>
        </w:rPr>
        <w:annotationRef/>
      </w:r>
      <w:hyperlink r:id="rId3" w:history="1">
        <w:r w:rsidRPr="007813AD">
          <w:rPr>
            <w:rStyle w:val="Hyperlink"/>
          </w:rPr>
          <w:t>https://ucl-research.worktribe.com/record.jx?recordid=8246297</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40B4EEB" w15:done="0"/>
  <w15:commentEx w15:paraId="590AE756" w15:paraIdParent="740B4EEB" w15:done="0"/>
  <w15:commentEx w15:paraId="1AF4ED4B" w15:done="1"/>
  <w15:commentEx w15:paraId="6282BB1E" w15:done="1"/>
  <w15:commentEx w15:paraId="5F34EE36" w15:paraIdParent="6282BB1E" w15:done="1"/>
  <w15:commentEx w15:paraId="0A129A5A" w15:done="0"/>
  <w15:commentEx w15:paraId="1C2AFF6F" w15:done="0"/>
  <w15:commentEx w15:paraId="1672271B" w15:done="1"/>
  <w15:commentEx w15:paraId="5FF3C03E" w15:paraIdParent="1672271B" w15:done="1"/>
  <w15:commentEx w15:paraId="62599839" w15:paraIdParent="1672271B" w15:done="1"/>
  <w15:commentEx w15:paraId="7534FC0E" w15:done="1"/>
  <w15:commentEx w15:paraId="0CB6AD29" w15:paraIdParent="7534FC0E" w15:done="1"/>
  <w15:commentEx w15:paraId="575CBDCF" w15:done="1"/>
  <w15:commentEx w15:paraId="21393B77" w15:done="1"/>
  <w15:commentEx w15:paraId="407E4913" w15:done="1"/>
  <w15:commentEx w15:paraId="0D9C296E" w15:done="0"/>
  <w15:commentEx w15:paraId="4E70BA73" w15:done="0"/>
  <w15:commentEx w15:paraId="4722AFFA" w15:done="0"/>
  <w15:commentEx w15:paraId="04ABF4AF" w15:done="0"/>
  <w15:commentEx w15:paraId="3ADFD1FB" w15:done="1"/>
  <w15:commentEx w15:paraId="29D1BDC4" w15:paraIdParent="3ADFD1FB" w15:done="1"/>
  <w15:commentEx w15:paraId="5C123224" w15:paraIdParent="3ADFD1FB" w15:done="1"/>
  <w15:commentEx w15:paraId="2C74C7A5" w15:done="0"/>
  <w15:commentEx w15:paraId="19C0287E" w15:done="0"/>
  <w15:commentEx w15:paraId="70A67ADD" w15:done="0"/>
  <w15:commentEx w15:paraId="24E0E90F" w15:done="1"/>
  <w15:commentEx w15:paraId="560491EC" w15:done="0"/>
  <w15:commentEx w15:paraId="67A45A24" w15:done="0"/>
  <w15:commentEx w15:paraId="60AB1764" w15:done="0"/>
  <w15:commentEx w15:paraId="42F2E1F6" w15:done="0"/>
  <w15:commentEx w15:paraId="6C27F463" w15:done="1"/>
  <w15:commentEx w15:paraId="324C4EC0" w15:done="0"/>
  <w15:commentEx w15:paraId="4D65D1C4" w15:done="0"/>
  <w15:commentEx w15:paraId="21FAA482" w15:done="0"/>
  <w15:commentEx w15:paraId="1C4F8F4A" w15:done="0"/>
  <w15:commentEx w15:paraId="3338C514" w15:paraIdParent="1C4F8F4A" w15:done="0"/>
  <w15:commentEx w15:paraId="23ED56C6" w15:paraIdParent="1C4F8F4A" w15:done="0"/>
  <w15:commentEx w15:paraId="6326C0D8" w15:done="1"/>
  <w15:commentEx w15:paraId="23EDD7B9" w15:done="0"/>
  <w15:commentEx w15:paraId="0144169D" w15:done="0"/>
  <w15:commentEx w15:paraId="2322C4EE" w15:done="0"/>
  <w15:commentEx w15:paraId="3537606C" w15:done="0"/>
  <w15:commentEx w15:paraId="0F01F19D" w15:done="0"/>
  <w15:commentEx w15:paraId="2FA448D1" w15:done="1"/>
  <w15:commentEx w15:paraId="4119DF6B" w15:done="0"/>
  <w15:commentEx w15:paraId="4C8A3C9D" w15:done="1"/>
  <w15:commentEx w15:paraId="3CABCC0C" w15:done="0"/>
  <w15:commentEx w15:paraId="34996A41" w15:done="0"/>
  <w15:commentEx w15:paraId="6E441FD6" w15:done="1"/>
  <w15:commentEx w15:paraId="4686358D" w15:paraIdParent="6E441FD6" w15:done="1"/>
  <w15:commentEx w15:paraId="25C12FC6" w15:done="1"/>
  <w15:commentEx w15:paraId="7F5298B1" w15:paraIdParent="25C12FC6" w15:done="1"/>
  <w15:commentEx w15:paraId="6E74EF29" w15:done="0"/>
  <w15:commentEx w15:paraId="1EB8AF5F" w15:done="1"/>
  <w15:commentEx w15:paraId="2E2C86BC" w15:paraIdParent="1EB8AF5F" w15:done="1"/>
  <w15:commentEx w15:paraId="7D39AF1D" w15:done="1"/>
  <w15:commentEx w15:paraId="28FFDD0E" w15:done="1"/>
  <w15:commentEx w15:paraId="7AD01CC0" w15:paraIdParent="28FFDD0E" w15:done="1"/>
  <w15:commentEx w15:paraId="1CEBFA92" w15:done="1"/>
  <w15:commentEx w15:paraId="23F88098" w15:paraIdParent="1CEBFA92" w15:done="1"/>
  <w15:commentEx w15:paraId="452980E3" w15:done="1"/>
  <w15:commentEx w15:paraId="64426379" w15:done="1"/>
  <w15:commentEx w15:paraId="61EEFF15" w15:paraIdParent="64426379" w15:done="1"/>
  <w15:commentEx w15:paraId="28BCB893" w15:done="1"/>
  <w15:commentEx w15:paraId="037DFC11" w15:done="0"/>
  <w15:commentEx w15:paraId="1338CBC3" w15:done="0"/>
  <w15:commentEx w15:paraId="29A69FEA" w15:done="0"/>
  <w15:commentEx w15:paraId="6F29DF91" w15:done="0"/>
  <w15:commentEx w15:paraId="6B01A11D" w15:done="1"/>
  <w15:commentEx w15:paraId="388EBAD7" w15:done="1"/>
  <w15:commentEx w15:paraId="56A293C2" w15:paraIdParent="388EBAD7" w15:done="1"/>
  <w15:commentEx w15:paraId="360B6885" w15:done="1"/>
  <w15:commentEx w15:paraId="6EB5977F" w15:paraIdParent="360B6885" w15:done="1"/>
  <w15:commentEx w15:paraId="4781D387" w15:done="1"/>
  <w15:commentEx w15:paraId="5A9CCD90" w15:paraIdParent="4781D387" w15:done="1"/>
  <w15:commentEx w15:paraId="4C870041" w15:paraIdParent="4781D387" w15:done="1"/>
  <w15:commentEx w15:paraId="0CF4CC0D" w15:done="0"/>
  <w15:commentEx w15:paraId="07D0D1BB" w15:done="0"/>
  <w15:commentEx w15:paraId="3655D826" w15:done="0"/>
  <w15:commentEx w15:paraId="72218983" w15:done="1"/>
  <w15:commentEx w15:paraId="55251280" w15:done="0"/>
  <w15:commentEx w15:paraId="345A7036" w15:done="0"/>
  <w15:commentEx w15:paraId="13AF0D1F" w15:done="0"/>
  <w15:commentEx w15:paraId="4EB169C3" w15:done="0"/>
  <w15:commentEx w15:paraId="0BA566DF" w15:done="0"/>
  <w15:commentEx w15:paraId="63682B49" w15:paraIdParent="0BA566DF" w15:done="0"/>
  <w15:commentEx w15:paraId="2E518B27" w15:paraIdParent="0BA566DF" w15:done="0"/>
  <w15:commentEx w15:paraId="2EB94C3A" w15:done="0"/>
  <w15:commentEx w15:paraId="095425C5" w15:done="1"/>
  <w15:commentEx w15:paraId="7C39BECB" w15:paraIdParent="095425C5" w15:done="1"/>
  <w15:commentEx w15:paraId="0DA4235B" w15:done="0"/>
  <w15:commentEx w15:paraId="4E5975D8" w15:done="1"/>
  <w15:commentEx w15:paraId="590AC24C" w15:done="1"/>
  <w15:commentEx w15:paraId="0CCCCDDB" w15:paraIdParent="590AC24C" w15:done="1"/>
  <w15:commentEx w15:paraId="280201C8" w15:paraIdParent="590AC24C" w15:done="1"/>
  <w15:commentEx w15:paraId="700B2A79" w15:paraIdParent="590AC24C" w15:done="1"/>
  <w15:commentEx w15:paraId="6EEC84DD" w15:done="0"/>
  <w15:commentEx w15:paraId="77695578" w15:done="1"/>
  <w15:commentEx w15:paraId="1F00E3FE" w15:paraIdParent="77695578" w15:done="1"/>
  <w15:commentEx w15:paraId="00374372" w15:done="1"/>
  <w15:commentEx w15:paraId="63231A6B" w15:paraIdParent="00374372" w15:done="1"/>
  <w15:commentEx w15:paraId="54B968F1" w15:done="1"/>
  <w15:commentEx w15:paraId="67FBC741" w15:paraIdParent="54B968F1" w15:done="1"/>
  <w15:commentEx w15:paraId="4118036C" w15:paraIdParent="54B968F1" w15:done="1"/>
  <w15:commentEx w15:paraId="514814E9" w15:done="1"/>
  <w15:commentEx w15:paraId="5556FDD8" w15:done="1"/>
  <w15:commentEx w15:paraId="05552116" w15:done="1"/>
  <w15:commentEx w15:paraId="2DE305C3" w15:done="1"/>
  <w15:commentEx w15:paraId="7960C93A" w15:done="1"/>
  <w15:commentEx w15:paraId="1114A98A" w15:done="1"/>
  <w15:commentEx w15:paraId="60B8C329" w15:paraIdParent="1114A98A" w15:done="1"/>
  <w15:commentEx w15:paraId="2B23E64B" w15:done="1"/>
  <w15:commentEx w15:paraId="1B46A264" w15:paraIdParent="2B23E64B" w15:done="1"/>
  <w15:commentEx w15:paraId="7FD09351" w15:paraIdParent="2B23E64B" w15:done="1"/>
  <w15:commentEx w15:paraId="7FB08514" w15:done="1"/>
  <w15:commentEx w15:paraId="31EE5DCE" w15:done="1"/>
  <w15:commentEx w15:paraId="20918653" w15:paraIdParent="31EE5DCE" w15:done="1"/>
  <w15:commentEx w15:paraId="09DAD381" w15:paraIdParent="31EE5DCE" w15:done="1"/>
  <w15:commentEx w15:paraId="2AF0BBEE" w15:done="1"/>
  <w15:commentEx w15:paraId="26B2D60F" w15:done="0"/>
  <w15:commentEx w15:paraId="10013926" w15:done="0"/>
  <w15:commentEx w15:paraId="7B7C12ED" w15:done="0"/>
  <w15:commentEx w15:paraId="7066588C" w15:done="1"/>
  <w15:commentEx w15:paraId="215FF0D1" w15:paraIdParent="7066588C" w15:done="1"/>
  <w15:commentEx w15:paraId="78A64270" w15:done="1"/>
  <w15:commentEx w15:paraId="1D4FAB97" w15:paraIdParent="78A64270" w15:done="1"/>
  <w15:commentEx w15:paraId="14767EB9" w15:paraIdParent="78A64270" w15:done="1"/>
  <w15:commentEx w15:paraId="4134E07A" w15:done="1"/>
  <w15:commentEx w15:paraId="2494732D" w15:done="1"/>
  <w15:commentEx w15:paraId="377522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F2CE1BC" w16cex:dateUtc="2024-05-02T17:10:00Z"/>
  <w16cex:commentExtensible w16cex:durableId="52602995" w16cex:dateUtc="2024-05-06T10:07:00Z"/>
  <w16cex:commentExtensible w16cex:durableId="253AEA95" w16cex:dateUtc="2024-02-15T21:08:00Z"/>
  <w16cex:commentExtensible w16cex:durableId="38A62EFB" w16cex:dateUtc="2024-05-02T17:13:00Z"/>
  <w16cex:commentExtensible w16cex:durableId="1C6AD5CC" w16cex:dateUtc="2024-05-06T15:15:00Z"/>
  <w16cex:commentExtensible w16cex:durableId="3079FBFA" w16cex:dateUtc="2024-05-15T09:13:00Z"/>
  <w16cex:commentExtensible w16cex:durableId="3D75C095" w16cex:dateUtc="2024-05-15T09:14:00Z"/>
  <w16cex:commentExtensible w16cex:durableId="4FB550B4" w16cex:dateUtc="2024-05-02T17:15:00Z"/>
  <w16cex:commentExtensible w16cex:durableId="1C424B77" w16cex:dateUtc="2024-05-06T15:16:00Z"/>
  <w16cex:commentExtensible w16cex:durableId="10D91D79" w16cex:dateUtc="2024-05-07T12:12:00Z"/>
  <w16cex:commentExtensible w16cex:durableId="55ECC498" w16cex:dateUtc="2024-02-28T12:14:00Z">
    <w16cex:extLst>
      <w16:ext w16:uri="{CE6994B0-6A32-4C9F-8C6B-6E91EDA988CE}">
        <cr:reactions xmlns:cr="http://schemas.microsoft.com/office/comments/2020/reactions">
          <cr:reaction reactionType="1">
            <cr:reactionInfo dateUtc="2024-05-02T17:15:36Z">
              <cr:user userId="S::rmjlls0@ucl.ac.uk::a8c9f02a-0ef7-4270-8c4e-e135ed1d9a29" userProvider="AD" userName="Shallcross, Laura"/>
            </cr:reactionInfo>
          </cr:reaction>
        </cr:reactions>
      </w16:ext>
    </w16cex:extLst>
  </w16cex:commentExtensible>
  <w16cex:commentExtensible w16cex:durableId="0052A90C" w16cex:dateUtc="2024-04-22T11:04:00Z"/>
  <w16cex:commentExtensible w16cex:durableId="3E90D1F9" w16cex:dateUtc="2024-05-02T17:17:00Z"/>
  <w16cex:commentExtensible w16cex:durableId="187EB594" w16cex:dateUtc="2024-05-02T17:18:00Z"/>
  <w16cex:commentExtensible w16cex:durableId="64D5672B" w16cex:dateUtc="2024-05-02T17:21:00Z"/>
  <w16cex:commentExtensible w16cex:durableId="5F6756C5" w16cex:dateUtc="2024-05-15T09:19:00Z"/>
  <w16cex:commentExtensible w16cex:durableId="224E6BD5" w16cex:dateUtc="2024-05-15T09:23:00Z"/>
  <w16cex:commentExtensible w16cex:durableId="5BCB5AF0" w16cex:dateUtc="2024-05-15T09:25:00Z"/>
  <w16cex:commentExtensible w16cex:durableId="7E9447B3" w16cex:dateUtc="2024-05-15T09:26:00Z"/>
  <w16cex:commentExtensible w16cex:durableId="6679993B" w16cex:dateUtc="2024-05-02T17:29:00Z"/>
  <w16cex:commentExtensible w16cex:durableId="2979DEB0" w16cex:dateUtc="2024-05-06T15:36:00Z"/>
  <w16cex:commentExtensible w16cex:durableId="3ACECAC7" w16cex:dateUtc="2024-05-06T15:37:00Z"/>
  <w16cex:commentExtensible w16cex:durableId="65B5A761" w16cex:dateUtc="2024-05-15T09:28:00Z"/>
  <w16cex:commentExtensible w16cex:durableId="53B421E1" w16cex:dateUtc="2024-05-15T09:29:00Z"/>
  <w16cex:commentExtensible w16cex:durableId="2A8DA98D" w16cex:dateUtc="2024-05-15T09:31:00Z"/>
  <w16cex:commentExtensible w16cex:durableId="226FB9D7" w16cex:dateUtc="2024-05-02T17:39:00Z"/>
  <w16cex:commentExtensible w16cex:durableId="2F4E4AE2" w16cex:dateUtc="2024-05-15T09:33:00Z"/>
  <w16cex:commentExtensible w16cex:durableId="30299F94" w16cex:dateUtc="2024-05-15T09:33:00Z"/>
  <w16cex:commentExtensible w16cex:durableId="601EF95A" w16cex:dateUtc="2024-05-15T09:34:00Z"/>
  <w16cex:commentExtensible w16cex:durableId="3F761B26" w16cex:dateUtc="2024-05-15T09:35:00Z"/>
  <w16cex:commentExtensible w16cex:durableId="7C6563C1" w16cex:dateUtc="2024-05-02T17:45:00Z"/>
  <w16cex:commentExtensible w16cex:durableId="7D4F5936" w16cex:dateUtc="2024-05-15T09:37:00Z"/>
  <w16cex:commentExtensible w16cex:durableId="3F09837F" w16cex:dateUtc="2024-05-15T09:38:00Z"/>
  <w16cex:commentExtensible w16cex:durableId="3AA9EA98" w16cex:dateUtc="2024-05-15T09:38:00Z"/>
  <w16cex:commentExtensible w16cex:durableId="6480DF56" w16cex:dateUtc="2024-05-02T17:48:00Z"/>
  <w16cex:commentExtensible w16cex:durableId="77FBE5A3" w16cex:dateUtc="2024-05-06T15:46:00Z"/>
  <w16cex:commentExtensible w16cex:durableId="04E1671A" w16cex:dateUtc="2024-05-07T12:16:00Z"/>
  <w16cex:commentExtensible w16cex:durableId="6A5AC47B" w16cex:dateUtc="2024-02-27T15:09:00Z"/>
  <w16cex:commentExtensible w16cex:durableId="014A6BFA" w16cex:dateUtc="2024-05-15T09:44:00Z"/>
  <w16cex:commentExtensible w16cex:durableId="0E3519DC" w16cex:dateUtc="2024-05-15T09:41:00Z"/>
  <w16cex:commentExtensible w16cex:durableId="210CA003" w16cex:dateUtc="2024-05-15T09:42:00Z"/>
  <w16cex:commentExtensible w16cex:durableId="662444EC" w16cex:dateUtc="2024-05-15T09:45:00Z"/>
  <w16cex:commentExtensible w16cex:durableId="4752299E" w16cex:dateUtc="2024-05-15T09:48:00Z"/>
  <w16cex:commentExtensible w16cex:durableId="321F1A00" w16cex:dateUtc="2024-02-16T07:35:00Z"/>
  <w16cex:commentExtensible w16cex:durableId="0029A544" w16cex:dateUtc="2024-05-15T09:49:00Z"/>
  <w16cex:commentExtensible w16cex:durableId="7010167A" w16cex:dateUtc="2024-02-27T06:21:00Z"/>
  <w16cex:commentExtensible w16cex:durableId="67D0DAFF" w16cex:dateUtc="2024-05-15T09:50:00Z"/>
  <w16cex:commentExtensible w16cex:durableId="793300A4" w16cex:dateUtc="2024-05-15T09:52:00Z"/>
  <w16cex:commentExtensible w16cex:durableId="7725FEE2" w16cex:dateUtc="2024-02-26T22:36:00Z"/>
  <w16cex:commentExtensible w16cex:durableId="27B9F8B5" w16cex:dateUtc="2024-02-28T12:19:00Z"/>
  <w16cex:commentExtensible w16cex:durableId="1858EB8F" w16cex:dateUtc="2024-02-27T06:40:00Z"/>
  <w16cex:commentExtensible w16cex:durableId="1706B1E9" w16cex:dateUtc="2024-02-28T12:36:00Z"/>
  <w16cex:commentExtensible w16cex:durableId="508CD10A" w16cex:dateUtc="2024-05-15T09:55:00Z"/>
  <w16cex:commentExtensible w16cex:durableId="50204BD0" w16cex:dateUtc="2024-02-05T13:08:00Z">
    <w16cex:extLst>
      <w16:ext w16:uri="{CE6994B0-6A32-4C9F-8C6B-6E91EDA988CE}">
        <cr:reactions xmlns:cr="http://schemas.microsoft.com/office/comments/2020/reactions">
          <cr:reaction reactionType="1">
            <cr:reactionInfo dateUtc="2024-02-07T10:21:16Z">
              <cr:user userId="S::rmhical@ucl.ac.uk::46f01a1f-338a-4ae4-9f04-2d727c038880" userProvider="AD" userName="Allen, Calisha"/>
            </cr:reactionInfo>
          </cr:reaction>
        </cr:reactions>
      </w16:ext>
    </w16cex:extLst>
  </w16cex:commentExtensible>
  <w16cex:commentExtensible w16cex:durableId="7757DA73" w16cex:dateUtc="2024-02-15T13:40:00Z"/>
  <w16cex:commentExtensible w16cex:durableId="3F2C082C" w16cex:dateUtc="2024-02-05T13:11:00Z">
    <w16cex:extLst>
      <w16:ext w16:uri="{CE6994B0-6A32-4C9F-8C6B-6E91EDA988CE}">
        <cr:reactions xmlns:cr="http://schemas.microsoft.com/office/comments/2020/reactions">
          <cr:reaction reactionType="1">
            <cr:reactionInfo dateUtc="2024-02-07T10:24:20Z">
              <cr:user userId="S::rmhical@ucl.ac.uk::46f01a1f-338a-4ae4-9f04-2d727c038880" userProvider="AD" userName="Allen, Calisha"/>
            </cr:reactionInfo>
          </cr:reaction>
        </cr:reactions>
      </w16:ext>
    </w16cex:extLst>
  </w16cex:commentExtensible>
  <w16cex:commentExtensible w16cex:durableId="599F36A8" w16cex:dateUtc="2024-02-05T13:06:00Z">
    <w16cex:extLst>
      <w16:ext w16:uri="{CE6994B0-6A32-4C9F-8C6B-6E91EDA988CE}">
        <cr:reactions xmlns:cr="http://schemas.microsoft.com/office/comments/2020/reactions">
          <cr:reaction reactionType="1">
            <cr:reactionInfo dateUtc="2024-02-07T10:45:08Z">
              <cr:user userId="S::rmhical@ucl.ac.uk::46f01a1f-338a-4ae4-9f04-2d727c038880" userProvider="AD" userName="Allen, Calisha"/>
            </cr:reactionInfo>
          </cr:reaction>
        </cr:reactions>
      </w16:ext>
    </w16cex:extLst>
  </w16cex:commentExtensible>
  <w16cex:commentExtensible w16cex:durableId="329EB9BC" w16cex:dateUtc="2024-02-15T13:41:00Z"/>
  <w16cex:commentExtensible w16cex:durableId="6C5F8434" w16cex:dateUtc="2024-02-05T13:08:00Z">
    <w16cex:extLst>
      <w16:ext w16:uri="{CE6994B0-6A32-4C9F-8C6B-6E91EDA988CE}">
        <cr:reactions xmlns:cr="http://schemas.microsoft.com/office/comments/2020/reactions">
          <cr:reaction reactionType="1">
            <cr:reactionInfo dateUtc="2024-02-07T11:37:25Z">
              <cr:user userId="S::rmhical@ucl.ac.uk::46f01a1f-338a-4ae4-9f04-2d727c038880" userProvider="AD" userName="Allen, Calisha"/>
            </cr:reactionInfo>
          </cr:reaction>
        </cr:reactions>
      </w16:ext>
    </w16cex:extLst>
  </w16cex:commentExtensible>
  <w16cex:commentExtensible w16cex:durableId="4E581572" w16cex:dateUtc="2024-02-15T13:41:00Z"/>
  <w16cex:commentExtensible w16cex:durableId="43D6F725" w16cex:dateUtc="2024-02-16T07:51:00Z"/>
  <w16cex:commentExtensible w16cex:durableId="09064761" w16cex:dateUtc="2024-05-03T16:47:00Z"/>
  <w16cex:commentExtensible w16cex:durableId="47CBE335" w16cex:dateUtc="2024-05-07T09:14:00Z"/>
  <w16cex:commentExtensible w16cex:durableId="654698C4" w16cex:dateUtc="2024-02-15T21:15:00Z"/>
  <w16cex:commentExtensible w16cex:durableId="7B5CF0BD" w16cex:dateUtc="2024-05-15T09:58:00Z"/>
  <w16cex:commentExtensible w16cex:durableId="14226975" w16cex:dateUtc="2024-05-15T09:59:00Z"/>
  <w16cex:commentExtensible w16cex:durableId="5CDD0F81" w16cex:dateUtc="2024-05-15T10:02:00Z"/>
  <w16cex:commentExtensible w16cex:durableId="41E88A3F" w16cex:dateUtc="2024-05-15T10:03:00Z"/>
  <w16cex:commentExtensible w16cex:durableId="27B975CE" w16cex:dateUtc="2024-02-27T15:09:00Z"/>
  <w16cex:commentExtensible w16cex:durableId="7037C726" w16cex:dateUtc="2024-02-27T18:04:00Z"/>
  <w16cex:commentExtensible w16cex:durableId="1FC27C95" w16cex:dateUtc="2024-02-28T12:58:00Z"/>
  <w16cex:commentExtensible w16cex:durableId="144249AB" w16cex:dateUtc="2024-02-05T13:21:00Z">
    <w16cex:extLst>
      <w16:ext w16:uri="{CE6994B0-6A32-4C9F-8C6B-6E91EDA988CE}">
        <cr:reactions xmlns:cr="http://schemas.microsoft.com/office/comments/2020/reactions">
          <cr:reaction reactionType="1">
            <cr:reactionInfo dateUtc="2024-02-15T13:43:21Z">
              <cr:user userId="S::rmhical@ucl.ac.uk::46f01a1f-338a-4ae4-9f04-2d727c038880" userProvider="AD" userName="Allen, Calisha"/>
            </cr:reactionInfo>
          </cr:reaction>
        </cr:reactions>
      </w16:ext>
    </w16cex:extLst>
  </w16cex:commentExtensible>
  <w16cex:commentExtensible w16cex:durableId="62301659" w16cex:dateUtc="2024-02-15T13:43:00Z"/>
  <w16cex:commentExtensible w16cex:durableId="20159A73" w16cex:dateUtc="2024-02-16T17:37:00Z">
    <w16cex:extLst>
      <w16:ext w16:uri="{CE6994B0-6A32-4C9F-8C6B-6E91EDA988CE}">
        <cr:reactions xmlns:cr="http://schemas.microsoft.com/office/comments/2020/reactions">
          <cr:reaction reactionType="1">
            <cr:reactionInfo dateUtc="2024-02-20T14:20:31Z">
              <cr:user userId="S::rmhical@ucl.ac.uk::46f01a1f-338a-4ae4-9f04-2d727c038880" userProvider="AD" userName="Allen, Calisha"/>
            </cr:reactionInfo>
          </cr:reaction>
        </cr:reactions>
      </w16:ext>
    </w16cex:extLst>
  </w16cex:commentExtensible>
  <w16cex:commentExtensible w16cex:durableId="20EBC869" w16cex:dateUtc="2024-02-19T23:19:00Z"/>
  <w16cex:commentExtensible w16cex:durableId="60177A12" w16cex:dateUtc="2024-02-20T10:06:00Z"/>
  <w16cex:commentExtensible w16cex:durableId="6386438D" w16cex:dateUtc="2024-05-15T10:31:00Z"/>
  <w16cex:commentExtensible w16cex:durableId="6AC97451" w16cex:dateUtc="2024-05-15T10:33:00Z"/>
  <w16cex:commentExtensible w16cex:durableId="5544B525" w16cex:dateUtc="2024-05-15T10:35:00Z"/>
  <w16cex:commentExtensible w16cex:durableId="74F1E775" w16cex:dateUtc="2024-05-03T16:53:00Z"/>
  <w16cex:commentExtensible w16cex:durableId="49E07D68" w16cex:dateUtc="2024-05-15T10:37:00Z"/>
  <w16cex:commentExtensible w16cex:durableId="33F1C8A7" w16cex:dateUtc="2024-05-15T10:36:00Z"/>
  <w16cex:commentExtensible w16cex:durableId="726B1D07" w16cex:dateUtc="2024-05-15T10:38:00Z"/>
  <w16cex:commentExtensible w16cex:durableId="765D1CE8" w16cex:dateUtc="2024-05-15T10:40:00Z"/>
  <w16cex:commentExtensible w16cex:durableId="519EAED5" w16cex:dateUtc="2024-02-27T18:16:00Z"/>
  <w16cex:commentExtensible w16cex:durableId="051DFFF0" w16cex:dateUtc="2024-04-09T16:01:00Z"/>
  <w16cex:commentExtensible w16cex:durableId="02548DA7" w16cex:dateUtc="2024-04-09T16:02:00Z"/>
  <w16cex:commentExtensible w16cex:durableId="549FC5D9" w16cex:dateUtc="2024-05-15T10:40:00Z"/>
  <w16cex:commentExtensible w16cex:durableId="132EE697" w16cex:dateUtc="2024-04-23T12:52:00Z"/>
  <w16cex:commentExtensible w16cex:durableId="6A48FEF3" w16cex:dateUtc="2024-05-06T16:00:00Z"/>
  <w16cex:commentExtensible w16cex:durableId="73955A93" w16cex:dateUtc="2024-05-15T10:42:00Z"/>
  <w16cex:commentExtensible w16cex:durableId="0A8B9F47" w16cex:dateUtc="2024-02-16T15:55:00Z">
    <w16cex:extLst>
      <w16:ext w16:uri="{CE6994B0-6A32-4C9F-8C6B-6E91EDA988CE}">
        <cr:reactions xmlns:cr="http://schemas.microsoft.com/office/comments/2020/reactions">
          <cr:reaction reactionType="1">
            <cr:reactionInfo dateUtc="2024-02-20T14:43:20Z">
              <cr:user userId="S::rmhical@ucl.ac.uk::46f01a1f-338a-4ae4-9f04-2d727c038880" userProvider="AD" userName="Allen, Calisha"/>
            </cr:reactionInfo>
          </cr:reaction>
        </cr:reactions>
      </w16:ext>
    </w16cex:extLst>
  </w16cex:commentExtensible>
  <w16cex:commentExtensible w16cex:durableId="1BD8EACA" w16cex:dateUtc="2024-02-16T16:21:00Z">
    <w16cex:extLst>
      <w16:ext w16:uri="{CE6994B0-6A32-4C9F-8C6B-6E91EDA988CE}">
        <cr:reactions xmlns:cr="http://schemas.microsoft.com/office/comments/2020/reactions">
          <cr:reaction reactionType="1">
            <cr:reactionInfo dateUtc="2024-02-20T15:35:01Z">
              <cr:user userId="S::rmhical@ucl.ac.uk::46f01a1f-338a-4ae4-9f04-2d727c038880" userProvider="AD" userName="Allen, Calisha"/>
            </cr:reactionInfo>
          </cr:reaction>
        </cr:reactions>
      </w16:ext>
    </w16cex:extLst>
  </w16cex:commentExtensible>
  <w16cex:commentExtensible w16cex:durableId="666A4939" w16cex:dateUtc="2024-02-19T23:31:00Z"/>
  <w16cex:commentExtensible w16cex:durableId="77E24298" w16cex:dateUtc="2024-02-20T10:12:00Z"/>
  <w16cex:commentExtensible w16cex:durableId="7EE6054B" w16cex:dateUtc="2024-02-20T10:13:00Z"/>
  <w16cex:commentExtensible w16cex:durableId="1EEC4A39" w16cex:dateUtc="2024-05-15T10:44:00Z"/>
  <w16cex:commentExtensible w16cex:durableId="2CD2B334" w16cex:dateUtc="2024-02-16T15:55:00Z">
    <w16cex:extLst>
      <w16:ext w16:uri="{CE6994B0-6A32-4C9F-8C6B-6E91EDA988CE}">
        <cr:reactions xmlns:cr="http://schemas.microsoft.com/office/comments/2020/reactions">
          <cr:reaction reactionType="1">
            <cr:reactionInfo dateUtc="2024-02-20T15:59:57Z">
              <cr:user userId="S::rmhical@ucl.ac.uk::46f01a1f-338a-4ae4-9f04-2d727c038880" userProvider="AD" userName="Calisha Allen"/>
            </cr:reactionInfo>
          </cr:reaction>
        </cr:reactions>
      </w16:ext>
    </w16cex:extLst>
  </w16cex:commentExtensible>
  <w16cex:commentExtensible w16cex:durableId="12D18344" w16cex:dateUtc="2024-02-19T23:25:00Z"/>
  <w16cex:commentExtensible w16cex:durableId="5149AC8F" w16cex:dateUtc="2024-02-16T15:56:00Z"/>
  <w16cex:commentExtensible w16cex:durableId="77A1843E" w16cex:dateUtc="2024-04-09T14:23:00Z"/>
  <w16cex:commentExtensible w16cex:durableId="785A767B" w16cex:dateUtc="2024-02-27T18:15:00Z"/>
  <w16cex:commentExtensible w16cex:durableId="48CA7415" w16cex:dateUtc="2024-02-28T13:36:00Z"/>
  <w16cex:commentExtensible w16cex:durableId="09D706D0" w16cex:dateUtc="2024-04-09T16:28:00Z"/>
  <w16cex:commentExtensible w16cex:durableId="02841A07" w16cex:dateUtc="2024-05-03T16:55:00Z"/>
  <w16cex:commentExtensible w16cex:durableId="38A6AD89" w16cex:dateUtc="2024-02-16T16:48:00Z"/>
  <w16cex:commentExtensible w16cex:durableId="0B914632" w16cex:dateUtc="2024-02-16T16:52:00Z"/>
  <w16cex:commentExtensible w16cex:durableId="5B67EE3D" w16cex:dateUtc="2024-02-16T16:54:00Z"/>
  <w16cex:commentExtensible w16cex:durableId="403FEBA6" w16cex:dateUtc="2024-02-16T16:51:00Z">
    <w16cex:extLst>
      <w16:ext w16:uri="{CE6994B0-6A32-4C9F-8C6B-6E91EDA988CE}">
        <cr:reactions xmlns:cr="http://schemas.microsoft.com/office/comments/2020/reactions">
          <cr:reaction reactionType="1">
            <cr:reactionInfo dateUtc="2024-02-20T23:47:12Z">
              <cr:user userId="S::rmhical@ucl.ac.uk::46f01a1f-338a-4ae4-9f04-2d727c038880" userProvider="AD" userName="Calisha Allen"/>
            </cr:reactionInfo>
          </cr:reaction>
        </cr:reactions>
      </w16:ext>
    </w16cex:extLst>
  </w16cex:commentExtensible>
  <w16cex:commentExtensible w16cex:durableId="07CA624F" w16cex:dateUtc="2024-02-16T16:55:00Z"/>
  <w16cex:commentExtensible w16cex:durableId="478C1318" w16cex:dateUtc="2024-02-20T01:54:00Z"/>
  <w16cex:commentExtensible w16cex:durableId="640F11AD" w16cex:dateUtc="2024-02-16T16:56:00Z">
    <w16cex:extLst>
      <w16:ext w16:uri="{CE6994B0-6A32-4C9F-8C6B-6E91EDA988CE}">
        <cr:reactions xmlns:cr="http://schemas.microsoft.com/office/comments/2020/reactions">
          <cr:reaction reactionType="1">
            <cr:reactionInfo dateUtc="2024-02-21T00:11:06Z">
              <cr:user userId="S::rmhical@ucl.ac.uk::46f01a1f-338a-4ae4-9f04-2d727c038880" userProvider="AD" userName="Calisha Allen"/>
            </cr:reactionInfo>
          </cr:reaction>
        </cr:reactions>
      </w16:ext>
    </w16cex:extLst>
  </w16cex:commentExtensible>
  <w16cex:commentExtensible w16cex:durableId="259932D7" w16cex:dateUtc="2024-02-20T01:55:00Z"/>
  <w16cex:commentExtensible w16cex:durableId="41C0716E" w16cex:dateUtc="2024-04-09T16:46:00Z"/>
  <w16cex:commentExtensible w16cex:durableId="5E2885AD" w16cex:dateUtc="2024-02-16T16:59:00Z">
    <w16cex:extLst>
      <w16:ext w16:uri="{CE6994B0-6A32-4C9F-8C6B-6E91EDA988CE}">
        <cr:reactions xmlns:cr="http://schemas.microsoft.com/office/comments/2020/reactions">
          <cr:reaction reactionType="1">
            <cr:reactionInfo dateUtc="2024-02-21T00:16:53Z">
              <cr:user userId="S::rmhical@ucl.ac.uk::46f01a1f-338a-4ae4-9f04-2d727c038880" userProvider="AD" userName="Calisha Allen"/>
            </cr:reactionInfo>
          </cr:reaction>
        </cr:reactions>
      </w16:ext>
    </w16cex:extLst>
  </w16cex:commentExtensible>
  <w16cex:commentExtensible w16cex:durableId="163C9C38" w16cex:dateUtc="2024-05-03T17:05:00Z"/>
  <w16cex:commentExtensible w16cex:durableId="7332384D" w16cex:dateUtc="2024-05-06T16:10:00Z"/>
  <w16cex:commentExtensible w16cex:durableId="739087B2" w16cex:dateUtc="2024-05-07T12:20:00Z"/>
  <w16cex:commentExtensible w16cex:durableId="555162D9" w16cex:dateUtc="2024-01-31T17:32:00Z">
    <w16cex:extLst>
      <w16:ext w16:uri="{CE6994B0-6A32-4C9F-8C6B-6E91EDA988CE}">
        <cr:reactions xmlns:cr="http://schemas.microsoft.com/office/comments/2020/reactions">
          <cr:reaction reactionType="1">
            <cr:reactionInfo dateUtc="2024-02-08T17:01:20Z">
              <cr:user userId="S::rmhical@ucl.ac.uk::46f01a1f-338a-4ae4-9f04-2d727c038880" userProvider="AD" userName="Allen, Calisha"/>
            </cr:reactionInfo>
          </cr:reaction>
        </cr:reactions>
      </w16:ext>
    </w16cex:extLst>
  </w16cex:commentExtensible>
  <w16cex:commentExtensible w16cex:durableId="4AC85B21" w16cex:dateUtc="2024-05-15T10:51:00Z"/>
  <w16cex:commentExtensible w16cex:durableId="5D237B56" w16cex:dateUtc="2024-05-15T10:55:00Z"/>
  <w16cex:commentExtensible w16cex:durableId="0CD5F9C7" w16cex:dateUtc="2024-05-15T10:55:00Z"/>
  <w16cex:commentExtensible w16cex:durableId="3457A01F" w16cex:dateUtc="2024-01-31T17:24:00Z"/>
  <w16cex:commentExtensible w16cex:durableId="3FABA8EF" w16cex:dateUtc="2024-02-12T11:25:00Z"/>
  <w16cex:commentExtensible w16cex:durableId="0FE213DE" w16cex:dateUtc="2024-02-05T13:24:00Z">
    <w16cex:extLst>
      <w16:ext w16:uri="{CE6994B0-6A32-4C9F-8C6B-6E91EDA988CE}">
        <cr:reactions xmlns:cr="http://schemas.microsoft.com/office/comments/2020/reactions">
          <cr:reaction reactionType="1">
            <cr:reactionInfo dateUtc="2024-02-20T02:02:28Z">
              <cr:user userId="S::rmhical@ucl.ac.uk::46f01a1f-338a-4ae4-9f04-2d727c038880" userProvider="AD" userName="Calisha Allen"/>
            </cr:reactionInfo>
          </cr:reaction>
        </cr:reactions>
      </w16:ext>
    </w16cex:extLst>
  </w16cex:commentExtensible>
  <w16cex:commentExtensible w16cex:durableId="2341BC32" w16cex:dateUtc="2024-02-15T13:45:00Z"/>
  <w16cex:commentExtensible w16cex:durableId="3C5E0FEC" w16cex:dateUtc="2024-02-15T13:45:00Z"/>
  <w16cex:commentExtensible w16cex:durableId="470C8157" w16cex:dateUtc="2024-04-30T11:28:00Z"/>
  <w16cex:commentExtensible w16cex:durableId="514D2762" w16cex:dateUtc="2024-02-16T17:29:00Z"/>
  <w16cex:commentExtensible w16cex:durableId="14EA88D5" w16cex:dateUtc="2024-05-08T1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40B4EEB" w16cid:durableId="5F2CE1BC"/>
  <w16cid:commentId w16cid:paraId="590AE756" w16cid:durableId="52602995"/>
  <w16cid:commentId w16cid:paraId="1AF4ED4B" w16cid:durableId="253AEA95"/>
  <w16cid:commentId w16cid:paraId="6282BB1E" w16cid:durableId="38A62EFB"/>
  <w16cid:commentId w16cid:paraId="5F34EE36" w16cid:durableId="1C6AD5CC"/>
  <w16cid:commentId w16cid:paraId="0A129A5A" w16cid:durableId="3079FBFA"/>
  <w16cid:commentId w16cid:paraId="1C2AFF6F" w16cid:durableId="3D75C095"/>
  <w16cid:commentId w16cid:paraId="1672271B" w16cid:durableId="4FB550B4"/>
  <w16cid:commentId w16cid:paraId="5FF3C03E" w16cid:durableId="1C424B77"/>
  <w16cid:commentId w16cid:paraId="62599839" w16cid:durableId="10D91D79"/>
  <w16cid:commentId w16cid:paraId="7534FC0E" w16cid:durableId="55ECC498"/>
  <w16cid:commentId w16cid:paraId="0CB6AD29" w16cid:durableId="0052A90C"/>
  <w16cid:commentId w16cid:paraId="575CBDCF" w16cid:durableId="3E90D1F9"/>
  <w16cid:commentId w16cid:paraId="21393B77" w16cid:durableId="187EB594"/>
  <w16cid:commentId w16cid:paraId="407E4913" w16cid:durableId="64D5672B"/>
  <w16cid:commentId w16cid:paraId="0D9C296E" w16cid:durableId="5F6756C5"/>
  <w16cid:commentId w16cid:paraId="4E70BA73" w16cid:durableId="224E6BD5"/>
  <w16cid:commentId w16cid:paraId="4722AFFA" w16cid:durableId="5BCB5AF0"/>
  <w16cid:commentId w16cid:paraId="04ABF4AF" w16cid:durableId="7E9447B3"/>
  <w16cid:commentId w16cid:paraId="3ADFD1FB" w16cid:durableId="6679993B"/>
  <w16cid:commentId w16cid:paraId="29D1BDC4" w16cid:durableId="2979DEB0"/>
  <w16cid:commentId w16cid:paraId="5C123224" w16cid:durableId="3ACECAC7"/>
  <w16cid:commentId w16cid:paraId="2C74C7A5" w16cid:durableId="65B5A761"/>
  <w16cid:commentId w16cid:paraId="19C0287E" w16cid:durableId="53B421E1"/>
  <w16cid:commentId w16cid:paraId="70A67ADD" w16cid:durableId="2A8DA98D"/>
  <w16cid:commentId w16cid:paraId="24E0E90F" w16cid:durableId="226FB9D7"/>
  <w16cid:commentId w16cid:paraId="560491EC" w16cid:durableId="2F4E4AE2"/>
  <w16cid:commentId w16cid:paraId="67A45A24" w16cid:durableId="30299F94"/>
  <w16cid:commentId w16cid:paraId="60AB1764" w16cid:durableId="601EF95A"/>
  <w16cid:commentId w16cid:paraId="42F2E1F6" w16cid:durableId="3F761B26"/>
  <w16cid:commentId w16cid:paraId="6C27F463" w16cid:durableId="7C6563C1"/>
  <w16cid:commentId w16cid:paraId="324C4EC0" w16cid:durableId="7D4F5936"/>
  <w16cid:commentId w16cid:paraId="4D65D1C4" w16cid:durableId="3F09837F"/>
  <w16cid:commentId w16cid:paraId="21FAA482" w16cid:durableId="3AA9EA98"/>
  <w16cid:commentId w16cid:paraId="1C4F8F4A" w16cid:durableId="6480DF56"/>
  <w16cid:commentId w16cid:paraId="3338C514" w16cid:durableId="77FBE5A3"/>
  <w16cid:commentId w16cid:paraId="23ED56C6" w16cid:durableId="04E1671A"/>
  <w16cid:commentId w16cid:paraId="6326C0D8" w16cid:durableId="6A5AC47B"/>
  <w16cid:commentId w16cid:paraId="23EDD7B9" w16cid:durableId="014A6BFA"/>
  <w16cid:commentId w16cid:paraId="0144169D" w16cid:durableId="0E3519DC"/>
  <w16cid:commentId w16cid:paraId="2322C4EE" w16cid:durableId="210CA003"/>
  <w16cid:commentId w16cid:paraId="3537606C" w16cid:durableId="662444EC"/>
  <w16cid:commentId w16cid:paraId="0F01F19D" w16cid:durableId="4752299E"/>
  <w16cid:commentId w16cid:paraId="2FA448D1" w16cid:durableId="321F1A00"/>
  <w16cid:commentId w16cid:paraId="4119DF6B" w16cid:durableId="0029A544"/>
  <w16cid:commentId w16cid:paraId="4C8A3C9D" w16cid:durableId="7010167A"/>
  <w16cid:commentId w16cid:paraId="3CABCC0C" w16cid:durableId="67D0DAFF"/>
  <w16cid:commentId w16cid:paraId="34996A41" w16cid:durableId="793300A4"/>
  <w16cid:commentId w16cid:paraId="6E441FD6" w16cid:durableId="7725FEE2"/>
  <w16cid:commentId w16cid:paraId="4686358D" w16cid:durableId="27B9F8B5"/>
  <w16cid:commentId w16cid:paraId="25C12FC6" w16cid:durableId="1858EB8F"/>
  <w16cid:commentId w16cid:paraId="7F5298B1" w16cid:durableId="1706B1E9"/>
  <w16cid:commentId w16cid:paraId="6E74EF29" w16cid:durableId="508CD10A"/>
  <w16cid:commentId w16cid:paraId="1EB8AF5F" w16cid:durableId="50204BD0"/>
  <w16cid:commentId w16cid:paraId="2E2C86BC" w16cid:durableId="7757DA73"/>
  <w16cid:commentId w16cid:paraId="7D39AF1D" w16cid:durableId="3F2C082C"/>
  <w16cid:commentId w16cid:paraId="28FFDD0E" w16cid:durableId="599F36A8"/>
  <w16cid:commentId w16cid:paraId="7AD01CC0" w16cid:durableId="329EB9BC"/>
  <w16cid:commentId w16cid:paraId="1CEBFA92" w16cid:durableId="6C5F8434"/>
  <w16cid:commentId w16cid:paraId="23F88098" w16cid:durableId="4E581572"/>
  <w16cid:commentId w16cid:paraId="452980E3" w16cid:durableId="43D6F725"/>
  <w16cid:commentId w16cid:paraId="64426379" w16cid:durableId="09064761"/>
  <w16cid:commentId w16cid:paraId="61EEFF15" w16cid:durableId="47CBE335"/>
  <w16cid:commentId w16cid:paraId="28BCB893" w16cid:durableId="654698C4"/>
  <w16cid:commentId w16cid:paraId="037DFC11" w16cid:durableId="7B5CF0BD"/>
  <w16cid:commentId w16cid:paraId="1338CBC3" w16cid:durableId="14226975"/>
  <w16cid:commentId w16cid:paraId="29A69FEA" w16cid:durableId="5CDD0F81"/>
  <w16cid:commentId w16cid:paraId="6F29DF91" w16cid:durableId="41E88A3F"/>
  <w16cid:commentId w16cid:paraId="6B01A11D" w16cid:durableId="27B975CE"/>
  <w16cid:commentId w16cid:paraId="388EBAD7" w16cid:durableId="7037C726"/>
  <w16cid:commentId w16cid:paraId="56A293C2" w16cid:durableId="1FC27C95"/>
  <w16cid:commentId w16cid:paraId="360B6885" w16cid:durableId="144249AB"/>
  <w16cid:commentId w16cid:paraId="6EB5977F" w16cid:durableId="62301659"/>
  <w16cid:commentId w16cid:paraId="4781D387" w16cid:durableId="20159A73"/>
  <w16cid:commentId w16cid:paraId="5A9CCD90" w16cid:durableId="20EBC869"/>
  <w16cid:commentId w16cid:paraId="4C870041" w16cid:durableId="60177A12"/>
  <w16cid:commentId w16cid:paraId="0CF4CC0D" w16cid:durableId="6386438D"/>
  <w16cid:commentId w16cid:paraId="07D0D1BB" w16cid:durableId="6AC97451"/>
  <w16cid:commentId w16cid:paraId="3655D826" w16cid:durableId="5544B525"/>
  <w16cid:commentId w16cid:paraId="72218983" w16cid:durableId="74F1E775"/>
  <w16cid:commentId w16cid:paraId="55251280" w16cid:durableId="49E07D68"/>
  <w16cid:commentId w16cid:paraId="345A7036" w16cid:durableId="33F1C8A7"/>
  <w16cid:commentId w16cid:paraId="13AF0D1F" w16cid:durableId="726B1D07"/>
  <w16cid:commentId w16cid:paraId="4EB169C3" w16cid:durableId="765D1CE8"/>
  <w16cid:commentId w16cid:paraId="0BA566DF" w16cid:durableId="519EAED5"/>
  <w16cid:commentId w16cid:paraId="63682B49" w16cid:durableId="051DFFF0"/>
  <w16cid:commentId w16cid:paraId="2E518B27" w16cid:durableId="02548DA7"/>
  <w16cid:commentId w16cid:paraId="2EB94C3A" w16cid:durableId="549FC5D9"/>
  <w16cid:commentId w16cid:paraId="095425C5" w16cid:durableId="132EE697"/>
  <w16cid:commentId w16cid:paraId="7C39BECB" w16cid:durableId="6A48FEF3"/>
  <w16cid:commentId w16cid:paraId="0DA4235B" w16cid:durableId="73955A93"/>
  <w16cid:commentId w16cid:paraId="4E5975D8" w16cid:durableId="0A8B9F47"/>
  <w16cid:commentId w16cid:paraId="590AC24C" w16cid:durableId="1BD8EACA"/>
  <w16cid:commentId w16cid:paraId="0CCCCDDB" w16cid:durableId="666A4939"/>
  <w16cid:commentId w16cid:paraId="280201C8" w16cid:durableId="77E24298"/>
  <w16cid:commentId w16cid:paraId="700B2A79" w16cid:durableId="7EE6054B"/>
  <w16cid:commentId w16cid:paraId="6EEC84DD" w16cid:durableId="1EEC4A39"/>
  <w16cid:commentId w16cid:paraId="77695578" w16cid:durableId="2CD2B334"/>
  <w16cid:commentId w16cid:paraId="1F00E3FE" w16cid:durableId="12D18344"/>
  <w16cid:commentId w16cid:paraId="00374372" w16cid:durableId="5149AC8F"/>
  <w16cid:commentId w16cid:paraId="63231A6B" w16cid:durableId="77A1843E"/>
  <w16cid:commentId w16cid:paraId="54B968F1" w16cid:durableId="785A767B"/>
  <w16cid:commentId w16cid:paraId="67FBC741" w16cid:durableId="48CA7415"/>
  <w16cid:commentId w16cid:paraId="4118036C" w16cid:durableId="09D706D0"/>
  <w16cid:commentId w16cid:paraId="514814E9" w16cid:durableId="02841A07"/>
  <w16cid:commentId w16cid:paraId="5556FDD8" w16cid:durableId="38A6AD89"/>
  <w16cid:commentId w16cid:paraId="05552116" w16cid:durableId="0B914632"/>
  <w16cid:commentId w16cid:paraId="2DE305C3" w16cid:durableId="5B67EE3D"/>
  <w16cid:commentId w16cid:paraId="7960C93A" w16cid:durableId="403FEBA6"/>
  <w16cid:commentId w16cid:paraId="1114A98A" w16cid:durableId="07CA624F"/>
  <w16cid:commentId w16cid:paraId="60B8C329" w16cid:durableId="478C1318"/>
  <w16cid:commentId w16cid:paraId="2B23E64B" w16cid:durableId="640F11AD"/>
  <w16cid:commentId w16cid:paraId="1B46A264" w16cid:durableId="259932D7"/>
  <w16cid:commentId w16cid:paraId="7FD09351" w16cid:durableId="41C0716E"/>
  <w16cid:commentId w16cid:paraId="7FB08514" w16cid:durableId="5E2885AD"/>
  <w16cid:commentId w16cid:paraId="31EE5DCE" w16cid:durableId="163C9C38"/>
  <w16cid:commentId w16cid:paraId="20918653" w16cid:durableId="7332384D"/>
  <w16cid:commentId w16cid:paraId="09DAD381" w16cid:durableId="739087B2"/>
  <w16cid:commentId w16cid:paraId="2AF0BBEE" w16cid:durableId="555162D9"/>
  <w16cid:commentId w16cid:paraId="26B2D60F" w16cid:durableId="4AC85B21"/>
  <w16cid:commentId w16cid:paraId="10013926" w16cid:durableId="5D237B56"/>
  <w16cid:commentId w16cid:paraId="7B7C12ED" w16cid:durableId="0CD5F9C7"/>
  <w16cid:commentId w16cid:paraId="7066588C" w16cid:durableId="3457A01F"/>
  <w16cid:commentId w16cid:paraId="215FF0D1" w16cid:durableId="3FABA8EF"/>
  <w16cid:commentId w16cid:paraId="78A64270" w16cid:durableId="0FE213DE"/>
  <w16cid:commentId w16cid:paraId="1D4FAB97" w16cid:durableId="2341BC32"/>
  <w16cid:commentId w16cid:paraId="14767EB9" w16cid:durableId="3C5E0FEC"/>
  <w16cid:commentId w16cid:paraId="4134E07A" w16cid:durableId="470C8157"/>
  <w16cid:commentId w16cid:paraId="2494732D" w16cid:durableId="514D2762"/>
  <w16cid:commentId w16cid:paraId="377522DC" w16cid:durableId="14EA88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38B5C3" w14:textId="77777777" w:rsidR="00B04344" w:rsidRDefault="00B04344">
      <w:r>
        <w:separator/>
      </w:r>
    </w:p>
  </w:endnote>
  <w:endnote w:type="continuationSeparator" w:id="0">
    <w:p w14:paraId="5A76A093" w14:textId="77777777" w:rsidR="00B04344" w:rsidRDefault="00B04344">
      <w:r>
        <w:continuationSeparator/>
      </w:r>
    </w:p>
  </w:endnote>
  <w:endnote w:type="continuationNotice" w:id="1">
    <w:p w14:paraId="2073ED4D" w14:textId="77777777" w:rsidR="00B04344" w:rsidRDefault="00B043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B01802" w14:textId="77777777" w:rsidR="003E6880" w:rsidRDefault="003E6880">
    <w:pPr>
      <w:pStyle w:val="BodyText"/>
      <w:spacing w:line="14" w:lineRule="auto"/>
    </w:pPr>
    <w:r>
      <w:rPr>
        <w:noProof/>
      </w:rPr>
      <mc:AlternateContent>
        <mc:Choice Requires="wps">
          <w:drawing>
            <wp:anchor distT="0" distB="0" distL="0" distR="0" simplePos="0" relativeHeight="251658245" behindDoc="1" locked="0" layoutInCell="1" allowOverlap="1" wp14:anchorId="4A232D51" wp14:editId="428E53DE">
              <wp:simplePos x="0" y="0"/>
              <wp:positionH relativeFrom="page">
                <wp:posOffset>545465</wp:posOffset>
              </wp:positionH>
              <wp:positionV relativeFrom="page">
                <wp:posOffset>10245474</wp:posOffset>
              </wp:positionV>
              <wp:extent cx="1070610" cy="167640"/>
              <wp:effectExtent l="0" t="0" r="0" b="0"/>
              <wp:wrapNone/>
              <wp:docPr id="283142366" name="Text Box 283142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0610" cy="167640"/>
                      </a:xfrm>
                      <a:prstGeom prst="rect">
                        <a:avLst/>
                      </a:prstGeom>
                    </wps:spPr>
                    <wps:txbx>
                      <w:txbxContent>
                        <w:p w14:paraId="0619B9C7" w14:textId="77777777" w:rsidR="003E6880" w:rsidRDefault="003E6880">
                          <w:pPr>
                            <w:spacing w:before="13"/>
                            <w:ind w:left="20"/>
                            <w:rPr>
                              <w:i/>
                              <w:sz w:val="20"/>
                            </w:rPr>
                          </w:pPr>
                          <w:r>
                            <w:rPr>
                              <w:b/>
                              <w:color w:val="808080"/>
                              <w:sz w:val="20"/>
                            </w:rPr>
                            <w:t>Reference:</w:t>
                          </w:r>
                          <w:r>
                            <w:rPr>
                              <w:b/>
                              <w:color w:val="808080"/>
                              <w:spacing w:val="-4"/>
                              <w:sz w:val="20"/>
                            </w:rPr>
                            <w:t xml:space="preserve"> </w:t>
                          </w:r>
                          <w:r>
                            <w:rPr>
                              <w:i/>
                              <w:color w:val="808080"/>
                              <w:spacing w:val="-2"/>
                              <w:sz w:val="20"/>
                            </w:rPr>
                            <w:t>33095</w:t>
                          </w:r>
                        </w:p>
                      </w:txbxContent>
                    </wps:txbx>
                    <wps:bodyPr wrap="square" lIns="0" tIns="0" rIns="0" bIns="0" rtlCol="0">
                      <a:noAutofit/>
                    </wps:bodyPr>
                  </wps:wsp>
                </a:graphicData>
              </a:graphic>
            </wp:anchor>
          </w:drawing>
        </mc:Choice>
        <mc:Fallback>
          <w:pict>
            <v:shapetype w14:anchorId="4A232D51" id="_x0000_t202" coordsize="21600,21600" o:spt="202" path="m,l,21600r21600,l21600,xe">
              <v:stroke joinstyle="miter"/>
              <v:path gradientshapeok="t" o:connecttype="rect"/>
            </v:shapetype>
            <v:shape id="Text Box 283142366" o:spid="_x0000_s1098" type="#_x0000_t202" style="position:absolute;margin-left:42.95pt;margin-top:806.75pt;width:84.3pt;height:13.2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" filled="f" stroked="f">
              <v:textbox inset="0,0,0,0">
                <w:txbxContent>
                  <w:p w14:paraId="0619B9C7" w14:textId="77777777" w:rsidR="003E6880" w:rsidRDefault="003E6880">
                    <w:pPr>
                      <w:spacing w:before="13"/>
                      <w:ind w:left="20"/>
                      <w:rPr>
                        <w:i/>
                        <w:sz w:val="20"/>
                      </w:rPr>
                    </w:pPr>
                    <w:r>
                      <w:rPr>
                        <w:b/>
                        <w:color w:val="808080"/>
                        <w:sz w:val="20"/>
                      </w:rPr>
                      <w:t>Reference:</w:t>
                    </w:r>
                    <w:r>
                      <w:rPr>
                        <w:b/>
                        <w:color w:val="808080"/>
                        <w:spacing w:val="-4"/>
                        <w:sz w:val="20"/>
                      </w:rPr>
                      <w:t xml:space="preserve"> </w:t>
                    </w:r>
                    <w:r>
                      <w:rPr>
                        <w:i/>
                        <w:color w:val="808080"/>
                        <w:spacing w:val="-2"/>
                        <w:sz w:val="20"/>
                      </w:rPr>
                      <w:t>33095</w:t>
                    </w:r>
                  </w:p>
                </w:txbxContent>
              </v:textbox>
              <w10:wrap anchorx="page" anchory="page"/>
            </v:shape>
          </w:pict>
        </mc:Fallback>
      </mc:AlternateContent>
    </w:r>
    <w:r>
      <w:rPr>
        <w:noProof/>
      </w:rPr>
      <mc:AlternateContent>
        <mc:Choice Requires="wps">
          <w:drawing>
            <wp:anchor distT="0" distB="0" distL="0" distR="0" simplePos="0" relativeHeight="251658246" behindDoc="1" locked="0" layoutInCell="1" allowOverlap="1" wp14:anchorId="69344483" wp14:editId="15353FC4">
              <wp:simplePos x="0" y="0"/>
              <wp:positionH relativeFrom="page">
                <wp:posOffset>5864974</wp:posOffset>
              </wp:positionH>
              <wp:positionV relativeFrom="page">
                <wp:posOffset>10245474</wp:posOffset>
              </wp:positionV>
              <wp:extent cx="992505" cy="167640"/>
              <wp:effectExtent l="0" t="0" r="0" b="0"/>
              <wp:wrapNone/>
              <wp:docPr id="1928129717" name="Text Box 1928129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2505" cy="167640"/>
                      </a:xfrm>
                      <a:prstGeom prst="rect">
                        <a:avLst/>
                      </a:prstGeom>
                    </wps:spPr>
                    <wps:txbx>
                      <w:txbxContent>
                        <w:p w14:paraId="23F8AD0F" w14:textId="77777777" w:rsidR="003E6880" w:rsidRDefault="003E6880">
                          <w:pPr>
                            <w:pStyle w:val="BodyText"/>
                            <w:spacing w:before="13"/>
                            <w:ind w:left="20"/>
                          </w:pPr>
                          <w:r>
                            <w:rPr>
                              <w:color w:val="808080"/>
                            </w:rPr>
                            <w:t>Date</w:t>
                          </w:r>
                          <w:r>
                            <w:rPr>
                              <w:color w:val="808080"/>
                              <w:spacing w:val="-6"/>
                            </w:rPr>
                            <w:t xml:space="preserve"> </w:t>
                          </w:r>
                          <w:r>
                            <w:rPr>
                              <w:color w:val="808080"/>
                            </w:rPr>
                            <w:t>submitted:</w:t>
                          </w:r>
                          <w:r>
                            <w:rPr>
                              <w:color w:val="808080"/>
                              <w:spacing w:val="-5"/>
                            </w:rPr>
                            <w:t xml:space="preserve"> </w:t>
                          </w:r>
                          <w:r>
                            <w:rPr>
                              <w:color w:val="808080"/>
                              <w:spacing w:val="-10"/>
                            </w:rPr>
                            <w:t>-</w:t>
                          </w:r>
                        </w:p>
                      </w:txbxContent>
                    </wps:txbx>
                    <wps:bodyPr wrap="square" lIns="0" tIns="0" rIns="0" bIns="0" rtlCol="0">
                      <a:noAutofit/>
                    </wps:bodyPr>
                  </wps:wsp>
                </a:graphicData>
              </a:graphic>
            </wp:anchor>
          </w:drawing>
        </mc:Choice>
        <mc:Fallback>
          <w:pict>
            <v:shape w14:anchorId="69344483" id="Text Box 1928129717" o:spid="_x0000_s1099" type="#_x0000_t202" style="position:absolute;margin-left:461.8pt;margin-top:806.75pt;width:78.15pt;height:13.2pt;z-index:-2516582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" filled="f" stroked="f">
              <v:textbox inset="0,0,0,0">
                <w:txbxContent>
                  <w:p w14:paraId="23F8AD0F" w14:textId="77777777" w:rsidR="003E6880" w:rsidRDefault="003E6880">
                    <w:pPr>
                      <w:pStyle w:val="BodyText"/>
                      <w:spacing w:before="13"/>
                      <w:ind w:left="20"/>
                    </w:pPr>
                    <w:r>
                      <w:rPr>
                        <w:color w:val="808080"/>
                      </w:rPr>
                      <w:t>Date</w:t>
                    </w:r>
                    <w:r>
                      <w:rPr>
                        <w:color w:val="808080"/>
                        <w:spacing w:val="-6"/>
                      </w:rPr>
                      <w:t xml:space="preserve"> </w:t>
                    </w:r>
                    <w:r>
                      <w:rPr>
                        <w:color w:val="808080"/>
                      </w:rPr>
                      <w:t>submitted:</w:t>
                    </w:r>
                    <w:r>
                      <w:rPr>
                        <w:color w:val="808080"/>
                        <w:spacing w:val="-5"/>
                      </w:rPr>
                      <w:t xml:space="preserve"> </w:t>
                    </w:r>
                    <w:r>
                      <w:rPr>
                        <w:color w:val="808080"/>
                        <w:spacing w:val="-10"/>
                      </w:rPr>
                      <w:t>-</w:t>
                    </w:r>
                  </w:p>
                </w:txbxContent>
              </v:textbox>
              <w10:wrap anchorx="page" anchory="page"/>
            </v:shape>
          </w:pict>
        </mc:Fallback>
      </mc:AlternateContent>
    </w:r>
    <w:r>
      <w:rPr>
        <w:noProof/>
      </w:rPr>
      <mc:AlternateContent>
        <mc:Choice Requires="wps">
          <w:drawing>
            <wp:anchor distT="0" distB="0" distL="0" distR="0" simplePos="0" relativeHeight="251658247" behindDoc="1" locked="0" layoutInCell="1" allowOverlap="1" wp14:anchorId="36DC0471" wp14:editId="31A32C68">
              <wp:simplePos x="0" y="0"/>
              <wp:positionH relativeFrom="page">
                <wp:posOffset>3236125</wp:posOffset>
              </wp:positionH>
              <wp:positionV relativeFrom="page">
                <wp:posOffset>10391512</wp:posOffset>
              </wp:positionV>
              <wp:extent cx="816610" cy="167640"/>
              <wp:effectExtent l="0" t="0" r="0" b="0"/>
              <wp:wrapNone/>
              <wp:docPr id="1773042194" name="Text Box 1773042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167640"/>
                      </a:xfrm>
                      <a:prstGeom prst="rect">
                        <a:avLst/>
                      </a:prstGeom>
                    </wps:spPr>
                    <wps:txbx>
                      <w:txbxContent>
                        <w:p w14:paraId="1613E0E8" w14:textId="77777777" w:rsidR="003E6880" w:rsidRDefault="003E6880">
                          <w:pPr>
                            <w:pStyle w:val="BodyText"/>
                            <w:spacing w:before="13"/>
                            <w:ind w:left="20"/>
                          </w:pPr>
                          <w:r>
                            <w:t>Page</w:t>
                          </w:r>
                          <w:r>
                            <w:rPr>
                              <w:spacing w:val="-3"/>
                            </w:rPr>
                            <w:t xml:space="preserve"> </w:t>
                          </w:r>
                          <w:r>
                            <w:fldChar w:fldCharType="begin"/>
                          </w:r>
                          <w:r>
                            <w:instrText xml:space="preserve"> PAGE </w:instrText>
                          </w:r>
                          <w:r>
                            <w:fldChar w:fldCharType="separate"/>
                          </w:r>
                          <w:r>
                            <w:t>10</w:t>
                          </w:r>
                          <w:r>
                            <w:fldChar w:fldCharType="end"/>
                          </w:r>
                          <w:r>
                            <w:rPr>
                              <w:spacing w:val="-1"/>
                            </w:rPr>
                            <w:t xml:space="preserve"> </w:t>
                          </w:r>
                          <w:r>
                            <w:t>of</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w14:anchorId="36DC0471" id="Text Box 1773042194" o:spid="_x0000_s1100" type="#_x0000_t202" style="position:absolute;margin-left:254.8pt;margin-top:818.25pt;width:64.3pt;height:13.2pt;z-index:-25165823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" filled="f" stroked="f">
              <v:textbox inset="0,0,0,0">
                <w:txbxContent>
                  <w:p w14:paraId="1613E0E8" w14:textId="77777777" w:rsidR="003E6880" w:rsidRDefault="003E6880">
                    <w:pPr>
                      <w:pStyle w:val="BodyText"/>
                      <w:spacing w:before="13"/>
                      <w:ind w:left="20"/>
                    </w:pPr>
                    <w:r>
                      <w:t>Page</w:t>
                    </w:r>
                    <w:r>
                      <w:rPr>
                        <w:spacing w:val="-3"/>
                      </w:rPr>
                      <w:t xml:space="preserve"> </w:t>
                    </w:r>
                    <w:r>
                      <w:fldChar w:fldCharType="begin"/>
                    </w:r>
                    <w:r>
                      <w:instrText xml:space="preserve"> PAGE </w:instrText>
                    </w:r>
                    <w:r>
                      <w:fldChar w:fldCharType="separate"/>
                    </w:r>
                    <w:r>
                      <w:t>10</w:t>
                    </w:r>
                    <w:r>
                      <w:fldChar w:fldCharType="end"/>
                    </w:r>
                    <w:r>
                      <w:rPr>
                        <w:spacing w:val="-1"/>
                      </w:rPr>
                      <w:t xml:space="preserve"> </w:t>
                    </w:r>
                    <w:r>
                      <w:t>of</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16</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7CDDD3" w14:textId="77777777" w:rsidR="00766FE0" w:rsidRDefault="00C31458">
    <w:pPr>
      <w:pStyle w:val="BodyText"/>
      <w:spacing w:line="14" w:lineRule="auto"/>
    </w:pPr>
    <w:r>
      <w:rPr>
        <w:noProof/>
      </w:rPr>
      <mc:AlternateContent>
        <mc:Choice Requires="wps">
          <w:drawing>
            <wp:anchor distT="0" distB="0" distL="0" distR="0" simplePos="0" relativeHeight="251658241" behindDoc="1" locked="0" layoutInCell="1" allowOverlap="1" wp14:anchorId="437CDDD6" wp14:editId="437CDDD7">
              <wp:simplePos x="0" y="0"/>
              <wp:positionH relativeFrom="page">
                <wp:posOffset>545465</wp:posOffset>
              </wp:positionH>
              <wp:positionV relativeFrom="page">
                <wp:posOffset>10245474</wp:posOffset>
              </wp:positionV>
              <wp:extent cx="1070610" cy="1676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0610" cy="167640"/>
                      </a:xfrm>
                      <a:prstGeom prst="rect">
                        <a:avLst/>
                      </a:prstGeom>
                    </wps:spPr>
                    <wps:txbx>
                      <w:txbxContent>
                        <w:p w14:paraId="437CDE2A" w14:textId="77777777" w:rsidR="00766FE0" w:rsidRDefault="00C31458">
                          <w:pPr>
                            <w:spacing w:before="13"/>
                            <w:ind w:left="20"/>
                            <w:rPr>
                              <w:i/>
                              <w:sz w:val="20"/>
                            </w:rPr>
                          </w:pPr>
                          <w:r>
                            <w:rPr>
                              <w:b/>
                              <w:color w:val="808080"/>
                              <w:sz w:val="20"/>
                            </w:rPr>
                            <w:t>Reference:</w:t>
                          </w:r>
                          <w:r>
                            <w:rPr>
                              <w:b/>
                              <w:color w:val="808080"/>
                              <w:spacing w:val="-4"/>
                              <w:sz w:val="20"/>
                            </w:rPr>
                            <w:t xml:space="preserve"> </w:t>
                          </w:r>
                          <w:r>
                            <w:rPr>
                              <w:i/>
                              <w:color w:val="808080"/>
                              <w:spacing w:val="-2"/>
                              <w:sz w:val="20"/>
                            </w:rPr>
                            <w:t>33095</w:t>
                          </w:r>
                        </w:p>
                      </w:txbxContent>
                    </wps:txbx>
                    <wps:bodyPr wrap="square" lIns="0" tIns="0" rIns="0" bIns="0" rtlCol="0">
                      <a:noAutofit/>
                    </wps:bodyPr>
                  </wps:wsp>
                </a:graphicData>
              </a:graphic>
            </wp:anchor>
          </w:drawing>
        </mc:Choice>
        <mc:Fallback>
          <w:pict>
            <v:shapetype w14:anchorId="437CDDD6" id="_x0000_t202" coordsize="21600,21600" o:spt="202" path="m,l,21600r21600,l21600,xe">
              <v:stroke joinstyle="miter"/>
              <v:path gradientshapeok="t" o:connecttype="rect"/>
            </v:shapetype>
            <v:shape id="Text Box 2" o:spid="_x0000_s1102" type="#_x0000_t202" style="position:absolute;margin-left:42.95pt;margin-top:806.75pt;width:84.3pt;height:13.2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" filled="f" stroked="f">
              <v:textbox inset="0,0,0,0">
                <w:txbxContent>
                  <w:p w14:paraId="437CDE2A" w14:textId="77777777" w:rsidR="00766FE0" w:rsidRDefault="00C31458">
                    <w:pPr>
                      <w:spacing w:before="13"/>
                      <w:ind w:left="20"/>
                      <w:rPr>
                        <w:i/>
                        <w:sz w:val="20"/>
                      </w:rPr>
                    </w:pPr>
                    <w:r>
                      <w:rPr>
                        <w:b/>
                        <w:color w:val="808080"/>
                        <w:sz w:val="20"/>
                      </w:rPr>
                      <w:t>Reference:</w:t>
                    </w:r>
                    <w:r>
                      <w:rPr>
                        <w:b/>
                        <w:color w:val="808080"/>
                        <w:spacing w:val="-4"/>
                        <w:sz w:val="20"/>
                      </w:rPr>
                      <w:t xml:space="preserve"> </w:t>
                    </w:r>
                    <w:r>
                      <w:rPr>
                        <w:i/>
                        <w:color w:val="808080"/>
                        <w:spacing w:val="-2"/>
                        <w:sz w:val="20"/>
                      </w:rPr>
                      <w:t>33095</w:t>
                    </w:r>
                  </w:p>
                </w:txbxContent>
              </v:textbox>
              <w10:wrap anchorx="page" anchory="page"/>
            </v:shape>
          </w:pict>
        </mc:Fallback>
      </mc:AlternateContent>
    </w:r>
    <w:r>
      <w:rPr>
        <w:noProof/>
      </w:rPr>
      <mc:AlternateContent>
        <mc:Choice Requires="wps">
          <w:drawing>
            <wp:anchor distT="0" distB="0" distL="0" distR="0" simplePos="0" relativeHeight="251658242" behindDoc="1" locked="0" layoutInCell="1" allowOverlap="1" wp14:anchorId="437CDDD8" wp14:editId="437CDDD9">
              <wp:simplePos x="0" y="0"/>
              <wp:positionH relativeFrom="page">
                <wp:posOffset>5864974</wp:posOffset>
              </wp:positionH>
              <wp:positionV relativeFrom="page">
                <wp:posOffset>10245474</wp:posOffset>
              </wp:positionV>
              <wp:extent cx="992505" cy="1676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2505" cy="167640"/>
                      </a:xfrm>
                      <a:prstGeom prst="rect">
                        <a:avLst/>
                      </a:prstGeom>
                    </wps:spPr>
                    <wps:txbx>
                      <w:txbxContent>
                        <w:p w14:paraId="437CDE2B" w14:textId="77777777" w:rsidR="00766FE0" w:rsidRDefault="00C31458">
                          <w:pPr>
                            <w:pStyle w:val="BodyText"/>
                            <w:spacing w:before="13"/>
                            <w:ind w:left="20"/>
                          </w:pPr>
                          <w:r>
                            <w:rPr>
                              <w:color w:val="808080"/>
                            </w:rPr>
                            <w:t>Date</w:t>
                          </w:r>
                          <w:r>
                            <w:rPr>
                              <w:color w:val="808080"/>
                              <w:spacing w:val="-6"/>
                            </w:rPr>
                            <w:t xml:space="preserve"> </w:t>
                          </w:r>
                          <w:r>
                            <w:rPr>
                              <w:color w:val="808080"/>
                            </w:rPr>
                            <w:t>submitted:</w:t>
                          </w:r>
                          <w:r>
                            <w:rPr>
                              <w:color w:val="808080"/>
                              <w:spacing w:val="-5"/>
                            </w:rPr>
                            <w:t xml:space="preserve"> </w:t>
                          </w:r>
                          <w:r>
                            <w:rPr>
                              <w:color w:val="808080"/>
                              <w:spacing w:val="-10"/>
                            </w:rPr>
                            <w:t>-</w:t>
                          </w:r>
                        </w:p>
                      </w:txbxContent>
                    </wps:txbx>
                    <wps:bodyPr wrap="square" lIns="0" tIns="0" rIns="0" bIns="0" rtlCol="0">
                      <a:noAutofit/>
                    </wps:bodyPr>
                  </wps:wsp>
                </a:graphicData>
              </a:graphic>
            </wp:anchor>
          </w:drawing>
        </mc:Choice>
        <mc:Fallback>
          <w:pict>
            <v:shape w14:anchorId="437CDDD8" id="Text Box 3" o:spid="_x0000_s1103" type="#_x0000_t202" style="position:absolute;margin-left:461.8pt;margin-top:806.75pt;width:78.15pt;height:13.2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" filled="f" stroked="f">
              <v:textbox inset="0,0,0,0">
                <w:txbxContent>
                  <w:p w14:paraId="437CDE2B" w14:textId="77777777" w:rsidR="00766FE0" w:rsidRDefault="00C31458">
                    <w:pPr>
                      <w:pStyle w:val="BodyText"/>
                      <w:spacing w:before="13"/>
                      <w:ind w:left="20"/>
                    </w:pPr>
                    <w:r>
                      <w:rPr>
                        <w:color w:val="808080"/>
                      </w:rPr>
                      <w:t>Date</w:t>
                    </w:r>
                    <w:r>
                      <w:rPr>
                        <w:color w:val="808080"/>
                        <w:spacing w:val="-6"/>
                      </w:rPr>
                      <w:t xml:space="preserve"> </w:t>
                    </w:r>
                    <w:r>
                      <w:rPr>
                        <w:color w:val="808080"/>
                      </w:rPr>
                      <w:t>submitted:</w:t>
                    </w:r>
                    <w:r>
                      <w:rPr>
                        <w:color w:val="808080"/>
                        <w:spacing w:val="-5"/>
                      </w:rPr>
                      <w:t xml:space="preserve"> </w:t>
                    </w:r>
                    <w:r>
                      <w:rPr>
                        <w:color w:val="808080"/>
                        <w:spacing w:val="-10"/>
                      </w:rPr>
                      <w:t>-</w:t>
                    </w:r>
                  </w:p>
                </w:txbxContent>
              </v:textbox>
              <w10:wrap anchorx="page" anchory="page"/>
            </v:shape>
          </w:pict>
        </mc:Fallback>
      </mc:AlternateContent>
    </w:r>
    <w:r>
      <w:rPr>
        <w:noProof/>
      </w:rPr>
      <mc:AlternateContent>
        <mc:Choice Requires="wps">
          <w:drawing>
            <wp:anchor distT="0" distB="0" distL="0" distR="0" simplePos="0" relativeHeight="251658243" behindDoc="1" locked="0" layoutInCell="1" allowOverlap="1" wp14:anchorId="437CDDDA" wp14:editId="437CDDDB">
              <wp:simplePos x="0" y="0"/>
              <wp:positionH relativeFrom="page">
                <wp:posOffset>3236125</wp:posOffset>
              </wp:positionH>
              <wp:positionV relativeFrom="page">
                <wp:posOffset>10391512</wp:posOffset>
              </wp:positionV>
              <wp:extent cx="816610" cy="16764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167640"/>
                      </a:xfrm>
                      <a:prstGeom prst="rect">
                        <a:avLst/>
                      </a:prstGeom>
                    </wps:spPr>
                    <wps:txbx>
                      <w:txbxContent>
                        <w:p w14:paraId="437CDE2C" w14:textId="77777777" w:rsidR="00766FE0" w:rsidRDefault="00C31458">
                          <w:pPr>
                            <w:pStyle w:val="BodyText"/>
                            <w:spacing w:before="13"/>
                            <w:ind w:left="20"/>
                          </w:pPr>
                          <w:r>
                            <w:t>Page</w:t>
                          </w:r>
                          <w:r>
                            <w:rPr>
                              <w:spacing w:val="-3"/>
                            </w:rPr>
                            <w:t xml:space="preserve"> </w:t>
                          </w:r>
                          <w:r>
                            <w:fldChar w:fldCharType="begin"/>
                          </w:r>
                          <w:r>
                            <w:instrText xml:space="preserve"> PAGE </w:instrText>
                          </w:r>
                          <w:r>
                            <w:fldChar w:fldCharType="separate"/>
                          </w:r>
                          <w:r>
                            <w:t>10</w:t>
                          </w:r>
                          <w:r>
                            <w:fldChar w:fldCharType="end"/>
                          </w:r>
                          <w:r>
                            <w:rPr>
                              <w:spacing w:val="-1"/>
                            </w:rPr>
                            <w:t xml:space="preserve"> </w:t>
                          </w:r>
                          <w:r>
                            <w:t>of</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w14:anchorId="437CDDDA" id="Text Box 4" o:spid="_x0000_s1104" type="#_x0000_t202" style="position:absolute;margin-left:254.8pt;margin-top:818.25pt;width:64.3pt;height:13.2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" filled="f" stroked="f">
              <v:textbox inset="0,0,0,0">
                <w:txbxContent>
                  <w:p w14:paraId="437CDE2C" w14:textId="77777777" w:rsidR="00766FE0" w:rsidRDefault="00C31458">
                    <w:pPr>
                      <w:pStyle w:val="BodyText"/>
                      <w:spacing w:before="13"/>
                      <w:ind w:left="20"/>
                    </w:pPr>
                    <w:r>
                      <w:t>Page</w:t>
                    </w:r>
                    <w:r>
                      <w:rPr>
                        <w:spacing w:val="-3"/>
                      </w:rPr>
                      <w:t xml:space="preserve"> </w:t>
                    </w:r>
                    <w:r>
                      <w:fldChar w:fldCharType="begin"/>
                    </w:r>
                    <w:r>
                      <w:instrText xml:space="preserve"> PAGE </w:instrText>
                    </w:r>
                    <w:r>
                      <w:fldChar w:fldCharType="separate"/>
                    </w:r>
                    <w:r>
                      <w:t>10</w:t>
                    </w:r>
                    <w:r>
                      <w:fldChar w:fldCharType="end"/>
                    </w:r>
                    <w:r>
                      <w:rPr>
                        <w:spacing w:val="-1"/>
                      </w:rPr>
                      <w:t xml:space="preserve"> </w:t>
                    </w:r>
                    <w:r>
                      <w:t>of</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16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67FFC6" w14:textId="77777777" w:rsidR="00B04344" w:rsidRDefault="00B04344">
      <w:r>
        <w:separator/>
      </w:r>
    </w:p>
  </w:footnote>
  <w:footnote w:type="continuationSeparator" w:id="0">
    <w:p w14:paraId="64107386" w14:textId="77777777" w:rsidR="00B04344" w:rsidRDefault="00B04344">
      <w:r>
        <w:continuationSeparator/>
      </w:r>
    </w:p>
  </w:footnote>
  <w:footnote w:type="continuationNotice" w:id="1">
    <w:p w14:paraId="6024D3FB" w14:textId="77777777" w:rsidR="00B04344" w:rsidRDefault="00B043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A7F090" w14:textId="77777777" w:rsidR="003E6880" w:rsidRDefault="003E6880">
    <w:pPr>
      <w:pStyle w:val="BodyText"/>
      <w:spacing w:line="14" w:lineRule="auto"/>
    </w:pPr>
    <w:r>
      <w:rPr>
        <w:noProof/>
      </w:rPr>
      <mc:AlternateContent>
        <mc:Choice Requires="wps">
          <w:drawing>
            <wp:anchor distT="0" distB="0" distL="0" distR="0" simplePos="0" relativeHeight="251658244" behindDoc="1" locked="0" layoutInCell="1" allowOverlap="1" wp14:anchorId="4F60F938" wp14:editId="5645ADA3">
              <wp:simplePos x="0" y="0"/>
              <wp:positionH relativeFrom="page">
                <wp:posOffset>545465</wp:posOffset>
              </wp:positionH>
              <wp:positionV relativeFrom="page">
                <wp:posOffset>441671</wp:posOffset>
              </wp:positionV>
              <wp:extent cx="463550" cy="167640"/>
              <wp:effectExtent l="0" t="0" r="0" b="0"/>
              <wp:wrapNone/>
              <wp:docPr id="1415815797" name="Text Box 14158157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550" cy="167640"/>
                      </a:xfrm>
                      <a:prstGeom prst="rect">
                        <a:avLst/>
                      </a:prstGeom>
                    </wps:spPr>
                    <wps:txbx>
                      <w:txbxContent>
                        <w:p w14:paraId="3492FDA7" w14:textId="77777777" w:rsidR="003E6880" w:rsidRDefault="003E6880">
                          <w:pPr>
                            <w:pStyle w:val="BodyText"/>
                            <w:spacing w:before="13"/>
                            <w:ind w:left="20"/>
                          </w:pPr>
                          <w:r>
                            <w:rPr>
                              <w:color w:val="808080"/>
                            </w:rPr>
                            <w:t xml:space="preserve">DF </w:t>
                          </w:r>
                          <w:r>
                            <w:rPr>
                              <w:color w:val="808080"/>
                              <w:spacing w:val="-5"/>
                            </w:rPr>
                            <w:t>R11</w:t>
                          </w:r>
                        </w:p>
                      </w:txbxContent>
                    </wps:txbx>
                    <wps:bodyPr wrap="square" lIns="0" tIns="0" rIns="0" bIns="0" rtlCol="0">
                      <a:noAutofit/>
                    </wps:bodyPr>
                  </wps:wsp>
                </a:graphicData>
              </a:graphic>
            </wp:anchor>
          </w:drawing>
        </mc:Choice>
        <mc:Fallback>
          <w:pict>
            <v:shapetype w14:anchorId="4F60F938" id="_x0000_t202" coordsize="21600,21600" o:spt="202" path="m,l,21600r21600,l21600,xe">
              <v:stroke joinstyle="miter"/>
              <v:path gradientshapeok="t" o:connecttype="rect"/>
            </v:shapetype>
            <v:shape id="Text Box 1415815797" o:spid="_x0000_s1097" type="#_x0000_t202" style="position:absolute;margin-left:42.95pt;margin-top:34.8pt;width:36.5pt;height:13.2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" filled="f" stroked="f">
              <v:textbox inset="0,0,0,0">
                <w:txbxContent>
                  <w:p w14:paraId="3492FDA7" w14:textId="77777777" w:rsidR="003E6880" w:rsidRDefault="003E6880">
                    <w:pPr>
                      <w:pStyle w:val="BodyText"/>
                      <w:spacing w:before="13"/>
                      <w:ind w:left="20"/>
                    </w:pPr>
                    <w:r>
                      <w:rPr>
                        <w:color w:val="808080"/>
                      </w:rPr>
                      <w:t xml:space="preserve">DF </w:t>
                    </w:r>
                    <w:r>
                      <w:rPr>
                        <w:color w:val="808080"/>
                        <w:spacing w:val="-5"/>
                      </w:rPr>
                      <w:t>R11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7CDDD2" w14:textId="77777777" w:rsidR="00766FE0" w:rsidRDefault="00C31458">
    <w:pPr>
      <w:pStyle w:val="BodyText"/>
      <w:spacing w:line="14" w:lineRule="auto"/>
    </w:pPr>
    <w:r>
      <w:rPr>
        <w:noProof/>
      </w:rPr>
      <mc:AlternateContent>
        <mc:Choice Requires="wps">
          <w:drawing>
            <wp:anchor distT="0" distB="0" distL="0" distR="0" simplePos="0" relativeHeight="251658240" behindDoc="1" locked="0" layoutInCell="1" allowOverlap="1" wp14:anchorId="437CDDD4" wp14:editId="437CDDD5">
              <wp:simplePos x="0" y="0"/>
              <wp:positionH relativeFrom="page">
                <wp:posOffset>545465</wp:posOffset>
              </wp:positionH>
              <wp:positionV relativeFrom="page">
                <wp:posOffset>441671</wp:posOffset>
              </wp:positionV>
              <wp:extent cx="463550" cy="16764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550" cy="167640"/>
                      </a:xfrm>
                      <a:prstGeom prst="rect">
                        <a:avLst/>
                      </a:prstGeom>
                    </wps:spPr>
                    <wps:txbx>
                      <w:txbxContent>
                        <w:p w14:paraId="437CDE29" w14:textId="77777777" w:rsidR="00766FE0" w:rsidRDefault="00C31458">
                          <w:pPr>
                            <w:pStyle w:val="BodyText"/>
                            <w:spacing w:before="13"/>
                            <w:ind w:left="20"/>
                          </w:pPr>
                          <w:r>
                            <w:rPr>
                              <w:color w:val="808080"/>
                            </w:rPr>
                            <w:t xml:space="preserve">DF </w:t>
                          </w:r>
                          <w:r>
                            <w:rPr>
                              <w:color w:val="808080"/>
                              <w:spacing w:val="-5"/>
                            </w:rPr>
                            <w:t>R11</w:t>
                          </w:r>
                        </w:p>
                      </w:txbxContent>
                    </wps:txbx>
                    <wps:bodyPr wrap="square" lIns="0" tIns="0" rIns="0" bIns="0" rtlCol="0">
                      <a:noAutofit/>
                    </wps:bodyPr>
                  </wps:wsp>
                </a:graphicData>
              </a:graphic>
            </wp:anchor>
          </w:drawing>
        </mc:Choice>
        <mc:Fallback>
          <w:pict>
            <v:shapetype w14:anchorId="437CDDD4" id="_x0000_t202" coordsize="21600,21600" o:spt="202" path="m,l,21600r21600,l21600,xe">
              <v:stroke joinstyle="miter"/>
              <v:path gradientshapeok="t" o:connecttype="rect"/>
            </v:shapetype>
            <v:shape id="Text Box 1" o:spid="_x0000_s1101" type="#_x0000_t202" style="position:absolute;margin-left:42.95pt;margin-top:34.8pt;width:36.5pt;height:13.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" filled="f" stroked="f">
              <v:textbox inset="0,0,0,0">
                <w:txbxContent>
                  <w:p w14:paraId="437CDE29" w14:textId="77777777" w:rsidR="00766FE0" w:rsidRDefault="00C31458">
                    <w:pPr>
                      <w:pStyle w:val="BodyText"/>
                      <w:spacing w:before="13"/>
                      <w:ind w:left="20"/>
                    </w:pPr>
                    <w:r>
                      <w:rPr>
                        <w:color w:val="808080"/>
                      </w:rPr>
                      <w:t xml:space="preserve">DF </w:t>
                    </w:r>
                    <w:r>
                      <w:rPr>
                        <w:color w:val="808080"/>
                        <w:spacing w:val="-5"/>
                      </w:rPr>
                      <w:t>R11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80ABE"/>
    <w:multiLevelType w:val="hybridMultilevel"/>
    <w:tmpl w:val="9EA23526"/>
    <w:lvl w:ilvl="0" w:tplc="4384A822">
      <w:start w:val="1"/>
      <w:numFmt w:val="bullet"/>
      <w:lvlText w:val="•"/>
      <w:lvlJc w:val="left"/>
      <w:pPr>
        <w:tabs>
          <w:tab w:val="num" w:pos="720"/>
        </w:tabs>
        <w:ind w:left="720" w:hanging="360"/>
      </w:pPr>
      <w:rPr>
        <w:rFonts w:ascii="Arial" w:hAnsi="Arial" w:hint="default"/>
      </w:rPr>
    </w:lvl>
    <w:lvl w:ilvl="1" w:tplc="B6A43B4A" w:tentative="1">
      <w:start w:val="1"/>
      <w:numFmt w:val="bullet"/>
      <w:lvlText w:val="•"/>
      <w:lvlJc w:val="left"/>
      <w:pPr>
        <w:tabs>
          <w:tab w:val="num" w:pos="1440"/>
        </w:tabs>
        <w:ind w:left="1440" w:hanging="360"/>
      </w:pPr>
      <w:rPr>
        <w:rFonts w:ascii="Arial" w:hAnsi="Arial" w:hint="default"/>
      </w:rPr>
    </w:lvl>
    <w:lvl w:ilvl="2" w:tplc="D1484602" w:tentative="1">
      <w:start w:val="1"/>
      <w:numFmt w:val="bullet"/>
      <w:lvlText w:val="•"/>
      <w:lvlJc w:val="left"/>
      <w:pPr>
        <w:tabs>
          <w:tab w:val="num" w:pos="2160"/>
        </w:tabs>
        <w:ind w:left="2160" w:hanging="360"/>
      </w:pPr>
      <w:rPr>
        <w:rFonts w:ascii="Arial" w:hAnsi="Arial" w:hint="default"/>
      </w:rPr>
    </w:lvl>
    <w:lvl w:ilvl="3" w:tplc="08167634" w:tentative="1">
      <w:start w:val="1"/>
      <w:numFmt w:val="bullet"/>
      <w:lvlText w:val="•"/>
      <w:lvlJc w:val="left"/>
      <w:pPr>
        <w:tabs>
          <w:tab w:val="num" w:pos="2880"/>
        </w:tabs>
        <w:ind w:left="2880" w:hanging="360"/>
      </w:pPr>
      <w:rPr>
        <w:rFonts w:ascii="Arial" w:hAnsi="Arial" w:hint="default"/>
      </w:rPr>
    </w:lvl>
    <w:lvl w:ilvl="4" w:tplc="095EB6FA" w:tentative="1">
      <w:start w:val="1"/>
      <w:numFmt w:val="bullet"/>
      <w:lvlText w:val="•"/>
      <w:lvlJc w:val="left"/>
      <w:pPr>
        <w:tabs>
          <w:tab w:val="num" w:pos="3600"/>
        </w:tabs>
        <w:ind w:left="3600" w:hanging="360"/>
      </w:pPr>
      <w:rPr>
        <w:rFonts w:ascii="Arial" w:hAnsi="Arial" w:hint="default"/>
      </w:rPr>
    </w:lvl>
    <w:lvl w:ilvl="5" w:tplc="282C80F2" w:tentative="1">
      <w:start w:val="1"/>
      <w:numFmt w:val="bullet"/>
      <w:lvlText w:val="•"/>
      <w:lvlJc w:val="left"/>
      <w:pPr>
        <w:tabs>
          <w:tab w:val="num" w:pos="4320"/>
        </w:tabs>
        <w:ind w:left="4320" w:hanging="360"/>
      </w:pPr>
      <w:rPr>
        <w:rFonts w:ascii="Arial" w:hAnsi="Arial" w:hint="default"/>
      </w:rPr>
    </w:lvl>
    <w:lvl w:ilvl="6" w:tplc="53AAF65E" w:tentative="1">
      <w:start w:val="1"/>
      <w:numFmt w:val="bullet"/>
      <w:lvlText w:val="•"/>
      <w:lvlJc w:val="left"/>
      <w:pPr>
        <w:tabs>
          <w:tab w:val="num" w:pos="5040"/>
        </w:tabs>
        <w:ind w:left="5040" w:hanging="360"/>
      </w:pPr>
      <w:rPr>
        <w:rFonts w:ascii="Arial" w:hAnsi="Arial" w:hint="default"/>
      </w:rPr>
    </w:lvl>
    <w:lvl w:ilvl="7" w:tplc="38C42DF4" w:tentative="1">
      <w:start w:val="1"/>
      <w:numFmt w:val="bullet"/>
      <w:lvlText w:val="•"/>
      <w:lvlJc w:val="left"/>
      <w:pPr>
        <w:tabs>
          <w:tab w:val="num" w:pos="5760"/>
        </w:tabs>
        <w:ind w:left="5760" w:hanging="360"/>
      </w:pPr>
      <w:rPr>
        <w:rFonts w:ascii="Arial" w:hAnsi="Arial" w:hint="default"/>
      </w:rPr>
    </w:lvl>
    <w:lvl w:ilvl="8" w:tplc="7076EFE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6646AB5"/>
    <w:multiLevelType w:val="hybridMultilevel"/>
    <w:tmpl w:val="C6765160"/>
    <w:lvl w:ilvl="0" w:tplc="08090001">
      <w:start w:val="1"/>
      <w:numFmt w:val="bullet"/>
      <w:lvlText w:val=""/>
      <w:lvlJc w:val="left"/>
      <w:pPr>
        <w:ind w:left="757" w:hanging="360"/>
      </w:pPr>
      <w:rPr>
        <w:rFonts w:ascii="Symbol" w:hAnsi="Symbol" w:hint="default"/>
      </w:rPr>
    </w:lvl>
    <w:lvl w:ilvl="1" w:tplc="08090003" w:tentative="1">
      <w:start w:val="1"/>
      <w:numFmt w:val="bullet"/>
      <w:lvlText w:val="o"/>
      <w:lvlJc w:val="left"/>
      <w:pPr>
        <w:ind w:left="1477" w:hanging="360"/>
      </w:pPr>
      <w:rPr>
        <w:rFonts w:ascii="Courier New" w:hAnsi="Courier New" w:cs="Courier New" w:hint="default"/>
      </w:rPr>
    </w:lvl>
    <w:lvl w:ilvl="2" w:tplc="08090005" w:tentative="1">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cs="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cs="Courier New" w:hint="default"/>
      </w:rPr>
    </w:lvl>
    <w:lvl w:ilvl="8" w:tplc="08090005" w:tentative="1">
      <w:start w:val="1"/>
      <w:numFmt w:val="bullet"/>
      <w:lvlText w:val=""/>
      <w:lvlJc w:val="left"/>
      <w:pPr>
        <w:ind w:left="6517" w:hanging="360"/>
      </w:pPr>
      <w:rPr>
        <w:rFonts w:ascii="Wingdings" w:hAnsi="Wingdings" w:hint="default"/>
      </w:rPr>
    </w:lvl>
  </w:abstractNum>
  <w:abstractNum w:abstractNumId="2" w15:restartNumberingAfterBreak="0">
    <w:nsid w:val="0E96445F"/>
    <w:multiLevelType w:val="hybridMultilevel"/>
    <w:tmpl w:val="8A9C0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200F50"/>
    <w:multiLevelType w:val="hybridMultilevel"/>
    <w:tmpl w:val="2D103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AF20FF"/>
    <w:multiLevelType w:val="hybridMultilevel"/>
    <w:tmpl w:val="9E8E20E6"/>
    <w:lvl w:ilvl="0" w:tplc="A03820A6">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6A56F7D"/>
    <w:multiLevelType w:val="hybridMultilevel"/>
    <w:tmpl w:val="C9CE611A"/>
    <w:lvl w:ilvl="0" w:tplc="9544CD46">
      <w:start w:val="1"/>
      <w:numFmt w:val="upperLetter"/>
      <w:lvlText w:val="%1)"/>
      <w:lvlJc w:val="left"/>
      <w:pPr>
        <w:ind w:left="1020" w:hanging="360"/>
      </w:pPr>
    </w:lvl>
    <w:lvl w:ilvl="1" w:tplc="7870D85E">
      <w:start w:val="1"/>
      <w:numFmt w:val="upperLetter"/>
      <w:lvlText w:val="%2)"/>
      <w:lvlJc w:val="left"/>
      <w:pPr>
        <w:ind w:left="1020" w:hanging="360"/>
      </w:pPr>
    </w:lvl>
    <w:lvl w:ilvl="2" w:tplc="36B87CAA">
      <w:start w:val="1"/>
      <w:numFmt w:val="upperLetter"/>
      <w:lvlText w:val="%3)"/>
      <w:lvlJc w:val="left"/>
      <w:pPr>
        <w:ind w:left="1020" w:hanging="360"/>
      </w:pPr>
    </w:lvl>
    <w:lvl w:ilvl="3" w:tplc="F2C6213A">
      <w:start w:val="1"/>
      <w:numFmt w:val="upperLetter"/>
      <w:lvlText w:val="%4)"/>
      <w:lvlJc w:val="left"/>
      <w:pPr>
        <w:ind w:left="1020" w:hanging="360"/>
      </w:pPr>
    </w:lvl>
    <w:lvl w:ilvl="4" w:tplc="FB32726E">
      <w:start w:val="1"/>
      <w:numFmt w:val="upperLetter"/>
      <w:lvlText w:val="%5)"/>
      <w:lvlJc w:val="left"/>
      <w:pPr>
        <w:ind w:left="1020" w:hanging="360"/>
      </w:pPr>
    </w:lvl>
    <w:lvl w:ilvl="5" w:tplc="7310960C">
      <w:start w:val="1"/>
      <w:numFmt w:val="upperLetter"/>
      <w:lvlText w:val="%6)"/>
      <w:lvlJc w:val="left"/>
      <w:pPr>
        <w:ind w:left="1020" w:hanging="360"/>
      </w:pPr>
    </w:lvl>
    <w:lvl w:ilvl="6" w:tplc="BC326084">
      <w:start w:val="1"/>
      <w:numFmt w:val="upperLetter"/>
      <w:lvlText w:val="%7)"/>
      <w:lvlJc w:val="left"/>
      <w:pPr>
        <w:ind w:left="1020" w:hanging="360"/>
      </w:pPr>
    </w:lvl>
    <w:lvl w:ilvl="7" w:tplc="3CFCF2E8">
      <w:start w:val="1"/>
      <w:numFmt w:val="upperLetter"/>
      <w:lvlText w:val="%8)"/>
      <w:lvlJc w:val="left"/>
      <w:pPr>
        <w:ind w:left="1020" w:hanging="360"/>
      </w:pPr>
    </w:lvl>
    <w:lvl w:ilvl="8" w:tplc="596CDA1A">
      <w:start w:val="1"/>
      <w:numFmt w:val="upperLetter"/>
      <w:lvlText w:val="%9)"/>
      <w:lvlJc w:val="left"/>
      <w:pPr>
        <w:ind w:left="1020" w:hanging="360"/>
      </w:pPr>
    </w:lvl>
  </w:abstractNum>
  <w:abstractNum w:abstractNumId="6" w15:restartNumberingAfterBreak="0">
    <w:nsid w:val="190B5E17"/>
    <w:multiLevelType w:val="hybridMultilevel"/>
    <w:tmpl w:val="BAD4DBA0"/>
    <w:lvl w:ilvl="0" w:tplc="44F2771C">
      <w:start w:val="1"/>
      <w:numFmt w:val="decimal"/>
      <w:lvlText w:val="%1."/>
      <w:lvlJc w:val="left"/>
      <w:pPr>
        <w:ind w:left="579" w:hanging="360"/>
      </w:pPr>
      <w:rPr>
        <w:rFonts w:ascii="Arial" w:eastAsia="Arial" w:hAnsi="Arial" w:cs="Arial" w:hint="default"/>
        <w:b w:val="0"/>
        <w:bCs w:val="0"/>
        <w:i w:val="0"/>
        <w:iCs w:val="0"/>
        <w:spacing w:val="0"/>
        <w:w w:val="100"/>
        <w:sz w:val="20"/>
        <w:szCs w:val="20"/>
        <w:lang w:val="en-US" w:eastAsia="en-US" w:bidi="ar-SA"/>
      </w:rPr>
    </w:lvl>
    <w:lvl w:ilvl="1" w:tplc="E32CA5FC">
      <w:numFmt w:val="bullet"/>
      <w:lvlText w:val="•"/>
      <w:lvlJc w:val="left"/>
      <w:pPr>
        <w:ind w:left="1584" w:hanging="360"/>
      </w:pPr>
      <w:rPr>
        <w:rFonts w:hint="default"/>
        <w:lang w:val="en-US" w:eastAsia="en-US" w:bidi="ar-SA"/>
      </w:rPr>
    </w:lvl>
    <w:lvl w:ilvl="2" w:tplc="68A4B8B8">
      <w:numFmt w:val="bullet"/>
      <w:lvlText w:val="•"/>
      <w:lvlJc w:val="left"/>
      <w:pPr>
        <w:ind w:left="2589" w:hanging="360"/>
      </w:pPr>
      <w:rPr>
        <w:rFonts w:hint="default"/>
        <w:lang w:val="en-US" w:eastAsia="en-US" w:bidi="ar-SA"/>
      </w:rPr>
    </w:lvl>
    <w:lvl w:ilvl="3" w:tplc="0922D44E">
      <w:numFmt w:val="bullet"/>
      <w:lvlText w:val="•"/>
      <w:lvlJc w:val="left"/>
      <w:pPr>
        <w:ind w:left="3593" w:hanging="360"/>
      </w:pPr>
      <w:rPr>
        <w:rFonts w:hint="default"/>
        <w:lang w:val="en-US" w:eastAsia="en-US" w:bidi="ar-SA"/>
      </w:rPr>
    </w:lvl>
    <w:lvl w:ilvl="4" w:tplc="7304F0F2">
      <w:numFmt w:val="bullet"/>
      <w:lvlText w:val="•"/>
      <w:lvlJc w:val="left"/>
      <w:pPr>
        <w:ind w:left="4598" w:hanging="360"/>
      </w:pPr>
      <w:rPr>
        <w:rFonts w:hint="default"/>
        <w:lang w:val="en-US" w:eastAsia="en-US" w:bidi="ar-SA"/>
      </w:rPr>
    </w:lvl>
    <w:lvl w:ilvl="5" w:tplc="F524EB58">
      <w:numFmt w:val="bullet"/>
      <w:lvlText w:val="•"/>
      <w:lvlJc w:val="left"/>
      <w:pPr>
        <w:ind w:left="5603" w:hanging="360"/>
      </w:pPr>
      <w:rPr>
        <w:rFonts w:hint="default"/>
        <w:lang w:val="en-US" w:eastAsia="en-US" w:bidi="ar-SA"/>
      </w:rPr>
    </w:lvl>
    <w:lvl w:ilvl="6" w:tplc="4484EA7C">
      <w:numFmt w:val="bullet"/>
      <w:lvlText w:val="•"/>
      <w:lvlJc w:val="left"/>
      <w:pPr>
        <w:ind w:left="6607" w:hanging="360"/>
      </w:pPr>
      <w:rPr>
        <w:rFonts w:hint="default"/>
        <w:lang w:val="en-US" w:eastAsia="en-US" w:bidi="ar-SA"/>
      </w:rPr>
    </w:lvl>
    <w:lvl w:ilvl="7" w:tplc="27D682D8">
      <w:numFmt w:val="bullet"/>
      <w:lvlText w:val="•"/>
      <w:lvlJc w:val="left"/>
      <w:pPr>
        <w:ind w:left="7612" w:hanging="360"/>
      </w:pPr>
      <w:rPr>
        <w:rFonts w:hint="default"/>
        <w:lang w:val="en-US" w:eastAsia="en-US" w:bidi="ar-SA"/>
      </w:rPr>
    </w:lvl>
    <w:lvl w:ilvl="8" w:tplc="1D303DB4">
      <w:numFmt w:val="bullet"/>
      <w:lvlText w:val="•"/>
      <w:lvlJc w:val="left"/>
      <w:pPr>
        <w:ind w:left="8616" w:hanging="360"/>
      </w:pPr>
      <w:rPr>
        <w:rFonts w:hint="default"/>
        <w:lang w:val="en-US" w:eastAsia="en-US" w:bidi="ar-SA"/>
      </w:rPr>
    </w:lvl>
  </w:abstractNum>
  <w:abstractNum w:abstractNumId="7" w15:restartNumberingAfterBreak="0">
    <w:nsid w:val="1BDC0320"/>
    <w:multiLevelType w:val="hybridMultilevel"/>
    <w:tmpl w:val="245AE1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E1F41D9"/>
    <w:multiLevelType w:val="hybridMultilevel"/>
    <w:tmpl w:val="CB5C26F6"/>
    <w:lvl w:ilvl="0" w:tplc="F238D196">
      <w:start w:val="1"/>
      <w:numFmt w:val="upperLetter"/>
      <w:lvlText w:val="%1)"/>
      <w:lvlJc w:val="left"/>
      <w:pPr>
        <w:ind w:left="1020" w:hanging="360"/>
      </w:pPr>
    </w:lvl>
    <w:lvl w:ilvl="1" w:tplc="04AA45C6">
      <w:start w:val="1"/>
      <w:numFmt w:val="upperLetter"/>
      <w:lvlText w:val="%2)"/>
      <w:lvlJc w:val="left"/>
      <w:pPr>
        <w:ind w:left="1020" w:hanging="360"/>
      </w:pPr>
    </w:lvl>
    <w:lvl w:ilvl="2" w:tplc="099043FC">
      <w:start w:val="1"/>
      <w:numFmt w:val="upperLetter"/>
      <w:lvlText w:val="%3)"/>
      <w:lvlJc w:val="left"/>
      <w:pPr>
        <w:ind w:left="1020" w:hanging="360"/>
      </w:pPr>
    </w:lvl>
    <w:lvl w:ilvl="3" w:tplc="9D542F04">
      <w:start w:val="1"/>
      <w:numFmt w:val="upperLetter"/>
      <w:lvlText w:val="%4)"/>
      <w:lvlJc w:val="left"/>
      <w:pPr>
        <w:ind w:left="1020" w:hanging="360"/>
      </w:pPr>
    </w:lvl>
    <w:lvl w:ilvl="4" w:tplc="359E457A">
      <w:start w:val="1"/>
      <w:numFmt w:val="upperLetter"/>
      <w:lvlText w:val="%5)"/>
      <w:lvlJc w:val="left"/>
      <w:pPr>
        <w:ind w:left="1020" w:hanging="360"/>
      </w:pPr>
    </w:lvl>
    <w:lvl w:ilvl="5" w:tplc="D95AFCAA">
      <w:start w:val="1"/>
      <w:numFmt w:val="upperLetter"/>
      <w:lvlText w:val="%6)"/>
      <w:lvlJc w:val="left"/>
      <w:pPr>
        <w:ind w:left="1020" w:hanging="360"/>
      </w:pPr>
    </w:lvl>
    <w:lvl w:ilvl="6" w:tplc="B016EBA6">
      <w:start w:val="1"/>
      <w:numFmt w:val="upperLetter"/>
      <w:lvlText w:val="%7)"/>
      <w:lvlJc w:val="left"/>
      <w:pPr>
        <w:ind w:left="1020" w:hanging="360"/>
      </w:pPr>
    </w:lvl>
    <w:lvl w:ilvl="7" w:tplc="E8324A78">
      <w:start w:val="1"/>
      <w:numFmt w:val="upperLetter"/>
      <w:lvlText w:val="%8)"/>
      <w:lvlJc w:val="left"/>
      <w:pPr>
        <w:ind w:left="1020" w:hanging="360"/>
      </w:pPr>
    </w:lvl>
    <w:lvl w:ilvl="8" w:tplc="6E2C066C">
      <w:start w:val="1"/>
      <w:numFmt w:val="upperLetter"/>
      <w:lvlText w:val="%9)"/>
      <w:lvlJc w:val="left"/>
      <w:pPr>
        <w:ind w:left="1020" w:hanging="360"/>
      </w:pPr>
    </w:lvl>
  </w:abstractNum>
  <w:abstractNum w:abstractNumId="9" w15:restartNumberingAfterBreak="0">
    <w:nsid w:val="1E3646C9"/>
    <w:multiLevelType w:val="hybridMultilevel"/>
    <w:tmpl w:val="58A655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1F2331D4"/>
    <w:multiLevelType w:val="hybridMultilevel"/>
    <w:tmpl w:val="7A4C34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FF2243"/>
    <w:multiLevelType w:val="hybridMultilevel"/>
    <w:tmpl w:val="2C065B1C"/>
    <w:lvl w:ilvl="0" w:tplc="A6E29BF4">
      <w:numFmt w:val="bullet"/>
      <w:lvlText w:val=""/>
      <w:lvlJc w:val="left"/>
      <w:pPr>
        <w:ind w:left="780" w:hanging="360"/>
      </w:pPr>
      <w:rPr>
        <w:rFonts w:ascii="Symbol" w:eastAsia="Symbol" w:hAnsi="Symbol" w:cs="Symbol" w:hint="default"/>
        <w:b w:val="0"/>
        <w:bCs w:val="0"/>
        <w:i w:val="0"/>
        <w:iCs w:val="0"/>
        <w:spacing w:val="0"/>
        <w:w w:val="100"/>
        <w:sz w:val="20"/>
        <w:szCs w:val="20"/>
        <w:lang w:val="en-US" w:eastAsia="en-US" w:bidi="ar-SA"/>
      </w:rPr>
    </w:lvl>
    <w:lvl w:ilvl="1" w:tplc="90582332">
      <w:numFmt w:val="bullet"/>
      <w:lvlText w:val="•"/>
      <w:lvlJc w:val="left"/>
      <w:pPr>
        <w:ind w:left="1728" w:hanging="360"/>
      </w:pPr>
      <w:rPr>
        <w:rFonts w:hint="default"/>
        <w:lang w:val="en-US" w:eastAsia="en-US" w:bidi="ar-SA"/>
      </w:rPr>
    </w:lvl>
    <w:lvl w:ilvl="2" w:tplc="87264BBE">
      <w:numFmt w:val="bullet"/>
      <w:lvlText w:val="•"/>
      <w:lvlJc w:val="left"/>
      <w:pPr>
        <w:ind w:left="2677" w:hanging="360"/>
      </w:pPr>
      <w:rPr>
        <w:rFonts w:hint="default"/>
        <w:lang w:val="en-US" w:eastAsia="en-US" w:bidi="ar-SA"/>
      </w:rPr>
    </w:lvl>
    <w:lvl w:ilvl="3" w:tplc="175475BA">
      <w:numFmt w:val="bullet"/>
      <w:lvlText w:val="•"/>
      <w:lvlJc w:val="left"/>
      <w:pPr>
        <w:ind w:left="3626" w:hanging="360"/>
      </w:pPr>
      <w:rPr>
        <w:rFonts w:hint="default"/>
        <w:lang w:val="en-US" w:eastAsia="en-US" w:bidi="ar-SA"/>
      </w:rPr>
    </w:lvl>
    <w:lvl w:ilvl="4" w:tplc="CCDCAB44">
      <w:numFmt w:val="bullet"/>
      <w:lvlText w:val="•"/>
      <w:lvlJc w:val="left"/>
      <w:pPr>
        <w:ind w:left="4575" w:hanging="360"/>
      </w:pPr>
      <w:rPr>
        <w:rFonts w:hint="default"/>
        <w:lang w:val="en-US" w:eastAsia="en-US" w:bidi="ar-SA"/>
      </w:rPr>
    </w:lvl>
    <w:lvl w:ilvl="5" w:tplc="F2DEF06A">
      <w:numFmt w:val="bullet"/>
      <w:lvlText w:val="•"/>
      <w:lvlJc w:val="left"/>
      <w:pPr>
        <w:ind w:left="5524" w:hanging="360"/>
      </w:pPr>
      <w:rPr>
        <w:rFonts w:hint="default"/>
        <w:lang w:val="en-US" w:eastAsia="en-US" w:bidi="ar-SA"/>
      </w:rPr>
    </w:lvl>
    <w:lvl w:ilvl="6" w:tplc="D4B60402">
      <w:numFmt w:val="bullet"/>
      <w:lvlText w:val="•"/>
      <w:lvlJc w:val="left"/>
      <w:pPr>
        <w:ind w:left="6473" w:hanging="360"/>
      </w:pPr>
      <w:rPr>
        <w:rFonts w:hint="default"/>
        <w:lang w:val="en-US" w:eastAsia="en-US" w:bidi="ar-SA"/>
      </w:rPr>
    </w:lvl>
    <w:lvl w:ilvl="7" w:tplc="138E96AC">
      <w:numFmt w:val="bullet"/>
      <w:lvlText w:val="•"/>
      <w:lvlJc w:val="left"/>
      <w:pPr>
        <w:ind w:left="7422" w:hanging="360"/>
      </w:pPr>
      <w:rPr>
        <w:rFonts w:hint="default"/>
        <w:lang w:val="en-US" w:eastAsia="en-US" w:bidi="ar-SA"/>
      </w:rPr>
    </w:lvl>
    <w:lvl w:ilvl="8" w:tplc="D12AC1BE">
      <w:numFmt w:val="bullet"/>
      <w:lvlText w:val="•"/>
      <w:lvlJc w:val="left"/>
      <w:pPr>
        <w:ind w:left="8371" w:hanging="360"/>
      </w:pPr>
      <w:rPr>
        <w:rFonts w:hint="default"/>
        <w:lang w:val="en-US" w:eastAsia="en-US" w:bidi="ar-SA"/>
      </w:rPr>
    </w:lvl>
  </w:abstractNum>
  <w:abstractNum w:abstractNumId="12" w15:restartNumberingAfterBreak="0">
    <w:nsid w:val="293E5A1F"/>
    <w:multiLevelType w:val="hybridMultilevel"/>
    <w:tmpl w:val="44CA4B58"/>
    <w:lvl w:ilvl="0" w:tplc="01E05E14">
      <w:start w:val="1"/>
      <w:numFmt w:val="bullet"/>
      <w:lvlText w:val="•"/>
      <w:lvlJc w:val="left"/>
      <w:pPr>
        <w:tabs>
          <w:tab w:val="num" w:pos="720"/>
        </w:tabs>
        <w:ind w:left="720" w:hanging="360"/>
      </w:pPr>
      <w:rPr>
        <w:rFonts w:ascii="Arial" w:hAnsi="Arial" w:hint="default"/>
      </w:rPr>
    </w:lvl>
    <w:lvl w:ilvl="1" w:tplc="7F52E920" w:tentative="1">
      <w:start w:val="1"/>
      <w:numFmt w:val="bullet"/>
      <w:lvlText w:val="•"/>
      <w:lvlJc w:val="left"/>
      <w:pPr>
        <w:tabs>
          <w:tab w:val="num" w:pos="1440"/>
        </w:tabs>
        <w:ind w:left="1440" w:hanging="360"/>
      </w:pPr>
      <w:rPr>
        <w:rFonts w:ascii="Arial" w:hAnsi="Arial" w:hint="default"/>
      </w:rPr>
    </w:lvl>
    <w:lvl w:ilvl="2" w:tplc="F712F3CC" w:tentative="1">
      <w:start w:val="1"/>
      <w:numFmt w:val="bullet"/>
      <w:lvlText w:val="•"/>
      <w:lvlJc w:val="left"/>
      <w:pPr>
        <w:tabs>
          <w:tab w:val="num" w:pos="2160"/>
        </w:tabs>
        <w:ind w:left="2160" w:hanging="360"/>
      </w:pPr>
      <w:rPr>
        <w:rFonts w:ascii="Arial" w:hAnsi="Arial" w:hint="default"/>
      </w:rPr>
    </w:lvl>
    <w:lvl w:ilvl="3" w:tplc="5FACACEE" w:tentative="1">
      <w:start w:val="1"/>
      <w:numFmt w:val="bullet"/>
      <w:lvlText w:val="•"/>
      <w:lvlJc w:val="left"/>
      <w:pPr>
        <w:tabs>
          <w:tab w:val="num" w:pos="2880"/>
        </w:tabs>
        <w:ind w:left="2880" w:hanging="360"/>
      </w:pPr>
      <w:rPr>
        <w:rFonts w:ascii="Arial" w:hAnsi="Arial" w:hint="default"/>
      </w:rPr>
    </w:lvl>
    <w:lvl w:ilvl="4" w:tplc="D4CA0450" w:tentative="1">
      <w:start w:val="1"/>
      <w:numFmt w:val="bullet"/>
      <w:lvlText w:val="•"/>
      <w:lvlJc w:val="left"/>
      <w:pPr>
        <w:tabs>
          <w:tab w:val="num" w:pos="3600"/>
        </w:tabs>
        <w:ind w:left="3600" w:hanging="360"/>
      </w:pPr>
      <w:rPr>
        <w:rFonts w:ascii="Arial" w:hAnsi="Arial" w:hint="default"/>
      </w:rPr>
    </w:lvl>
    <w:lvl w:ilvl="5" w:tplc="C674C294" w:tentative="1">
      <w:start w:val="1"/>
      <w:numFmt w:val="bullet"/>
      <w:lvlText w:val="•"/>
      <w:lvlJc w:val="left"/>
      <w:pPr>
        <w:tabs>
          <w:tab w:val="num" w:pos="4320"/>
        </w:tabs>
        <w:ind w:left="4320" w:hanging="360"/>
      </w:pPr>
      <w:rPr>
        <w:rFonts w:ascii="Arial" w:hAnsi="Arial" w:hint="default"/>
      </w:rPr>
    </w:lvl>
    <w:lvl w:ilvl="6" w:tplc="526A4022" w:tentative="1">
      <w:start w:val="1"/>
      <w:numFmt w:val="bullet"/>
      <w:lvlText w:val="•"/>
      <w:lvlJc w:val="left"/>
      <w:pPr>
        <w:tabs>
          <w:tab w:val="num" w:pos="5040"/>
        </w:tabs>
        <w:ind w:left="5040" w:hanging="360"/>
      </w:pPr>
      <w:rPr>
        <w:rFonts w:ascii="Arial" w:hAnsi="Arial" w:hint="default"/>
      </w:rPr>
    </w:lvl>
    <w:lvl w:ilvl="7" w:tplc="AA225B44" w:tentative="1">
      <w:start w:val="1"/>
      <w:numFmt w:val="bullet"/>
      <w:lvlText w:val="•"/>
      <w:lvlJc w:val="left"/>
      <w:pPr>
        <w:tabs>
          <w:tab w:val="num" w:pos="5760"/>
        </w:tabs>
        <w:ind w:left="5760" w:hanging="360"/>
      </w:pPr>
      <w:rPr>
        <w:rFonts w:ascii="Arial" w:hAnsi="Arial" w:hint="default"/>
      </w:rPr>
    </w:lvl>
    <w:lvl w:ilvl="8" w:tplc="ADB0B03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C6B489C"/>
    <w:multiLevelType w:val="hybridMultilevel"/>
    <w:tmpl w:val="61D0CB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CF2066F"/>
    <w:multiLevelType w:val="hybridMultilevel"/>
    <w:tmpl w:val="04048DDC"/>
    <w:lvl w:ilvl="0" w:tplc="D260435C">
      <w:start w:val="1"/>
      <w:numFmt w:val="decimal"/>
      <w:lvlText w:val="%1)"/>
      <w:lvlJc w:val="left"/>
      <w:pPr>
        <w:ind w:left="1020" w:hanging="360"/>
      </w:pPr>
    </w:lvl>
    <w:lvl w:ilvl="1" w:tplc="B704A79A">
      <w:start w:val="1"/>
      <w:numFmt w:val="decimal"/>
      <w:lvlText w:val="%2)"/>
      <w:lvlJc w:val="left"/>
      <w:pPr>
        <w:ind w:left="1020" w:hanging="360"/>
      </w:pPr>
    </w:lvl>
    <w:lvl w:ilvl="2" w:tplc="550E7AE4">
      <w:start w:val="1"/>
      <w:numFmt w:val="decimal"/>
      <w:lvlText w:val="%3)"/>
      <w:lvlJc w:val="left"/>
      <w:pPr>
        <w:ind w:left="1020" w:hanging="360"/>
      </w:pPr>
    </w:lvl>
    <w:lvl w:ilvl="3" w:tplc="2050247A">
      <w:start w:val="1"/>
      <w:numFmt w:val="decimal"/>
      <w:lvlText w:val="%4)"/>
      <w:lvlJc w:val="left"/>
      <w:pPr>
        <w:ind w:left="1020" w:hanging="360"/>
      </w:pPr>
    </w:lvl>
    <w:lvl w:ilvl="4" w:tplc="E8965012">
      <w:start w:val="1"/>
      <w:numFmt w:val="decimal"/>
      <w:lvlText w:val="%5)"/>
      <w:lvlJc w:val="left"/>
      <w:pPr>
        <w:ind w:left="1020" w:hanging="360"/>
      </w:pPr>
    </w:lvl>
    <w:lvl w:ilvl="5" w:tplc="16C4AD6E">
      <w:start w:val="1"/>
      <w:numFmt w:val="decimal"/>
      <w:lvlText w:val="%6)"/>
      <w:lvlJc w:val="left"/>
      <w:pPr>
        <w:ind w:left="1020" w:hanging="360"/>
      </w:pPr>
    </w:lvl>
    <w:lvl w:ilvl="6" w:tplc="DE76E1EA">
      <w:start w:val="1"/>
      <w:numFmt w:val="decimal"/>
      <w:lvlText w:val="%7)"/>
      <w:lvlJc w:val="left"/>
      <w:pPr>
        <w:ind w:left="1020" w:hanging="360"/>
      </w:pPr>
    </w:lvl>
    <w:lvl w:ilvl="7" w:tplc="49B033A6">
      <w:start w:val="1"/>
      <w:numFmt w:val="decimal"/>
      <w:lvlText w:val="%8)"/>
      <w:lvlJc w:val="left"/>
      <w:pPr>
        <w:ind w:left="1020" w:hanging="360"/>
      </w:pPr>
    </w:lvl>
    <w:lvl w:ilvl="8" w:tplc="B7E20C66">
      <w:start w:val="1"/>
      <w:numFmt w:val="decimal"/>
      <w:lvlText w:val="%9)"/>
      <w:lvlJc w:val="left"/>
      <w:pPr>
        <w:ind w:left="1020" w:hanging="360"/>
      </w:pPr>
    </w:lvl>
  </w:abstractNum>
  <w:abstractNum w:abstractNumId="15" w15:restartNumberingAfterBreak="0">
    <w:nsid w:val="30C51F85"/>
    <w:multiLevelType w:val="hybridMultilevel"/>
    <w:tmpl w:val="D14833BA"/>
    <w:lvl w:ilvl="0" w:tplc="F4C6DE7E">
      <w:start w:val="1"/>
      <w:numFmt w:val="decimal"/>
      <w:lvlText w:val="%1."/>
      <w:lvlJc w:val="left"/>
      <w:pPr>
        <w:ind w:left="1020" w:hanging="360"/>
      </w:pPr>
    </w:lvl>
    <w:lvl w:ilvl="1" w:tplc="19D4514C">
      <w:start w:val="1"/>
      <w:numFmt w:val="decimal"/>
      <w:lvlText w:val="%2."/>
      <w:lvlJc w:val="left"/>
      <w:pPr>
        <w:ind w:left="1020" w:hanging="360"/>
      </w:pPr>
    </w:lvl>
    <w:lvl w:ilvl="2" w:tplc="27DA3D44">
      <w:start w:val="1"/>
      <w:numFmt w:val="decimal"/>
      <w:lvlText w:val="%3."/>
      <w:lvlJc w:val="left"/>
      <w:pPr>
        <w:ind w:left="1020" w:hanging="360"/>
      </w:pPr>
    </w:lvl>
    <w:lvl w:ilvl="3" w:tplc="ECF05AC2">
      <w:start w:val="1"/>
      <w:numFmt w:val="decimal"/>
      <w:lvlText w:val="%4."/>
      <w:lvlJc w:val="left"/>
      <w:pPr>
        <w:ind w:left="1020" w:hanging="360"/>
      </w:pPr>
    </w:lvl>
    <w:lvl w:ilvl="4" w:tplc="283CE0B8">
      <w:start w:val="1"/>
      <w:numFmt w:val="decimal"/>
      <w:lvlText w:val="%5."/>
      <w:lvlJc w:val="left"/>
      <w:pPr>
        <w:ind w:left="1020" w:hanging="360"/>
      </w:pPr>
    </w:lvl>
    <w:lvl w:ilvl="5" w:tplc="B46641E2">
      <w:start w:val="1"/>
      <w:numFmt w:val="decimal"/>
      <w:lvlText w:val="%6."/>
      <w:lvlJc w:val="left"/>
      <w:pPr>
        <w:ind w:left="1020" w:hanging="360"/>
      </w:pPr>
    </w:lvl>
    <w:lvl w:ilvl="6" w:tplc="FB4ADC1A">
      <w:start w:val="1"/>
      <w:numFmt w:val="decimal"/>
      <w:lvlText w:val="%7."/>
      <w:lvlJc w:val="left"/>
      <w:pPr>
        <w:ind w:left="1020" w:hanging="360"/>
      </w:pPr>
    </w:lvl>
    <w:lvl w:ilvl="7" w:tplc="77B4B10C">
      <w:start w:val="1"/>
      <w:numFmt w:val="decimal"/>
      <w:lvlText w:val="%8."/>
      <w:lvlJc w:val="left"/>
      <w:pPr>
        <w:ind w:left="1020" w:hanging="360"/>
      </w:pPr>
    </w:lvl>
    <w:lvl w:ilvl="8" w:tplc="9384CE02">
      <w:start w:val="1"/>
      <w:numFmt w:val="decimal"/>
      <w:lvlText w:val="%9."/>
      <w:lvlJc w:val="left"/>
      <w:pPr>
        <w:ind w:left="1020" w:hanging="360"/>
      </w:pPr>
    </w:lvl>
  </w:abstractNum>
  <w:abstractNum w:abstractNumId="16" w15:restartNumberingAfterBreak="0">
    <w:nsid w:val="31901819"/>
    <w:multiLevelType w:val="hybridMultilevel"/>
    <w:tmpl w:val="36EE91D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7377E5D"/>
    <w:multiLevelType w:val="hybridMultilevel"/>
    <w:tmpl w:val="934674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39791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D7E5A81"/>
    <w:multiLevelType w:val="hybridMultilevel"/>
    <w:tmpl w:val="B544A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A4250C"/>
    <w:multiLevelType w:val="hybridMultilevel"/>
    <w:tmpl w:val="AC2CAE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199506F"/>
    <w:multiLevelType w:val="hybridMultilevel"/>
    <w:tmpl w:val="F7AC3EC6"/>
    <w:lvl w:ilvl="0" w:tplc="F44A7690">
      <w:start w:val="1"/>
      <w:numFmt w:val="upperLetter"/>
      <w:lvlText w:val="%1)"/>
      <w:lvlJc w:val="left"/>
      <w:pPr>
        <w:ind w:left="1380" w:hanging="360"/>
      </w:pPr>
      <w:rPr>
        <w:rFonts w:hint="default"/>
      </w:rPr>
    </w:lvl>
    <w:lvl w:ilvl="1" w:tplc="08090019">
      <w:start w:val="1"/>
      <w:numFmt w:val="lowerLetter"/>
      <w:lvlText w:val="%2."/>
      <w:lvlJc w:val="left"/>
      <w:pPr>
        <w:ind w:left="2100" w:hanging="360"/>
      </w:pPr>
    </w:lvl>
    <w:lvl w:ilvl="2" w:tplc="0809001B" w:tentative="1">
      <w:start w:val="1"/>
      <w:numFmt w:val="lowerRoman"/>
      <w:lvlText w:val="%3."/>
      <w:lvlJc w:val="right"/>
      <w:pPr>
        <w:ind w:left="2820" w:hanging="180"/>
      </w:pPr>
    </w:lvl>
    <w:lvl w:ilvl="3" w:tplc="0809000F" w:tentative="1">
      <w:start w:val="1"/>
      <w:numFmt w:val="decimal"/>
      <w:lvlText w:val="%4."/>
      <w:lvlJc w:val="left"/>
      <w:pPr>
        <w:ind w:left="3540" w:hanging="360"/>
      </w:pPr>
    </w:lvl>
    <w:lvl w:ilvl="4" w:tplc="08090019" w:tentative="1">
      <w:start w:val="1"/>
      <w:numFmt w:val="lowerLetter"/>
      <w:lvlText w:val="%5."/>
      <w:lvlJc w:val="left"/>
      <w:pPr>
        <w:ind w:left="4260" w:hanging="360"/>
      </w:pPr>
    </w:lvl>
    <w:lvl w:ilvl="5" w:tplc="0809001B" w:tentative="1">
      <w:start w:val="1"/>
      <w:numFmt w:val="lowerRoman"/>
      <w:lvlText w:val="%6."/>
      <w:lvlJc w:val="right"/>
      <w:pPr>
        <w:ind w:left="4980" w:hanging="180"/>
      </w:pPr>
    </w:lvl>
    <w:lvl w:ilvl="6" w:tplc="0809000F" w:tentative="1">
      <w:start w:val="1"/>
      <w:numFmt w:val="decimal"/>
      <w:lvlText w:val="%7."/>
      <w:lvlJc w:val="left"/>
      <w:pPr>
        <w:ind w:left="5700" w:hanging="360"/>
      </w:pPr>
    </w:lvl>
    <w:lvl w:ilvl="7" w:tplc="08090019" w:tentative="1">
      <w:start w:val="1"/>
      <w:numFmt w:val="lowerLetter"/>
      <w:lvlText w:val="%8."/>
      <w:lvlJc w:val="left"/>
      <w:pPr>
        <w:ind w:left="6420" w:hanging="360"/>
      </w:pPr>
    </w:lvl>
    <w:lvl w:ilvl="8" w:tplc="0809001B" w:tentative="1">
      <w:start w:val="1"/>
      <w:numFmt w:val="lowerRoman"/>
      <w:lvlText w:val="%9."/>
      <w:lvlJc w:val="right"/>
      <w:pPr>
        <w:ind w:left="7140" w:hanging="180"/>
      </w:pPr>
    </w:lvl>
  </w:abstractNum>
  <w:abstractNum w:abstractNumId="22" w15:restartNumberingAfterBreak="0">
    <w:nsid w:val="43D91AAA"/>
    <w:multiLevelType w:val="hybridMultilevel"/>
    <w:tmpl w:val="55B0A6F0"/>
    <w:lvl w:ilvl="0" w:tplc="F64C5904">
      <w:start w:val="1"/>
      <w:numFmt w:val="decimal"/>
      <w:lvlText w:val="%1)"/>
      <w:lvlJc w:val="left"/>
      <w:pPr>
        <w:ind w:left="1020" w:hanging="360"/>
      </w:pPr>
    </w:lvl>
    <w:lvl w:ilvl="1" w:tplc="5E4AD626">
      <w:start w:val="1"/>
      <w:numFmt w:val="decimal"/>
      <w:lvlText w:val="%2)"/>
      <w:lvlJc w:val="left"/>
      <w:pPr>
        <w:ind w:left="1020" w:hanging="360"/>
      </w:pPr>
    </w:lvl>
    <w:lvl w:ilvl="2" w:tplc="F4AAACA8">
      <w:start w:val="1"/>
      <w:numFmt w:val="decimal"/>
      <w:lvlText w:val="%3)"/>
      <w:lvlJc w:val="left"/>
      <w:pPr>
        <w:ind w:left="1020" w:hanging="360"/>
      </w:pPr>
    </w:lvl>
    <w:lvl w:ilvl="3" w:tplc="47389428">
      <w:start w:val="1"/>
      <w:numFmt w:val="decimal"/>
      <w:lvlText w:val="%4)"/>
      <w:lvlJc w:val="left"/>
      <w:pPr>
        <w:ind w:left="1020" w:hanging="360"/>
      </w:pPr>
    </w:lvl>
    <w:lvl w:ilvl="4" w:tplc="28B06572">
      <w:start w:val="1"/>
      <w:numFmt w:val="decimal"/>
      <w:lvlText w:val="%5)"/>
      <w:lvlJc w:val="left"/>
      <w:pPr>
        <w:ind w:left="1020" w:hanging="360"/>
      </w:pPr>
    </w:lvl>
    <w:lvl w:ilvl="5" w:tplc="2F181B94">
      <w:start w:val="1"/>
      <w:numFmt w:val="decimal"/>
      <w:lvlText w:val="%6)"/>
      <w:lvlJc w:val="left"/>
      <w:pPr>
        <w:ind w:left="1020" w:hanging="360"/>
      </w:pPr>
    </w:lvl>
    <w:lvl w:ilvl="6" w:tplc="43BCE582">
      <w:start w:val="1"/>
      <w:numFmt w:val="decimal"/>
      <w:lvlText w:val="%7)"/>
      <w:lvlJc w:val="left"/>
      <w:pPr>
        <w:ind w:left="1020" w:hanging="360"/>
      </w:pPr>
    </w:lvl>
    <w:lvl w:ilvl="7" w:tplc="2AF4263E">
      <w:start w:val="1"/>
      <w:numFmt w:val="decimal"/>
      <w:lvlText w:val="%8)"/>
      <w:lvlJc w:val="left"/>
      <w:pPr>
        <w:ind w:left="1020" w:hanging="360"/>
      </w:pPr>
    </w:lvl>
    <w:lvl w:ilvl="8" w:tplc="7C6CCF40">
      <w:start w:val="1"/>
      <w:numFmt w:val="decimal"/>
      <w:lvlText w:val="%9)"/>
      <w:lvlJc w:val="left"/>
      <w:pPr>
        <w:ind w:left="1020" w:hanging="360"/>
      </w:pPr>
    </w:lvl>
  </w:abstractNum>
  <w:abstractNum w:abstractNumId="23" w15:restartNumberingAfterBreak="0">
    <w:nsid w:val="44441CC6"/>
    <w:multiLevelType w:val="hybridMultilevel"/>
    <w:tmpl w:val="087E0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83D1D10"/>
    <w:multiLevelType w:val="hybridMultilevel"/>
    <w:tmpl w:val="350200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92305A9"/>
    <w:multiLevelType w:val="hybridMultilevel"/>
    <w:tmpl w:val="B7DAD6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498D73CD"/>
    <w:multiLevelType w:val="hybridMultilevel"/>
    <w:tmpl w:val="8EE45DE8"/>
    <w:lvl w:ilvl="0" w:tplc="E7E02188">
      <w:start w:val="1"/>
      <w:numFmt w:val="decimal"/>
      <w:lvlText w:val="%1."/>
      <w:lvlJc w:val="left"/>
      <w:pPr>
        <w:ind w:left="1020" w:hanging="360"/>
      </w:pPr>
    </w:lvl>
    <w:lvl w:ilvl="1" w:tplc="C3B801F6">
      <w:start w:val="1"/>
      <w:numFmt w:val="decimal"/>
      <w:lvlText w:val="%2."/>
      <w:lvlJc w:val="left"/>
      <w:pPr>
        <w:ind w:left="1020" w:hanging="360"/>
      </w:pPr>
    </w:lvl>
    <w:lvl w:ilvl="2" w:tplc="946210B4">
      <w:start w:val="1"/>
      <w:numFmt w:val="decimal"/>
      <w:lvlText w:val="%3."/>
      <w:lvlJc w:val="left"/>
      <w:pPr>
        <w:ind w:left="1020" w:hanging="360"/>
      </w:pPr>
    </w:lvl>
    <w:lvl w:ilvl="3" w:tplc="442CDF52">
      <w:start w:val="1"/>
      <w:numFmt w:val="decimal"/>
      <w:lvlText w:val="%4."/>
      <w:lvlJc w:val="left"/>
      <w:pPr>
        <w:ind w:left="1020" w:hanging="360"/>
      </w:pPr>
    </w:lvl>
    <w:lvl w:ilvl="4" w:tplc="C9208D56">
      <w:start w:val="1"/>
      <w:numFmt w:val="decimal"/>
      <w:lvlText w:val="%5."/>
      <w:lvlJc w:val="left"/>
      <w:pPr>
        <w:ind w:left="1020" w:hanging="360"/>
      </w:pPr>
    </w:lvl>
    <w:lvl w:ilvl="5" w:tplc="B324F1A6">
      <w:start w:val="1"/>
      <w:numFmt w:val="decimal"/>
      <w:lvlText w:val="%6."/>
      <w:lvlJc w:val="left"/>
      <w:pPr>
        <w:ind w:left="1020" w:hanging="360"/>
      </w:pPr>
    </w:lvl>
    <w:lvl w:ilvl="6" w:tplc="32B83170">
      <w:start w:val="1"/>
      <w:numFmt w:val="decimal"/>
      <w:lvlText w:val="%7."/>
      <w:lvlJc w:val="left"/>
      <w:pPr>
        <w:ind w:left="1020" w:hanging="360"/>
      </w:pPr>
    </w:lvl>
    <w:lvl w:ilvl="7" w:tplc="EC4E209E">
      <w:start w:val="1"/>
      <w:numFmt w:val="decimal"/>
      <w:lvlText w:val="%8."/>
      <w:lvlJc w:val="left"/>
      <w:pPr>
        <w:ind w:left="1020" w:hanging="360"/>
      </w:pPr>
    </w:lvl>
    <w:lvl w:ilvl="8" w:tplc="C164BC66">
      <w:start w:val="1"/>
      <w:numFmt w:val="decimal"/>
      <w:lvlText w:val="%9."/>
      <w:lvlJc w:val="left"/>
      <w:pPr>
        <w:ind w:left="1020" w:hanging="360"/>
      </w:pPr>
    </w:lvl>
  </w:abstractNum>
  <w:abstractNum w:abstractNumId="27" w15:restartNumberingAfterBreak="0">
    <w:nsid w:val="49E8030B"/>
    <w:multiLevelType w:val="hybridMultilevel"/>
    <w:tmpl w:val="229C0546"/>
    <w:lvl w:ilvl="0" w:tplc="88FE229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EA01FDE"/>
    <w:multiLevelType w:val="hybridMultilevel"/>
    <w:tmpl w:val="76760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F2469E1"/>
    <w:multiLevelType w:val="hybridMultilevel"/>
    <w:tmpl w:val="400A390C"/>
    <w:lvl w:ilvl="0" w:tplc="F6942CAE">
      <w:start w:val="1"/>
      <w:numFmt w:val="bullet"/>
      <w:lvlText w:val="•"/>
      <w:lvlJc w:val="left"/>
      <w:pPr>
        <w:tabs>
          <w:tab w:val="num" w:pos="720"/>
        </w:tabs>
        <w:ind w:left="720" w:hanging="360"/>
      </w:pPr>
      <w:rPr>
        <w:rFonts w:ascii="Arial" w:hAnsi="Arial" w:hint="default"/>
      </w:rPr>
    </w:lvl>
    <w:lvl w:ilvl="1" w:tplc="6386A1BC" w:tentative="1">
      <w:start w:val="1"/>
      <w:numFmt w:val="bullet"/>
      <w:lvlText w:val="•"/>
      <w:lvlJc w:val="left"/>
      <w:pPr>
        <w:tabs>
          <w:tab w:val="num" w:pos="1440"/>
        </w:tabs>
        <w:ind w:left="1440" w:hanging="360"/>
      </w:pPr>
      <w:rPr>
        <w:rFonts w:ascii="Arial" w:hAnsi="Arial" w:hint="default"/>
      </w:rPr>
    </w:lvl>
    <w:lvl w:ilvl="2" w:tplc="2E723DC0" w:tentative="1">
      <w:start w:val="1"/>
      <w:numFmt w:val="bullet"/>
      <w:lvlText w:val="•"/>
      <w:lvlJc w:val="left"/>
      <w:pPr>
        <w:tabs>
          <w:tab w:val="num" w:pos="2160"/>
        </w:tabs>
        <w:ind w:left="2160" w:hanging="360"/>
      </w:pPr>
      <w:rPr>
        <w:rFonts w:ascii="Arial" w:hAnsi="Arial" w:hint="default"/>
      </w:rPr>
    </w:lvl>
    <w:lvl w:ilvl="3" w:tplc="428EBC66" w:tentative="1">
      <w:start w:val="1"/>
      <w:numFmt w:val="bullet"/>
      <w:lvlText w:val="•"/>
      <w:lvlJc w:val="left"/>
      <w:pPr>
        <w:tabs>
          <w:tab w:val="num" w:pos="2880"/>
        </w:tabs>
        <w:ind w:left="2880" w:hanging="360"/>
      </w:pPr>
      <w:rPr>
        <w:rFonts w:ascii="Arial" w:hAnsi="Arial" w:hint="default"/>
      </w:rPr>
    </w:lvl>
    <w:lvl w:ilvl="4" w:tplc="316AFD48" w:tentative="1">
      <w:start w:val="1"/>
      <w:numFmt w:val="bullet"/>
      <w:lvlText w:val="•"/>
      <w:lvlJc w:val="left"/>
      <w:pPr>
        <w:tabs>
          <w:tab w:val="num" w:pos="3600"/>
        </w:tabs>
        <w:ind w:left="3600" w:hanging="360"/>
      </w:pPr>
      <w:rPr>
        <w:rFonts w:ascii="Arial" w:hAnsi="Arial" w:hint="default"/>
      </w:rPr>
    </w:lvl>
    <w:lvl w:ilvl="5" w:tplc="71A06F6C" w:tentative="1">
      <w:start w:val="1"/>
      <w:numFmt w:val="bullet"/>
      <w:lvlText w:val="•"/>
      <w:lvlJc w:val="left"/>
      <w:pPr>
        <w:tabs>
          <w:tab w:val="num" w:pos="4320"/>
        </w:tabs>
        <w:ind w:left="4320" w:hanging="360"/>
      </w:pPr>
      <w:rPr>
        <w:rFonts w:ascii="Arial" w:hAnsi="Arial" w:hint="default"/>
      </w:rPr>
    </w:lvl>
    <w:lvl w:ilvl="6" w:tplc="1722CCC4" w:tentative="1">
      <w:start w:val="1"/>
      <w:numFmt w:val="bullet"/>
      <w:lvlText w:val="•"/>
      <w:lvlJc w:val="left"/>
      <w:pPr>
        <w:tabs>
          <w:tab w:val="num" w:pos="5040"/>
        </w:tabs>
        <w:ind w:left="5040" w:hanging="360"/>
      </w:pPr>
      <w:rPr>
        <w:rFonts w:ascii="Arial" w:hAnsi="Arial" w:hint="default"/>
      </w:rPr>
    </w:lvl>
    <w:lvl w:ilvl="7" w:tplc="34F8630C" w:tentative="1">
      <w:start w:val="1"/>
      <w:numFmt w:val="bullet"/>
      <w:lvlText w:val="•"/>
      <w:lvlJc w:val="left"/>
      <w:pPr>
        <w:tabs>
          <w:tab w:val="num" w:pos="5760"/>
        </w:tabs>
        <w:ind w:left="5760" w:hanging="360"/>
      </w:pPr>
      <w:rPr>
        <w:rFonts w:ascii="Arial" w:hAnsi="Arial" w:hint="default"/>
      </w:rPr>
    </w:lvl>
    <w:lvl w:ilvl="8" w:tplc="2716DD7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FEA1750"/>
    <w:multiLevelType w:val="hybridMultilevel"/>
    <w:tmpl w:val="2EA0107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51310247"/>
    <w:multiLevelType w:val="hybridMultilevel"/>
    <w:tmpl w:val="1682DC6A"/>
    <w:lvl w:ilvl="0" w:tplc="7FF099E2">
      <w:start w:val="1"/>
      <w:numFmt w:val="bullet"/>
      <w:lvlText w:val="•"/>
      <w:lvlJc w:val="left"/>
      <w:pPr>
        <w:tabs>
          <w:tab w:val="num" w:pos="720"/>
        </w:tabs>
        <w:ind w:left="720" w:hanging="360"/>
      </w:pPr>
      <w:rPr>
        <w:rFonts w:ascii="Arial" w:hAnsi="Arial" w:hint="default"/>
      </w:rPr>
    </w:lvl>
    <w:lvl w:ilvl="1" w:tplc="F8ACAA1E" w:tentative="1">
      <w:start w:val="1"/>
      <w:numFmt w:val="bullet"/>
      <w:lvlText w:val="•"/>
      <w:lvlJc w:val="left"/>
      <w:pPr>
        <w:tabs>
          <w:tab w:val="num" w:pos="1440"/>
        </w:tabs>
        <w:ind w:left="1440" w:hanging="360"/>
      </w:pPr>
      <w:rPr>
        <w:rFonts w:ascii="Arial" w:hAnsi="Arial" w:hint="default"/>
      </w:rPr>
    </w:lvl>
    <w:lvl w:ilvl="2" w:tplc="C786E298" w:tentative="1">
      <w:start w:val="1"/>
      <w:numFmt w:val="bullet"/>
      <w:lvlText w:val="•"/>
      <w:lvlJc w:val="left"/>
      <w:pPr>
        <w:tabs>
          <w:tab w:val="num" w:pos="2160"/>
        </w:tabs>
        <w:ind w:left="2160" w:hanging="360"/>
      </w:pPr>
      <w:rPr>
        <w:rFonts w:ascii="Arial" w:hAnsi="Arial" w:hint="default"/>
      </w:rPr>
    </w:lvl>
    <w:lvl w:ilvl="3" w:tplc="7B225DD8" w:tentative="1">
      <w:start w:val="1"/>
      <w:numFmt w:val="bullet"/>
      <w:lvlText w:val="•"/>
      <w:lvlJc w:val="left"/>
      <w:pPr>
        <w:tabs>
          <w:tab w:val="num" w:pos="2880"/>
        </w:tabs>
        <w:ind w:left="2880" w:hanging="360"/>
      </w:pPr>
      <w:rPr>
        <w:rFonts w:ascii="Arial" w:hAnsi="Arial" w:hint="default"/>
      </w:rPr>
    </w:lvl>
    <w:lvl w:ilvl="4" w:tplc="B4268BF6" w:tentative="1">
      <w:start w:val="1"/>
      <w:numFmt w:val="bullet"/>
      <w:lvlText w:val="•"/>
      <w:lvlJc w:val="left"/>
      <w:pPr>
        <w:tabs>
          <w:tab w:val="num" w:pos="3600"/>
        </w:tabs>
        <w:ind w:left="3600" w:hanging="360"/>
      </w:pPr>
      <w:rPr>
        <w:rFonts w:ascii="Arial" w:hAnsi="Arial" w:hint="default"/>
      </w:rPr>
    </w:lvl>
    <w:lvl w:ilvl="5" w:tplc="D1203CCE" w:tentative="1">
      <w:start w:val="1"/>
      <w:numFmt w:val="bullet"/>
      <w:lvlText w:val="•"/>
      <w:lvlJc w:val="left"/>
      <w:pPr>
        <w:tabs>
          <w:tab w:val="num" w:pos="4320"/>
        </w:tabs>
        <w:ind w:left="4320" w:hanging="360"/>
      </w:pPr>
      <w:rPr>
        <w:rFonts w:ascii="Arial" w:hAnsi="Arial" w:hint="default"/>
      </w:rPr>
    </w:lvl>
    <w:lvl w:ilvl="6" w:tplc="F40886AE" w:tentative="1">
      <w:start w:val="1"/>
      <w:numFmt w:val="bullet"/>
      <w:lvlText w:val="•"/>
      <w:lvlJc w:val="left"/>
      <w:pPr>
        <w:tabs>
          <w:tab w:val="num" w:pos="5040"/>
        </w:tabs>
        <w:ind w:left="5040" w:hanging="360"/>
      </w:pPr>
      <w:rPr>
        <w:rFonts w:ascii="Arial" w:hAnsi="Arial" w:hint="default"/>
      </w:rPr>
    </w:lvl>
    <w:lvl w:ilvl="7" w:tplc="50EE25F6" w:tentative="1">
      <w:start w:val="1"/>
      <w:numFmt w:val="bullet"/>
      <w:lvlText w:val="•"/>
      <w:lvlJc w:val="left"/>
      <w:pPr>
        <w:tabs>
          <w:tab w:val="num" w:pos="5760"/>
        </w:tabs>
        <w:ind w:left="5760" w:hanging="360"/>
      </w:pPr>
      <w:rPr>
        <w:rFonts w:ascii="Arial" w:hAnsi="Arial" w:hint="default"/>
      </w:rPr>
    </w:lvl>
    <w:lvl w:ilvl="8" w:tplc="BF7C7980"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55E2CD2"/>
    <w:multiLevelType w:val="multilevel"/>
    <w:tmpl w:val="69B6C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114318"/>
    <w:multiLevelType w:val="hybridMultilevel"/>
    <w:tmpl w:val="14CE6E0E"/>
    <w:lvl w:ilvl="0" w:tplc="8B7EC4D0">
      <w:start w:val="1"/>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A522A9A"/>
    <w:multiLevelType w:val="hybridMultilevel"/>
    <w:tmpl w:val="69905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FCD6644"/>
    <w:multiLevelType w:val="hybridMultilevel"/>
    <w:tmpl w:val="040A50DA"/>
    <w:lvl w:ilvl="0" w:tplc="4B4AE492">
      <w:start w:val="1"/>
      <w:numFmt w:val="bullet"/>
      <w:lvlText w:val="•"/>
      <w:lvlJc w:val="left"/>
      <w:pPr>
        <w:tabs>
          <w:tab w:val="num" w:pos="720"/>
        </w:tabs>
        <w:ind w:left="720" w:hanging="360"/>
      </w:pPr>
      <w:rPr>
        <w:rFonts w:ascii="Arial" w:hAnsi="Arial" w:hint="default"/>
      </w:rPr>
    </w:lvl>
    <w:lvl w:ilvl="1" w:tplc="6F14B528" w:tentative="1">
      <w:start w:val="1"/>
      <w:numFmt w:val="bullet"/>
      <w:lvlText w:val="•"/>
      <w:lvlJc w:val="left"/>
      <w:pPr>
        <w:tabs>
          <w:tab w:val="num" w:pos="1440"/>
        </w:tabs>
        <w:ind w:left="1440" w:hanging="360"/>
      </w:pPr>
      <w:rPr>
        <w:rFonts w:ascii="Arial" w:hAnsi="Arial" w:hint="default"/>
      </w:rPr>
    </w:lvl>
    <w:lvl w:ilvl="2" w:tplc="720E13EC" w:tentative="1">
      <w:start w:val="1"/>
      <w:numFmt w:val="bullet"/>
      <w:lvlText w:val="•"/>
      <w:lvlJc w:val="left"/>
      <w:pPr>
        <w:tabs>
          <w:tab w:val="num" w:pos="2160"/>
        </w:tabs>
        <w:ind w:left="2160" w:hanging="360"/>
      </w:pPr>
      <w:rPr>
        <w:rFonts w:ascii="Arial" w:hAnsi="Arial" w:hint="default"/>
      </w:rPr>
    </w:lvl>
    <w:lvl w:ilvl="3" w:tplc="A0D47EBC" w:tentative="1">
      <w:start w:val="1"/>
      <w:numFmt w:val="bullet"/>
      <w:lvlText w:val="•"/>
      <w:lvlJc w:val="left"/>
      <w:pPr>
        <w:tabs>
          <w:tab w:val="num" w:pos="2880"/>
        </w:tabs>
        <w:ind w:left="2880" w:hanging="360"/>
      </w:pPr>
      <w:rPr>
        <w:rFonts w:ascii="Arial" w:hAnsi="Arial" w:hint="default"/>
      </w:rPr>
    </w:lvl>
    <w:lvl w:ilvl="4" w:tplc="6086859C" w:tentative="1">
      <w:start w:val="1"/>
      <w:numFmt w:val="bullet"/>
      <w:lvlText w:val="•"/>
      <w:lvlJc w:val="left"/>
      <w:pPr>
        <w:tabs>
          <w:tab w:val="num" w:pos="3600"/>
        </w:tabs>
        <w:ind w:left="3600" w:hanging="360"/>
      </w:pPr>
      <w:rPr>
        <w:rFonts w:ascii="Arial" w:hAnsi="Arial" w:hint="default"/>
      </w:rPr>
    </w:lvl>
    <w:lvl w:ilvl="5" w:tplc="193208E6" w:tentative="1">
      <w:start w:val="1"/>
      <w:numFmt w:val="bullet"/>
      <w:lvlText w:val="•"/>
      <w:lvlJc w:val="left"/>
      <w:pPr>
        <w:tabs>
          <w:tab w:val="num" w:pos="4320"/>
        </w:tabs>
        <w:ind w:left="4320" w:hanging="360"/>
      </w:pPr>
      <w:rPr>
        <w:rFonts w:ascii="Arial" w:hAnsi="Arial" w:hint="default"/>
      </w:rPr>
    </w:lvl>
    <w:lvl w:ilvl="6" w:tplc="DB76D882" w:tentative="1">
      <w:start w:val="1"/>
      <w:numFmt w:val="bullet"/>
      <w:lvlText w:val="•"/>
      <w:lvlJc w:val="left"/>
      <w:pPr>
        <w:tabs>
          <w:tab w:val="num" w:pos="5040"/>
        </w:tabs>
        <w:ind w:left="5040" w:hanging="360"/>
      </w:pPr>
      <w:rPr>
        <w:rFonts w:ascii="Arial" w:hAnsi="Arial" w:hint="default"/>
      </w:rPr>
    </w:lvl>
    <w:lvl w:ilvl="7" w:tplc="AC5A81CC" w:tentative="1">
      <w:start w:val="1"/>
      <w:numFmt w:val="bullet"/>
      <w:lvlText w:val="•"/>
      <w:lvlJc w:val="left"/>
      <w:pPr>
        <w:tabs>
          <w:tab w:val="num" w:pos="5760"/>
        </w:tabs>
        <w:ind w:left="5760" w:hanging="360"/>
      </w:pPr>
      <w:rPr>
        <w:rFonts w:ascii="Arial" w:hAnsi="Arial" w:hint="default"/>
      </w:rPr>
    </w:lvl>
    <w:lvl w:ilvl="8" w:tplc="E4C4D938"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292262B"/>
    <w:multiLevelType w:val="hybridMultilevel"/>
    <w:tmpl w:val="F6129E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8B5194B"/>
    <w:multiLevelType w:val="hybridMultilevel"/>
    <w:tmpl w:val="2DE65A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E4731BF"/>
    <w:multiLevelType w:val="hybridMultilevel"/>
    <w:tmpl w:val="77EAC9C2"/>
    <w:lvl w:ilvl="0" w:tplc="C0307898">
      <w:start w:val="1"/>
      <w:numFmt w:val="decimal"/>
      <w:lvlText w:val="%1."/>
      <w:lvlJc w:val="left"/>
      <w:pPr>
        <w:ind w:left="1020" w:hanging="360"/>
      </w:pPr>
    </w:lvl>
    <w:lvl w:ilvl="1" w:tplc="CA1C1E94">
      <w:start w:val="1"/>
      <w:numFmt w:val="decimal"/>
      <w:lvlText w:val="%2."/>
      <w:lvlJc w:val="left"/>
      <w:pPr>
        <w:ind w:left="1020" w:hanging="360"/>
      </w:pPr>
    </w:lvl>
    <w:lvl w:ilvl="2" w:tplc="569AC07E">
      <w:start w:val="1"/>
      <w:numFmt w:val="decimal"/>
      <w:lvlText w:val="%3."/>
      <w:lvlJc w:val="left"/>
      <w:pPr>
        <w:ind w:left="1020" w:hanging="360"/>
      </w:pPr>
    </w:lvl>
    <w:lvl w:ilvl="3" w:tplc="5BE00C5A">
      <w:start w:val="1"/>
      <w:numFmt w:val="decimal"/>
      <w:lvlText w:val="%4."/>
      <w:lvlJc w:val="left"/>
      <w:pPr>
        <w:ind w:left="1020" w:hanging="360"/>
      </w:pPr>
    </w:lvl>
    <w:lvl w:ilvl="4" w:tplc="33EE8938">
      <w:start w:val="1"/>
      <w:numFmt w:val="decimal"/>
      <w:lvlText w:val="%5."/>
      <w:lvlJc w:val="left"/>
      <w:pPr>
        <w:ind w:left="1020" w:hanging="360"/>
      </w:pPr>
    </w:lvl>
    <w:lvl w:ilvl="5" w:tplc="CEAC3DD2">
      <w:start w:val="1"/>
      <w:numFmt w:val="decimal"/>
      <w:lvlText w:val="%6."/>
      <w:lvlJc w:val="left"/>
      <w:pPr>
        <w:ind w:left="1020" w:hanging="360"/>
      </w:pPr>
    </w:lvl>
    <w:lvl w:ilvl="6" w:tplc="33D87382">
      <w:start w:val="1"/>
      <w:numFmt w:val="decimal"/>
      <w:lvlText w:val="%7."/>
      <w:lvlJc w:val="left"/>
      <w:pPr>
        <w:ind w:left="1020" w:hanging="360"/>
      </w:pPr>
    </w:lvl>
    <w:lvl w:ilvl="7" w:tplc="C1AA429A">
      <w:start w:val="1"/>
      <w:numFmt w:val="decimal"/>
      <w:lvlText w:val="%8."/>
      <w:lvlJc w:val="left"/>
      <w:pPr>
        <w:ind w:left="1020" w:hanging="360"/>
      </w:pPr>
    </w:lvl>
    <w:lvl w:ilvl="8" w:tplc="6DF02B8E">
      <w:start w:val="1"/>
      <w:numFmt w:val="decimal"/>
      <w:lvlText w:val="%9."/>
      <w:lvlJc w:val="left"/>
      <w:pPr>
        <w:ind w:left="1020" w:hanging="360"/>
      </w:pPr>
    </w:lvl>
  </w:abstractNum>
  <w:num w:numId="1" w16cid:durableId="884759110">
    <w:abstractNumId w:val="11"/>
  </w:num>
  <w:num w:numId="2" w16cid:durableId="1549603519">
    <w:abstractNumId w:val="6"/>
  </w:num>
  <w:num w:numId="3" w16cid:durableId="1214386264">
    <w:abstractNumId w:val="13"/>
  </w:num>
  <w:num w:numId="4" w16cid:durableId="199444354">
    <w:abstractNumId w:val="1"/>
  </w:num>
  <w:num w:numId="5" w16cid:durableId="1334257036">
    <w:abstractNumId w:val="4"/>
  </w:num>
  <w:num w:numId="6" w16cid:durableId="415136003">
    <w:abstractNumId w:val="24"/>
  </w:num>
  <w:num w:numId="7" w16cid:durableId="1533301637">
    <w:abstractNumId w:val="30"/>
  </w:num>
  <w:num w:numId="8" w16cid:durableId="2113284796">
    <w:abstractNumId w:val="16"/>
  </w:num>
  <w:num w:numId="9" w16cid:durableId="1577320741">
    <w:abstractNumId w:val="35"/>
  </w:num>
  <w:num w:numId="10" w16cid:durableId="322314904">
    <w:abstractNumId w:val="34"/>
  </w:num>
  <w:num w:numId="11" w16cid:durableId="1678384286">
    <w:abstractNumId w:val="3"/>
  </w:num>
  <w:num w:numId="12" w16cid:durableId="1672640729">
    <w:abstractNumId w:val="29"/>
  </w:num>
  <w:num w:numId="13" w16cid:durableId="1233732466">
    <w:abstractNumId w:val="31"/>
  </w:num>
  <w:num w:numId="14" w16cid:durableId="981033994">
    <w:abstractNumId w:val="10"/>
  </w:num>
  <w:num w:numId="15" w16cid:durableId="302467073">
    <w:abstractNumId w:val="9"/>
  </w:num>
  <w:num w:numId="16" w16cid:durableId="23991228">
    <w:abstractNumId w:val="19"/>
  </w:num>
  <w:num w:numId="17" w16cid:durableId="1066150247">
    <w:abstractNumId w:val="12"/>
  </w:num>
  <w:num w:numId="18" w16cid:durableId="136189361">
    <w:abstractNumId w:val="0"/>
  </w:num>
  <w:num w:numId="19" w16cid:durableId="1307903609">
    <w:abstractNumId w:val="2"/>
  </w:num>
  <w:num w:numId="20" w16cid:durableId="1249850849">
    <w:abstractNumId w:val="27"/>
  </w:num>
  <w:num w:numId="21" w16cid:durableId="983778090">
    <w:abstractNumId w:val="36"/>
  </w:num>
  <w:num w:numId="22" w16cid:durableId="249582483">
    <w:abstractNumId w:val="26"/>
  </w:num>
  <w:num w:numId="23" w16cid:durableId="1698582899">
    <w:abstractNumId w:val="15"/>
  </w:num>
  <w:num w:numId="24" w16cid:durableId="1473253041">
    <w:abstractNumId w:val="8"/>
  </w:num>
  <w:num w:numId="25" w16cid:durableId="754130550">
    <w:abstractNumId w:val="38"/>
  </w:num>
  <w:num w:numId="26" w16cid:durableId="1302224127">
    <w:abstractNumId w:val="5"/>
  </w:num>
  <w:num w:numId="27" w16cid:durableId="865677467">
    <w:abstractNumId w:val="22"/>
  </w:num>
  <w:num w:numId="28" w16cid:durableId="27730087">
    <w:abstractNumId w:val="14"/>
  </w:num>
  <w:num w:numId="29" w16cid:durableId="226230847">
    <w:abstractNumId w:val="20"/>
  </w:num>
  <w:num w:numId="30" w16cid:durableId="3553475">
    <w:abstractNumId w:val="18"/>
  </w:num>
  <w:num w:numId="31" w16cid:durableId="396440814">
    <w:abstractNumId w:val="32"/>
    <w:lvlOverride w:ilvl="0">
      <w:lvl w:ilvl="0">
        <w:numFmt w:val="upperLetter"/>
        <w:lvlText w:val="%1."/>
        <w:lvlJc w:val="left"/>
      </w:lvl>
    </w:lvlOverride>
  </w:num>
  <w:num w:numId="32" w16cid:durableId="192229955">
    <w:abstractNumId w:val="32"/>
    <w:lvlOverride w:ilvl="0">
      <w:lvl w:ilvl="0">
        <w:numFmt w:val="upperLetter"/>
        <w:lvlText w:val="%1."/>
        <w:lvlJc w:val="left"/>
      </w:lvl>
    </w:lvlOverride>
  </w:num>
  <w:num w:numId="33" w16cid:durableId="538519212">
    <w:abstractNumId w:val="23"/>
  </w:num>
  <w:num w:numId="34" w16cid:durableId="1302684998">
    <w:abstractNumId w:val="21"/>
  </w:num>
  <w:num w:numId="35" w16cid:durableId="1581333619">
    <w:abstractNumId w:val="33"/>
  </w:num>
  <w:num w:numId="36" w16cid:durableId="679281620">
    <w:abstractNumId w:val="37"/>
  </w:num>
  <w:num w:numId="37" w16cid:durableId="48696554">
    <w:abstractNumId w:val="7"/>
  </w:num>
  <w:num w:numId="38" w16cid:durableId="1686438850">
    <w:abstractNumId w:val="17"/>
  </w:num>
  <w:num w:numId="39" w16cid:durableId="860388348">
    <w:abstractNumId w:val="25"/>
  </w:num>
  <w:num w:numId="40" w16cid:durableId="463472511">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hallcross, Laura">
    <w15:presenceInfo w15:providerId="AD" w15:userId="S::rmjlls0@ucl.ac.uk::a8c9f02a-0ef7-4270-8c4e-e135ed1d9a29"/>
  </w15:person>
  <w15:person w15:author="Allen, Calisha">
    <w15:presenceInfo w15:providerId="AD" w15:userId="S::rmhical@ucl.ac.uk::46f01a1f-338a-4ae4-9f04-2d727c038880"/>
  </w15:person>
  <w15:person w15:author="Carol Ann Fawkes">
    <w15:presenceInfo w15:providerId="AD" w15:userId="S::hmx180@qmul.ac.uk::f155cf19-6a28-4f1f-adda-34e787b19e11"/>
  </w15:person>
  <w15:person w15:author="Calisha Allen">
    <w15:presenceInfo w15:providerId="AD" w15:userId="S::rmhical@ucl.ac.uk::46f01a1f-338a-4ae4-9f04-2d727c038880"/>
  </w15:person>
  <w15:person w15:author="Walton, Holly">
    <w15:presenceInfo w15:providerId="AD" w15:userId="S::rmjlhjw@ucl.ac.uk::a64819fd-a499-498a-9a7a-3e4bed31eec6"/>
  </w15:person>
  <w15:person w15:author="Shah, Anoop">
    <w15:presenceInfo w15:providerId="AD" w15:userId="S::rmjdas2@ucl.ac.uk::60affa2b-084b-4b57-99e1-98b5955a72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FE0"/>
    <w:rsid w:val="000004F4"/>
    <w:rsid w:val="000007BD"/>
    <w:rsid w:val="00000FD2"/>
    <w:rsid w:val="00001BBF"/>
    <w:rsid w:val="000026BD"/>
    <w:rsid w:val="0000412C"/>
    <w:rsid w:val="000053F8"/>
    <w:rsid w:val="00006177"/>
    <w:rsid w:val="00007881"/>
    <w:rsid w:val="00007B98"/>
    <w:rsid w:val="0001082C"/>
    <w:rsid w:val="00011979"/>
    <w:rsid w:val="00011F0F"/>
    <w:rsid w:val="0001297A"/>
    <w:rsid w:val="00013270"/>
    <w:rsid w:val="000135EA"/>
    <w:rsid w:val="00013AEA"/>
    <w:rsid w:val="00014569"/>
    <w:rsid w:val="000151A5"/>
    <w:rsid w:val="000153DD"/>
    <w:rsid w:val="00015530"/>
    <w:rsid w:val="00016460"/>
    <w:rsid w:val="00016EAA"/>
    <w:rsid w:val="0002082F"/>
    <w:rsid w:val="0002122B"/>
    <w:rsid w:val="00021E9B"/>
    <w:rsid w:val="000225BA"/>
    <w:rsid w:val="00022FE8"/>
    <w:rsid w:val="00023A16"/>
    <w:rsid w:val="000241F6"/>
    <w:rsid w:val="000248EB"/>
    <w:rsid w:val="0002571D"/>
    <w:rsid w:val="00025B29"/>
    <w:rsid w:val="000263CA"/>
    <w:rsid w:val="00026CFF"/>
    <w:rsid w:val="0002751F"/>
    <w:rsid w:val="0002765A"/>
    <w:rsid w:val="00030492"/>
    <w:rsid w:val="0003064D"/>
    <w:rsid w:val="000306DD"/>
    <w:rsid w:val="00030E7C"/>
    <w:rsid w:val="000311E9"/>
    <w:rsid w:val="000313F2"/>
    <w:rsid w:val="00031632"/>
    <w:rsid w:val="00031E78"/>
    <w:rsid w:val="0003275D"/>
    <w:rsid w:val="0003284E"/>
    <w:rsid w:val="00033016"/>
    <w:rsid w:val="00033935"/>
    <w:rsid w:val="00033F3C"/>
    <w:rsid w:val="000340B8"/>
    <w:rsid w:val="00034516"/>
    <w:rsid w:val="00034F91"/>
    <w:rsid w:val="00035504"/>
    <w:rsid w:val="00035863"/>
    <w:rsid w:val="00035C6D"/>
    <w:rsid w:val="00035D80"/>
    <w:rsid w:val="00036201"/>
    <w:rsid w:val="00036949"/>
    <w:rsid w:val="0003762D"/>
    <w:rsid w:val="00037A4D"/>
    <w:rsid w:val="000401E0"/>
    <w:rsid w:val="00040A5C"/>
    <w:rsid w:val="00041761"/>
    <w:rsid w:val="00042248"/>
    <w:rsid w:val="000430A1"/>
    <w:rsid w:val="00043C58"/>
    <w:rsid w:val="0004452D"/>
    <w:rsid w:val="000445A6"/>
    <w:rsid w:val="0004490F"/>
    <w:rsid w:val="00044CB7"/>
    <w:rsid w:val="00045BF5"/>
    <w:rsid w:val="00045F3A"/>
    <w:rsid w:val="00046C54"/>
    <w:rsid w:val="00047210"/>
    <w:rsid w:val="00047B5C"/>
    <w:rsid w:val="00047C83"/>
    <w:rsid w:val="00050C7C"/>
    <w:rsid w:val="0005119A"/>
    <w:rsid w:val="0005120A"/>
    <w:rsid w:val="00051665"/>
    <w:rsid w:val="0005186D"/>
    <w:rsid w:val="00052093"/>
    <w:rsid w:val="0005262F"/>
    <w:rsid w:val="00053D68"/>
    <w:rsid w:val="00054EF3"/>
    <w:rsid w:val="00056C57"/>
    <w:rsid w:val="00057356"/>
    <w:rsid w:val="000579FF"/>
    <w:rsid w:val="00057A44"/>
    <w:rsid w:val="000600D7"/>
    <w:rsid w:val="00061B7B"/>
    <w:rsid w:val="000625DF"/>
    <w:rsid w:val="00062ED3"/>
    <w:rsid w:val="00063561"/>
    <w:rsid w:val="00063D61"/>
    <w:rsid w:val="0006596C"/>
    <w:rsid w:val="00070D43"/>
    <w:rsid w:val="00071736"/>
    <w:rsid w:val="000719B8"/>
    <w:rsid w:val="00071BFE"/>
    <w:rsid w:val="00072248"/>
    <w:rsid w:val="000731F6"/>
    <w:rsid w:val="000733B9"/>
    <w:rsid w:val="00073B56"/>
    <w:rsid w:val="00074004"/>
    <w:rsid w:val="00075885"/>
    <w:rsid w:val="00077806"/>
    <w:rsid w:val="00077ACC"/>
    <w:rsid w:val="000802D2"/>
    <w:rsid w:val="0008109C"/>
    <w:rsid w:val="00082668"/>
    <w:rsid w:val="000828CE"/>
    <w:rsid w:val="00082AA9"/>
    <w:rsid w:val="00082CB2"/>
    <w:rsid w:val="000835B7"/>
    <w:rsid w:val="00084627"/>
    <w:rsid w:val="000858DF"/>
    <w:rsid w:val="00085978"/>
    <w:rsid w:val="000861A2"/>
    <w:rsid w:val="0008655C"/>
    <w:rsid w:val="00086692"/>
    <w:rsid w:val="00086CA2"/>
    <w:rsid w:val="00086CA3"/>
    <w:rsid w:val="00087299"/>
    <w:rsid w:val="00087E8A"/>
    <w:rsid w:val="000908C1"/>
    <w:rsid w:val="00090E3B"/>
    <w:rsid w:val="00090F92"/>
    <w:rsid w:val="0009133C"/>
    <w:rsid w:val="000924E6"/>
    <w:rsid w:val="000924FE"/>
    <w:rsid w:val="000938C3"/>
    <w:rsid w:val="000939F8"/>
    <w:rsid w:val="0009481F"/>
    <w:rsid w:val="00094CF4"/>
    <w:rsid w:val="00094FA5"/>
    <w:rsid w:val="00095A30"/>
    <w:rsid w:val="000967F4"/>
    <w:rsid w:val="0009747C"/>
    <w:rsid w:val="000A0E9E"/>
    <w:rsid w:val="000A25D5"/>
    <w:rsid w:val="000A2D5D"/>
    <w:rsid w:val="000A2F9A"/>
    <w:rsid w:val="000A30E8"/>
    <w:rsid w:val="000A3982"/>
    <w:rsid w:val="000A39A2"/>
    <w:rsid w:val="000A41DD"/>
    <w:rsid w:val="000A4D91"/>
    <w:rsid w:val="000A5318"/>
    <w:rsid w:val="000A5550"/>
    <w:rsid w:val="000A6348"/>
    <w:rsid w:val="000A6A01"/>
    <w:rsid w:val="000A6ADD"/>
    <w:rsid w:val="000A7038"/>
    <w:rsid w:val="000A7192"/>
    <w:rsid w:val="000B0347"/>
    <w:rsid w:val="000B193B"/>
    <w:rsid w:val="000B1E46"/>
    <w:rsid w:val="000B272D"/>
    <w:rsid w:val="000B276D"/>
    <w:rsid w:val="000B281C"/>
    <w:rsid w:val="000B2D17"/>
    <w:rsid w:val="000B2F72"/>
    <w:rsid w:val="000B3277"/>
    <w:rsid w:val="000B3EDF"/>
    <w:rsid w:val="000B40D4"/>
    <w:rsid w:val="000B47C3"/>
    <w:rsid w:val="000B58A4"/>
    <w:rsid w:val="000B6AC6"/>
    <w:rsid w:val="000B6F4D"/>
    <w:rsid w:val="000B705A"/>
    <w:rsid w:val="000B70B5"/>
    <w:rsid w:val="000C040E"/>
    <w:rsid w:val="000C0C04"/>
    <w:rsid w:val="000C14C5"/>
    <w:rsid w:val="000C240D"/>
    <w:rsid w:val="000C26AA"/>
    <w:rsid w:val="000C3305"/>
    <w:rsid w:val="000C336B"/>
    <w:rsid w:val="000C3424"/>
    <w:rsid w:val="000C36F2"/>
    <w:rsid w:val="000C3718"/>
    <w:rsid w:val="000C39E4"/>
    <w:rsid w:val="000C4286"/>
    <w:rsid w:val="000C4CF9"/>
    <w:rsid w:val="000C4DFA"/>
    <w:rsid w:val="000C6009"/>
    <w:rsid w:val="000C72AB"/>
    <w:rsid w:val="000C7B6A"/>
    <w:rsid w:val="000D0564"/>
    <w:rsid w:val="000D0BA7"/>
    <w:rsid w:val="000D11B1"/>
    <w:rsid w:val="000D148E"/>
    <w:rsid w:val="000D197C"/>
    <w:rsid w:val="000D1DC6"/>
    <w:rsid w:val="000D1E6D"/>
    <w:rsid w:val="000D2619"/>
    <w:rsid w:val="000D2769"/>
    <w:rsid w:val="000D2B4C"/>
    <w:rsid w:val="000D3471"/>
    <w:rsid w:val="000D374A"/>
    <w:rsid w:val="000D3EC8"/>
    <w:rsid w:val="000D4A10"/>
    <w:rsid w:val="000D5945"/>
    <w:rsid w:val="000D5F8A"/>
    <w:rsid w:val="000D6639"/>
    <w:rsid w:val="000D698B"/>
    <w:rsid w:val="000D6D9D"/>
    <w:rsid w:val="000D7A36"/>
    <w:rsid w:val="000E073B"/>
    <w:rsid w:val="000E0B47"/>
    <w:rsid w:val="000E0BF7"/>
    <w:rsid w:val="000E1479"/>
    <w:rsid w:val="000E1877"/>
    <w:rsid w:val="000E2805"/>
    <w:rsid w:val="000E2914"/>
    <w:rsid w:val="000E2E29"/>
    <w:rsid w:val="000E50B5"/>
    <w:rsid w:val="000E5B44"/>
    <w:rsid w:val="000E5FFC"/>
    <w:rsid w:val="000E6C89"/>
    <w:rsid w:val="000E6D25"/>
    <w:rsid w:val="000E7820"/>
    <w:rsid w:val="000E7D8C"/>
    <w:rsid w:val="000F012A"/>
    <w:rsid w:val="000F0377"/>
    <w:rsid w:val="000F0958"/>
    <w:rsid w:val="000F1F97"/>
    <w:rsid w:val="000F2006"/>
    <w:rsid w:val="000F26DA"/>
    <w:rsid w:val="000F2732"/>
    <w:rsid w:val="000F28BD"/>
    <w:rsid w:val="000F2A56"/>
    <w:rsid w:val="000F2DEC"/>
    <w:rsid w:val="000F3225"/>
    <w:rsid w:val="000F3F52"/>
    <w:rsid w:val="000F4761"/>
    <w:rsid w:val="000F49EA"/>
    <w:rsid w:val="000F4BCB"/>
    <w:rsid w:val="000F50BE"/>
    <w:rsid w:val="000F5633"/>
    <w:rsid w:val="000F5CDF"/>
    <w:rsid w:val="000F6192"/>
    <w:rsid w:val="000F66E7"/>
    <w:rsid w:val="000F6954"/>
    <w:rsid w:val="000F743F"/>
    <w:rsid w:val="000F74CA"/>
    <w:rsid w:val="00100622"/>
    <w:rsid w:val="00101FBB"/>
    <w:rsid w:val="00103B69"/>
    <w:rsid w:val="00104430"/>
    <w:rsid w:val="0010500A"/>
    <w:rsid w:val="0010555F"/>
    <w:rsid w:val="001068D7"/>
    <w:rsid w:val="001079CA"/>
    <w:rsid w:val="00107A54"/>
    <w:rsid w:val="001108BF"/>
    <w:rsid w:val="00110D2F"/>
    <w:rsid w:val="00111390"/>
    <w:rsid w:val="00112322"/>
    <w:rsid w:val="00112A58"/>
    <w:rsid w:val="00112B43"/>
    <w:rsid w:val="00114C5D"/>
    <w:rsid w:val="00115BD1"/>
    <w:rsid w:val="0011607C"/>
    <w:rsid w:val="001174A9"/>
    <w:rsid w:val="00117DB8"/>
    <w:rsid w:val="001203C0"/>
    <w:rsid w:val="001206C7"/>
    <w:rsid w:val="001207F7"/>
    <w:rsid w:val="001209C1"/>
    <w:rsid w:val="0012157C"/>
    <w:rsid w:val="00121C15"/>
    <w:rsid w:val="00121DB3"/>
    <w:rsid w:val="0012213C"/>
    <w:rsid w:val="00122E91"/>
    <w:rsid w:val="00123E64"/>
    <w:rsid w:val="001248A1"/>
    <w:rsid w:val="00125293"/>
    <w:rsid w:val="00125505"/>
    <w:rsid w:val="00125573"/>
    <w:rsid w:val="001257F2"/>
    <w:rsid w:val="00125C95"/>
    <w:rsid w:val="00126AD9"/>
    <w:rsid w:val="00127912"/>
    <w:rsid w:val="00127990"/>
    <w:rsid w:val="00130202"/>
    <w:rsid w:val="00130B31"/>
    <w:rsid w:val="00131153"/>
    <w:rsid w:val="00132A02"/>
    <w:rsid w:val="00132B93"/>
    <w:rsid w:val="0013333B"/>
    <w:rsid w:val="0013347E"/>
    <w:rsid w:val="00133E26"/>
    <w:rsid w:val="00133E87"/>
    <w:rsid w:val="0013515D"/>
    <w:rsid w:val="001358E5"/>
    <w:rsid w:val="00135C46"/>
    <w:rsid w:val="00135D43"/>
    <w:rsid w:val="00137411"/>
    <w:rsid w:val="00137482"/>
    <w:rsid w:val="00137675"/>
    <w:rsid w:val="00137F2E"/>
    <w:rsid w:val="0014123F"/>
    <w:rsid w:val="001415E5"/>
    <w:rsid w:val="00141C5E"/>
    <w:rsid w:val="00142F72"/>
    <w:rsid w:val="00143D63"/>
    <w:rsid w:val="0014495C"/>
    <w:rsid w:val="00144EBB"/>
    <w:rsid w:val="0014512C"/>
    <w:rsid w:val="0014638F"/>
    <w:rsid w:val="00146844"/>
    <w:rsid w:val="001473F0"/>
    <w:rsid w:val="00147F36"/>
    <w:rsid w:val="00150695"/>
    <w:rsid w:val="00151DCE"/>
    <w:rsid w:val="00151FFF"/>
    <w:rsid w:val="00152F9F"/>
    <w:rsid w:val="00154557"/>
    <w:rsid w:val="00154E94"/>
    <w:rsid w:val="00155684"/>
    <w:rsid w:val="00156135"/>
    <w:rsid w:val="001567D2"/>
    <w:rsid w:val="001569F3"/>
    <w:rsid w:val="00156AD1"/>
    <w:rsid w:val="00156AF5"/>
    <w:rsid w:val="00157112"/>
    <w:rsid w:val="0015721B"/>
    <w:rsid w:val="00157EB7"/>
    <w:rsid w:val="001601DD"/>
    <w:rsid w:val="00160271"/>
    <w:rsid w:val="001602B7"/>
    <w:rsid w:val="00160B76"/>
    <w:rsid w:val="001622D4"/>
    <w:rsid w:val="0016285A"/>
    <w:rsid w:val="001628C7"/>
    <w:rsid w:val="0016401C"/>
    <w:rsid w:val="00164C4A"/>
    <w:rsid w:val="00165930"/>
    <w:rsid w:val="00165B2B"/>
    <w:rsid w:val="001662D8"/>
    <w:rsid w:val="00166CB1"/>
    <w:rsid w:val="0017057D"/>
    <w:rsid w:val="00170DF4"/>
    <w:rsid w:val="00171C04"/>
    <w:rsid w:val="00171D88"/>
    <w:rsid w:val="001721BD"/>
    <w:rsid w:val="00172BE6"/>
    <w:rsid w:val="00176B7A"/>
    <w:rsid w:val="001773DF"/>
    <w:rsid w:val="001774AD"/>
    <w:rsid w:val="00177610"/>
    <w:rsid w:val="00177722"/>
    <w:rsid w:val="0018063D"/>
    <w:rsid w:val="00180A3C"/>
    <w:rsid w:val="001816F7"/>
    <w:rsid w:val="00181E65"/>
    <w:rsid w:val="00181EBD"/>
    <w:rsid w:val="001820B2"/>
    <w:rsid w:val="00182268"/>
    <w:rsid w:val="00182F9E"/>
    <w:rsid w:val="0018378D"/>
    <w:rsid w:val="00184286"/>
    <w:rsid w:val="001843BF"/>
    <w:rsid w:val="00185374"/>
    <w:rsid w:val="0018542B"/>
    <w:rsid w:val="00185A7F"/>
    <w:rsid w:val="00185D4F"/>
    <w:rsid w:val="00186008"/>
    <w:rsid w:val="00186443"/>
    <w:rsid w:val="00190C1E"/>
    <w:rsid w:val="00190F83"/>
    <w:rsid w:val="00191C05"/>
    <w:rsid w:val="001921C0"/>
    <w:rsid w:val="0019234D"/>
    <w:rsid w:val="00192839"/>
    <w:rsid w:val="00192C37"/>
    <w:rsid w:val="00193707"/>
    <w:rsid w:val="0019414E"/>
    <w:rsid w:val="001942FE"/>
    <w:rsid w:val="00194D17"/>
    <w:rsid w:val="001957BA"/>
    <w:rsid w:val="00195F6E"/>
    <w:rsid w:val="00197CC3"/>
    <w:rsid w:val="00197F87"/>
    <w:rsid w:val="001A0408"/>
    <w:rsid w:val="001A0418"/>
    <w:rsid w:val="001A05B3"/>
    <w:rsid w:val="001A0934"/>
    <w:rsid w:val="001A2496"/>
    <w:rsid w:val="001A2B43"/>
    <w:rsid w:val="001A2D46"/>
    <w:rsid w:val="001A3EC1"/>
    <w:rsid w:val="001A3F98"/>
    <w:rsid w:val="001A4411"/>
    <w:rsid w:val="001A59B9"/>
    <w:rsid w:val="001A5CA1"/>
    <w:rsid w:val="001A6819"/>
    <w:rsid w:val="001B0E74"/>
    <w:rsid w:val="001B17EB"/>
    <w:rsid w:val="001B1C89"/>
    <w:rsid w:val="001B2A94"/>
    <w:rsid w:val="001B2B89"/>
    <w:rsid w:val="001B496C"/>
    <w:rsid w:val="001B4E67"/>
    <w:rsid w:val="001B54A1"/>
    <w:rsid w:val="001B60B8"/>
    <w:rsid w:val="001B6689"/>
    <w:rsid w:val="001B68AB"/>
    <w:rsid w:val="001B69C4"/>
    <w:rsid w:val="001B6B50"/>
    <w:rsid w:val="001B6E48"/>
    <w:rsid w:val="001B7ADE"/>
    <w:rsid w:val="001B7D72"/>
    <w:rsid w:val="001B7DDC"/>
    <w:rsid w:val="001B7E53"/>
    <w:rsid w:val="001B7E65"/>
    <w:rsid w:val="001C042E"/>
    <w:rsid w:val="001C0BFA"/>
    <w:rsid w:val="001C205E"/>
    <w:rsid w:val="001C3D11"/>
    <w:rsid w:val="001C4442"/>
    <w:rsid w:val="001C4770"/>
    <w:rsid w:val="001C4D81"/>
    <w:rsid w:val="001C4F16"/>
    <w:rsid w:val="001C4FE7"/>
    <w:rsid w:val="001C5A12"/>
    <w:rsid w:val="001C5C04"/>
    <w:rsid w:val="001C6907"/>
    <w:rsid w:val="001C6F29"/>
    <w:rsid w:val="001D0734"/>
    <w:rsid w:val="001D1687"/>
    <w:rsid w:val="001D1888"/>
    <w:rsid w:val="001D1972"/>
    <w:rsid w:val="001D1E41"/>
    <w:rsid w:val="001D21E3"/>
    <w:rsid w:val="001D23EA"/>
    <w:rsid w:val="001D26CE"/>
    <w:rsid w:val="001D4545"/>
    <w:rsid w:val="001D4DF7"/>
    <w:rsid w:val="001D56A5"/>
    <w:rsid w:val="001D6076"/>
    <w:rsid w:val="001D6CEB"/>
    <w:rsid w:val="001D7676"/>
    <w:rsid w:val="001D774D"/>
    <w:rsid w:val="001E0B52"/>
    <w:rsid w:val="001E0FC6"/>
    <w:rsid w:val="001E1152"/>
    <w:rsid w:val="001E2193"/>
    <w:rsid w:val="001E30F6"/>
    <w:rsid w:val="001E36E0"/>
    <w:rsid w:val="001E52BB"/>
    <w:rsid w:val="001E573E"/>
    <w:rsid w:val="001E5E93"/>
    <w:rsid w:val="001E6158"/>
    <w:rsid w:val="001E6430"/>
    <w:rsid w:val="001E6D6A"/>
    <w:rsid w:val="001F246F"/>
    <w:rsid w:val="001F285D"/>
    <w:rsid w:val="001F293F"/>
    <w:rsid w:val="001F2B8B"/>
    <w:rsid w:val="001F2C10"/>
    <w:rsid w:val="001F305A"/>
    <w:rsid w:val="001F4AFA"/>
    <w:rsid w:val="001F4E15"/>
    <w:rsid w:val="001F4F43"/>
    <w:rsid w:val="001F5347"/>
    <w:rsid w:val="001F5737"/>
    <w:rsid w:val="001F6050"/>
    <w:rsid w:val="001F6107"/>
    <w:rsid w:val="001F6482"/>
    <w:rsid w:val="001F68E3"/>
    <w:rsid w:val="001F6C35"/>
    <w:rsid w:val="001F7387"/>
    <w:rsid w:val="001F775B"/>
    <w:rsid w:val="00200704"/>
    <w:rsid w:val="00200AF0"/>
    <w:rsid w:val="00200BD3"/>
    <w:rsid w:val="00201B32"/>
    <w:rsid w:val="00202990"/>
    <w:rsid w:val="00202BFE"/>
    <w:rsid w:val="0020300F"/>
    <w:rsid w:val="00203E03"/>
    <w:rsid w:val="00204DCD"/>
    <w:rsid w:val="002055CA"/>
    <w:rsid w:val="00206B45"/>
    <w:rsid w:val="00206D9B"/>
    <w:rsid w:val="00207B22"/>
    <w:rsid w:val="00207D83"/>
    <w:rsid w:val="00210892"/>
    <w:rsid w:val="0021122E"/>
    <w:rsid w:val="002122C3"/>
    <w:rsid w:val="002127CD"/>
    <w:rsid w:val="00213D28"/>
    <w:rsid w:val="002140AF"/>
    <w:rsid w:val="002140D3"/>
    <w:rsid w:val="0021419E"/>
    <w:rsid w:val="00214D9F"/>
    <w:rsid w:val="00214FDB"/>
    <w:rsid w:val="00215481"/>
    <w:rsid w:val="0021575B"/>
    <w:rsid w:val="002158A7"/>
    <w:rsid w:val="00215A97"/>
    <w:rsid w:val="0021629D"/>
    <w:rsid w:val="00216544"/>
    <w:rsid w:val="00216BCB"/>
    <w:rsid w:val="002172F2"/>
    <w:rsid w:val="00217C33"/>
    <w:rsid w:val="00217FB0"/>
    <w:rsid w:val="00220055"/>
    <w:rsid w:val="002201F2"/>
    <w:rsid w:val="0022040F"/>
    <w:rsid w:val="002205AA"/>
    <w:rsid w:val="002210D6"/>
    <w:rsid w:val="00221891"/>
    <w:rsid w:val="00221F3B"/>
    <w:rsid w:val="00221F45"/>
    <w:rsid w:val="0022324E"/>
    <w:rsid w:val="002238EE"/>
    <w:rsid w:val="00224578"/>
    <w:rsid w:val="002247BF"/>
    <w:rsid w:val="00224AA2"/>
    <w:rsid w:val="0022504C"/>
    <w:rsid w:val="00225BB1"/>
    <w:rsid w:val="002268B1"/>
    <w:rsid w:val="00227FA7"/>
    <w:rsid w:val="00230E52"/>
    <w:rsid w:val="002325CA"/>
    <w:rsid w:val="00232911"/>
    <w:rsid w:val="00232A1B"/>
    <w:rsid w:val="002331D1"/>
    <w:rsid w:val="00233468"/>
    <w:rsid w:val="00233B8B"/>
    <w:rsid w:val="00233D3C"/>
    <w:rsid w:val="0023443A"/>
    <w:rsid w:val="00234758"/>
    <w:rsid w:val="002347D1"/>
    <w:rsid w:val="002360CB"/>
    <w:rsid w:val="002369C9"/>
    <w:rsid w:val="002370D8"/>
    <w:rsid w:val="0023753F"/>
    <w:rsid w:val="00241633"/>
    <w:rsid w:val="00242158"/>
    <w:rsid w:val="00242E34"/>
    <w:rsid w:val="00242E78"/>
    <w:rsid w:val="0024315A"/>
    <w:rsid w:val="00243347"/>
    <w:rsid w:val="002434D9"/>
    <w:rsid w:val="0024359B"/>
    <w:rsid w:val="002473D2"/>
    <w:rsid w:val="00247EAE"/>
    <w:rsid w:val="00250148"/>
    <w:rsid w:val="00250AB3"/>
    <w:rsid w:val="00251F37"/>
    <w:rsid w:val="00252335"/>
    <w:rsid w:val="00252EA9"/>
    <w:rsid w:val="00252FA9"/>
    <w:rsid w:val="002547FA"/>
    <w:rsid w:val="0025530F"/>
    <w:rsid w:val="002562B4"/>
    <w:rsid w:val="0025647D"/>
    <w:rsid w:val="00256D00"/>
    <w:rsid w:val="002604BC"/>
    <w:rsid w:val="002607B9"/>
    <w:rsid w:val="00260862"/>
    <w:rsid w:val="00261BE6"/>
    <w:rsid w:val="00262767"/>
    <w:rsid w:val="002627A6"/>
    <w:rsid w:val="00262D00"/>
    <w:rsid w:val="00262DF6"/>
    <w:rsid w:val="002635A5"/>
    <w:rsid w:val="0026376E"/>
    <w:rsid w:val="002639D7"/>
    <w:rsid w:val="00263B34"/>
    <w:rsid w:val="00264063"/>
    <w:rsid w:val="0026505C"/>
    <w:rsid w:val="00265594"/>
    <w:rsid w:val="002675D2"/>
    <w:rsid w:val="002676A3"/>
    <w:rsid w:val="00270436"/>
    <w:rsid w:val="0027180E"/>
    <w:rsid w:val="00272241"/>
    <w:rsid w:val="002722CE"/>
    <w:rsid w:val="002722E8"/>
    <w:rsid w:val="00272851"/>
    <w:rsid w:val="0027310E"/>
    <w:rsid w:val="00274D68"/>
    <w:rsid w:val="00275C74"/>
    <w:rsid w:val="00277797"/>
    <w:rsid w:val="002808E8"/>
    <w:rsid w:val="0028126F"/>
    <w:rsid w:val="002813A8"/>
    <w:rsid w:val="00281526"/>
    <w:rsid w:val="00281691"/>
    <w:rsid w:val="00282725"/>
    <w:rsid w:val="00282FB6"/>
    <w:rsid w:val="00285542"/>
    <w:rsid w:val="00285720"/>
    <w:rsid w:val="00286EAA"/>
    <w:rsid w:val="00286F61"/>
    <w:rsid w:val="00290A10"/>
    <w:rsid w:val="00290D5E"/>
    <w:rsid w:val="00290FAE"/>
    <w:rsid w:val="00291587"/>
    <w:rsid w:val="0029196C"/>
    <w:rsid w:val="00291B1F"/>
    <w:rsid w:val="00292442"/>
    <w:rsid w:val="00292513"/>
    <w:rsid w:val="0029294E"/>
    <w:rsid w:val="00292BAB"/>
    <w:rsid w:val="0029355E"/>
    <w:rsid w:val="00294523"/>
    <w:rsid w:val="002946E5"/>
    <w:rsid w:val="002947FB"/>
    <w:rsid w:val="00294848"/>
    <w:rsid w:val="00295846"/>
    <w:rsid w:val="00295F1D"/>
    <w:rsid w:val="00296D65"/>
    <w:rsid w:val="002A032B"/>
    <w:rsid w:val="002A06A5"/>
    <w:rsid w:val="002A12AD"/>
    <w:rsid w:val="002A1605"/>
    <w:rsid w:val="002A2BAC"/>
    <w:rsid w:val="002A34DD"/>
    <w:rsid w:val="002A3814"/>
    <w:rsid w:val="002A3BC3"/>
    <w:rsid w:val="002A435B"/>
    <w:rsid w:val="002A53BF"/>
    <w:rsid w:val="002A5FB7"/>
    <w:rsid w:val="002A64CB"/>
    <w:rsid w:val="002A65A9"/>
    <w:rsid w:val="002A7423"/>
    <w:rsid w:val="002B007A"/>
    <w:rsid w:val="002B0278"/>
    <w:rsid w:val="002B07DF"/>
    <w:rsid w:val="002B0A10"/>
    <w:rsid w:val="002B0FF7"/>
    <w:rsid w:val="002B161D"/>
    <w:rsid w:val="002B34E8"/>
    <w:rsid w:val="002B550F"/>
    <w:rsid w:val="002B58B8"/>
    <w:rsid w:val="002B5903"/>
    <w:rsid w:val="002B6CFB"/>
    <w:rsid w:val="002B6FCD"/>
    <w:rsid w:val="002B70DF"/>
    <w:rsid w:val="002B723B"/>
    <w:rsid w:val="002B7573"/>
    <w:rsid w:val="002B7595"/>
    <w:rsid w:val="002B75B0"/>
    <w:rsid w:val="002C1504"/>
    <w:rsid w:val="002C16B8"/>
    <w:rsid w:val="002C36E4"/>
    <w:rsid w:val="002C54AD"/>
    <w:rsid w:val="002C54D1"/>
    <w:rsid w:val="002C589F"/>
    <w:rsid w:val="002D093D"/>
    <w:rsid w:val="002D1F7F"/>
    <w:rsid w:val="002D2730"/>
    <w:rsid w:val="002D2E0A"/>
    <w:rsid w:val="002D2EA2"/>
    <w:rsid w:val="002D39D4"/>
    <w:rsid w:val="002D47ED"/>
    <w:rsid w:val="002D5183"/>
    <w:rsid w:val="002D53F1"/>
    <w:rsid w:val="002D5498"/>
    <w:rsid w:val="002D560A"/>
    <w:rsid w:val="002D5EFA"/>
    <w:rsid w:val="002D61C0"/>
    <w:rsid w:val="002D776E"/>
    <w:rsid w:val="002D7904"/>
    <w:rsid w:val="002D7DFA"/>
    <w:rsid w:val="002E019B"/>
    <w:rsid w:val="002E15DE"/>
    <w:rsid w:val="002E1F9F"/>
    <w:rsid w:val="002E4D05"/>
    <w:rsid w:val="002E4DDA"/>
    <w:rsid w:val="002E4ECD"/>
    <w:rsid w:val="002E5564"/>
    <w:rsid w:val="002E57B9"/>
    <w:rsid w:val="002E5A49"/>
    <w:rsid w:val="002E60E3"/>
    <w:rsid w:val="002E6487"/>
    <w:rsid w:val="002E67BA"/>
    <w:rsid w:val="002E683F"/>
    <w:rsid w:val="002E70B7"/>
    <w:rsid w:val="002E7386"/>
    <w:rsid w:val="002E79F8"/>
    <w:rsid w:val="002F0310"/>
    <w:rsid w:val="002F0316"/>
    <w:rsid w:val="002F0D0D"/>
    <w:rsid w:val="002F13CD"/>
    <w:rsid w:val="002F1784"/>
    <w:rsid w:val="002F1B8A"/>
    <w:rsid w:val="002F1E14"/>
    <w:rsid w:val="002F1EF8"/>
    <w:rsid w:val="002F2C78"/>
    <w:rsid w:val="002F2DC7"/>
    <w:rsid w:val="002F325C"/>
    <w:rsid w:val="002F36DE"/>
    <w:rsid w:val="002F39C0"/>
    <w:rsid w:val="002F3E54"/>
    <w:rsid w:val="002F4167"/>
    <w:rsid w:val="002F4DB2"/>
    <w:rsid w:val="002F5734"/>
    <w:rsid w:val="002F5B69"/>
    <w:rsid w:val="002F5FA6"/>
    <w:rsid w:val="002F6DD9"/>
    <w:rsid w:val="002F6E1D"/>
    <w:rsid w:val="002F7EBD"/>
    <w:rsid w:val="003017E4"/>
    <w:rsid w:val="003020EA"/>
    <w:rsid w:val="003024F0"/>
    <w:rsid w:val="003027A3"/>
    <w:rsid w:val="00302D65"/>
    <w:rsid w:val="00305190"/>
    <w:rsid w:val="003053C7"/>
    <w:rsid w:val="00305FFE"/>
    <w:rsid w:val="00306CAC"/>
    <w:rsid w:val="00306DF4"/>
    <w:rsid w:val="003070A0"/>
    <w:rsid w:val="003071B6"/>
    <w:rsid w:val="00310E7A"/>
    <w:rsid w:val="003131F2"/>
    <w:rsid w:val="003136C1"/>
    <w:rsid w:val="003138ED"/>
    <w:rsid w:val="003140C5"/>
    <w:rsid w:val="00314517"/>
    <w:rsid w:val="00315198"/>
    <w:rsid w:val="00315D0E"/>
    <w:rsid w:val="00316107"/>
    <w:rsid w:val="0031642E"/>
    <w:rsid w:val="00317A0E"/>
    <w:rsid w:val="00321CBA"/>
    <w:rsid w:val="003228BF"/>
    <w:rsid w:val="00322C03"/>
    <w:rsid w:val="003237C9"/>
    <w:rsid w:val="00324529"/>
    <w:rsid w:val="0032454E"/>
    <w:rsid w:val="00324D2A"/>
    <w:rsid w:val="003270BD"/>
    <w:rsid w:val="00327250"/>
    <w:rsid w:val="003275DF"/>
    <w:rsid w:val="0032766E"/>
    <w:rsid w:val="00327997"/>
    <w:rsid w:val="00327EBC"/>
    <w:rsid w:val="00330B29"/>
    <w:rsid w:val="00331D96"/>
    <w:rsid w:val="00331DB6"/>
    <w:rsid w:val="00331F4E"/>
    <w:rsid w:val="00332A97"/>
    <w:rsid w:val="0033300A"/>
    <w:rsid w:val="00333339"/>
    <w:rsid w:val="00333385"/>
    <w:rsid w:val="003347EB"/>
    <w:rsid w:val="00335158"/>
    <w:rsid w:val="00336DE0"/>
    <w:rsid w:val="00337DEE"/>
    <w:rsid w:val="0034032F"/>
    <w:rsid w:val="00340701"/>
    <w:rsid w:val="0034080E"/>
    <w:rsid w:val="00340A60"/>
    <w:rsid w:val="00341215"/>
    <w:rsid w:val="00341518"/>
    <w:rsid w:val="00341FD7"/>
    <w:rsid w:val="00342F56"/>
    <w:rsid w:val="0034327D"/>
    <w:rsid w:val="003435F0"/>
    <w:rsid w:val="003449DB"/>
    <w:rsid w:val="00344EC2"/>
    <w:rsid w:val="00345F5E"/>
    <w:rsid w:val="00346C72"/>
    <w:rsid w:val="00347990"/>
    <w:rsid w:val="003479A4"/>
    <w:rsid w:val="0035058E"/>
    <w:rsid w:val="003512D2"/>
    <w:rsid w:val="003513DD"/>
    <w:rsid w:val="00351525"/>
    <w:rsid w:val="00351584"/>
    <w:rsid w:val="00352367"/>
    <w:rsid w:val="0035241B"/>
    <w:rsid w:val="00352483"/>
    <w:rsid w:val="00352E70"/>
    <w:rsid w:val="00352FBF"/>
    <w:rsid w:val="003530F0"/>
    <w:rsid w:val="003546EE"/>
    <w:rsid w:val="003547C7"/>
    <w:rsid w:val="00354808"/>
    <w:rsid w:val="003559E0"/>
    <w:rsid w:val="00356895"/>
    <w:rsid w:val="003568ED"/>
    <w:rsid w:val="0035690E"/>
    <w:rsid w:val="00357070"/>
    <w:rsid w:val="00357F93"/>
    <w:rsid w:val="00360501"/>
    <w:rsid w:val="00360F89"/>
    <w:rsid w:val="0036121E"/>
    <w:rsid w:val="003615B1"/>
    <w:rsid w:val="003618F6"/>
    <w:rsid w:val="003629B6"/>
    <w:rsid w:val="00362AEE"/>
    <w:rsid w:val="00362B64"/>
    <w:rsid w:val="00362F8F"/>
    <w:rsid w:val="00363589"/>
    <w:rsid w:val="003635F6"/>
    <w:rsid w:val="003637DC"/>
    <w:rsid w:val="00363B82"/>
    <w:rsid w:val="0036451F"/>
    <w:rsid w:val="0036455A"/>
    <w:rsid w:val="00364FAE"/>
    <w:rsid w:val="003676F7"/>
    <w:rsid w:val="0036785B"/>
    <w:rsid w:val="0036789C"/>
    <w:rsid w:val="00367B51"/>
    <w:rsid w:val="00367C68"/>
    <w:rsid w:val="00370910"/>
    <w:rsid w:val="00371D6D"/>
    <w:rsid w:val="00372061"/>
    <w:rsid w:val="0037242E"/>
    <w:rsid w:val="00372FE8"/>
    <w:rsid w:val="0037305F"/>
    <w:rsid w:val="00374311"/>
    <w:rsid w:val="0037503F"/>
    <w:rsid w:val="003765E9"/>
    <w:rsid w:val="00376809"/>
    <w:rsid w:val="00376F8D"/>
    <w:rsid w:val="00377113"/>
    <w:rsid w:val="00377475"/>
    <w:rsid w:val="00377DC6"/>
    <w:rsid w:val="003801A9"/>
    <w:rsid w:val="00380B18"/>
    <w:rsid w:val="00381451"/>
    <w:rsid w:val="003816E2"/>
    <w:rsid w:val="00382494"/>
    <w:rsid w:val="003825F3"/>
    <w:rsid w:val="003839E7"/>
    <w:rsid w:val="003846C6"/>
    <w:rsid w:val="00384CDE"/>
    <w:rsid w:val="00387DB5"/>
    <w:rsid w:val="0039002A"/>
    <w:rsid w:val="003919C6"/>
    <w:rsid w:val="003920C5"/>
    <w:rsid w:val="0039218B"/>
    <w:rsid w:val="00394503"/>
    <w:rsid w:val="003949EA"/>
    <w:rsid w:val="00394E25"/>
    <w:rsid w:val="0039554E"/>
    <w:rsid w:val="00395A2E"/>
    <w:rsid w:val="003964FE"/>
    <w:rsid w:val="003976AF"/>
    <w:rsid w:val="003A0F7F"/>
    <w:rsid w:val="003A14E8"/>
    <w:rsid w:val="003A2004"/>
    <w:rsid w:val="003A25C4"/>
    <w:rsid w:val="003A2C52"/>
    <w:rsid w:val="003A3573"/>
    <w:rsid w:val="003A3946"/>
    <w:rsid w:val="003A4746"/>
    <w:rsid w:val="003A5490"/>
    <w:rsid w:val="003A58EC"/>
    <w:rsid w:val="003A5FD7"/>
    <w:rsid w:val="003A61C6"/>
    <w:rsid w:val="003A651D"/>
    <w:rsid w:val="003A7813"/>
    <w:rsid w:val="003A7CF4"/>
    <w:rsid w:val="003B15EA"/>
    <w:rsid w:val="003B1D16"/>
    <w:rsid w:val="003B2D4F"/>
    <w:rsid w:val="003B45B7"/>
    <w:rsid w:val="003B4D77"/>
    <w:rsid w:val="003B55B8"/>
    <w:rsid w:val="003B761B"/>
    <w:rsid w:val="003B7C6C"/>
    <w:rsid w:val="003C05CF"/>
    <w:rsid w:val="003C0A09"/>
    <w:rsid w:val="003C0F2A"/>
    <w:rsid w:val="003C220C"/>
    <w:rsid w:val="003C25F9"/>
    <w:rsid w:val="003C263D"/>
    <w:rsid w:val="003C3A5B"/>
    <w:rsid w:val="003C3E45"/>
    <w:rsid w:val="003C4056"/>
    <w:rsid w:val="003C41FC"/>
    <w:rsid w:val="003C4748"/>
    <w:rsid w:val="003C60A6"/>
    <w:rsid w:val="003C75FE"/>
    <w:rsid w:val="003C76F0"/>
    <w:rsid w:val="003C7CFA"/>
    <w:rsid w:val="003C7FAA"/>
    <w:rsid w:val="003C7FD0"/>
    <w:rsid w:val="003D1994"/>
    <w:rsid w:val="003D1FF6"/>
    <w:rsid w:val="003D22AE"/>
    <w:rsid w:val="003D265E"/>
    <w:rsid w:val="003D2AC2"/>
    <w:rsid w:val="003D3DE2"/>
    <w:rsid w:val="003D588B"/>
    <w:rsid w:val="003D5A2A"/>
    <w:rsid w:val="003D687F"/>
    <w:rsid w:val="003E1B21"/>
    <w:rsid w:val="003E1B82"/>
    <w:rsid w:val="003E222F"/>
    <w:rsid w:val="003E24A2"/>
    <w:rsid w:val="003E299C"/>
    <w:rsid w:val="003E3AC8"/>
    <w:rsid w:val="003E4258"/>
    <w:rsid w:val="003E4ACB"/>
    <w:rsid w:val="003E57DC"/>
    <w:rsid w:val="003E59E9"/>
    <w:rsid w:val="003E5B13"/>
    <w:rsid w:val="003E6880"/>
    <w:rsid w:val="003F00B7"/>
    <w:rsid w:val="003F0834"/>
    <w:rsid w:val="003F0A64"/>
    <w:rsid w:val="003F193C"/>
    <w:rsid w:val="003F2321"/>
    <w:rsid w:val="003F2A02"/>
    <w:rsid w:val="003F2CCA"/>
    <w:rsid w:val="003F2CD7"/>
    <w:rsid w:val="003F2D60"/>
    <w:rsid w:val="003F35B3"/>
    <w:rsid w:val="003F3976"/>
    <w:rsid w:val="003F3B97"/>
    <w:rsid w:val="003F447F"/>
    <w:rsid w:val="003F5944"/>
    <w:rsid w:val="003F6E6C"/>
    <w:rsid w:val="003F6E88"/>
    <w:rsid w:val="003F77A9"/>
    <w:rsid w:val="003F7C1A"/>
    <w:rsid w:val="004029C2"/>
    <w:rsid w:val="00402A2A"/>
    <w:rsid w:val="00403266"/>
    <w:rsid w:val="00403713"/>
    <w:rsid w:val="0040480D"/>
    <w:rsid w:val="00405CEF"/>
    <w:rsid w:val="00406667"/>
    <w:rsid w:val="00406792"/>
    <w:rsid w:val="00406C35"/>
    <w:rsid w:val="00406D22"/>
    <w:rsid w:val="004073EF"/>
    <w:rsid w:val="00407976"/>
    <w:rsid w:val="004118F6"/>
    <w:rsid w:val="00411EA9"/>
    <w:rsid w:val="00412D43"/>
    <w:rsid w:val="00413B8F"/>
    <w:rsid w:val="00413D15"/>
    <w:rsid w:val="00413EB1"/>
    <w:rsid w:val="00414258"/>
    <w:rsid w:val="004152EB"/>
    <w:rsid w:val="00415A05"/>
    <w:rsid w:val="00415A10"/>
    <w:rsid w:val="00415E16"/>
    <w:rsid w:val="00416AB0"/>
    <w:rsid w:val="00416EA0"/>
    <w:rsid w:val="00417B9A"/>
    <w:rsid w:val="00420A15"/>
    <w:rsid w:val="00420F43"/>
    <w:rsid w:val="0042341F"/>
    <w:rsid w:val="00425EF7"/>
    <w:rsid w:val="0042627B"/>
    <w:rsid w:val="00426524"/>
    <w:rsid w:val="00427BBE"/>
    <w:rsid w:val="00430113"/>
    <w:rsid w:val="00430604"/>
    <w:rsid w:val="0043071B"/>
    <w:rsid w:val="00430D9E"/>
    <w:rsid w:val="004322AE"/>
    <w:rsid w:val="0043297A"/>
    <w:rsid w:val="00432B1F"/>
    <w:rsid w:val="00433899"/>
    <w:rsid w:val="00433B7E"/>
    <w:rsid w:val="004342BE"/>
    <w:rsid w:val="00434374"/>
    <w:rsid w:val="0043456F"/>
    <w:rsid w:val="00434A71"/>
    <w:rsid w:val="00435B03"/>
    <w:rsid w:val="004362C6"/>
    <w:rsid w:val="004369FD"/>
    <w:rsid w:val="00436B1E"/>
    <w:rsid w:val="00437091"/>
    <w:rsid w:val="00437950"/>
    <w:rsid w:val="00440EE4"/>
    <w:rsid w:val="00441406"/>
    <w:rsid w:val="00441813"/>
    <w:rsid w:val="00441C8F"/>
    <w:rsid w:val="004427CE"/>
    <w:rsid w:val="00442F3D"/>
    <w:rsid w:val="004432DC"/>
    <w:rsid w:val="00443413"/>
    <w:rsid w:val="00444029"/>
    <w:rsid w:val="00444094"/>
    <w:rsid w:val="00445C02"/>
    <w:rsid w:val="00445D2F"/>
    <w:rsid w:val="00446606"/>
    <w:rsid w:val="004470D5"/>
    <w:rsid w:val="00447241"/>
    <w:rsid w:val="00447505"/>
    <w:rsid w:val="00447536"/>
    <w:rsid w:val="0044757C"/>
    <w:rsid w:val="00447B8B"/>
    <w:rsid w:val="00450F4B"/>
    <w:rsid w:val="004511BB"/>
    <w:rsid w:val="00451330"/>
    <w:rsid w:val="0045205A"/>
    <w:rsid w:val="004521F0"/>
    <w:rsid w:val="00452961"/>
    <w:rsid w:val="00452A76"/>
    <w:rsid w:val="00452A84"/>
    <w:rsid w:val="004530F0"/>
    <w:rsid w:val="0045396A"/>
    <w:rsid w:val="00453E6A"/>
    <w:rsid w:val="0045433D"/>
    <w:rsid w:val="00454C2A"/>
    <w:rsid w:val="00455119"/>
    <w:rsid w:val="004553B9"/>
    <w:rsid w:val="00455875"/>
    <w:rsid w:val="00456B49"/>
    <w:rsid w:val="00457151"/>
    <w:rsid w:val="00457999"/>
    <w:rsid w:val="00457ACD"/>
    <w:rsid w:val="004607FD"/>
    <w:rsid w:val="004609BE"/>
    <w:rsid w:val="00460D37"/>
    <w:rsid w:val="004630D2"/>
    <w:rsid w:val="00463750"/>
    <w:rsid w:val="00463FD4"/>
    <w:rsid w:val="00464485"/>
    <w:rsid w:val="00464F3C"/>
    <w:rsid w:val="004658F9"/>
    <w:rsid w:val="00465A8B"/>
    <w:rsid w:val="004666CE"/>
    <w:rsid w:val="00467303"/>
    <w:rsid w:val="00467396"/>
    <w:rsid w:val="00467435"/>
    <w:rsid w:val="00467CFD"/>
    <w:rsid w:val="00467E61"/>
    <w:rsid w:val="00471FD0"/>
    <w:rsid w:val="00472DA5"/>
    <w:rsid w:val="00473235"/>
    <w:rsid w:val="00474436"/>
    <w:rsid w:val="004745C9"/>
    <w:rsid w:val="00475122"/>
    <w:rsid w:val="004757AC"/>
    <w:rsid w:val="00475A99"/>
    <w:rsid w:val="00475E86"/>
    <w:rsid w:val="00476175"/>
    <w:rsid w:val="0047724A"/>
    <w:rsid w:val="00477898"/>
    <w:rsid w:val="0048204A"/>
    <w:rsid w:val="004821F2"/>
    <w:rsid w:val="00482CB1"/>
    <w:rsid w:val="00483602"/>
    <w:rsid w:val="004838C7"/>
    <w:rsid w:val="00483A72"/>
    <w:rsid w:val="00483E31"/>
    <w:rsid w:val="0048454E"/>
    <w:rsid w:val="00484793"/>
    <w:rsid w:val="004848B1"/>
    <w:rsid w:val="00484C84"/>
    <w:rsid w:val="00485071"/>
    <w:rsid w:val="004863FE"/>
    <w:rsid w:val="00486DFE"/>
    <w:rsid w:val="004874BA"/>
    <w:rsid w:val="00487542"/>
    <w:rsid w:val="00487E75"/>
    <w:rsid w:val="00490B2D"/>
    <w:rsid w:val="00490C7F"/>
    <w:rsid w:val="0049151C"/>
    <w:rsid w:val="00491D32"/>
    <w:rsid w:val="0049204C"/>
    <w:rsid w:val="00492422"/>
    <w:rsid w:val="00492F48"/>
    <w:rsid w:val="0049303E"/>
    <w:rsid w:val="00493529"/>
    <w:rsid w:val="004938BB"/>
    <w:rsid w:val="00493FBD"/>
    <w:rsid w:val="0049401D"/>
    <w:rsid w:val="004958ED"/>
    <w:rsid w:val="00495DCD"/>
    <w:rsid w:val="00496055"/>
    <w:rsid w:val="004960C9"/>
    <w:rsid w:val="00496889"/>
    <w:rsid w:val="00496A49"/>
    <w:rsid w:val="00497B55"/>
    <w:rsid w:val="004A04E5"/>
    <w:rsid w:val="004A0FBD"/>
    <w:rsid w:val="004A0FEC"/>
    <w:rsid w:val="004A17FD"/>
    <w:rsid w:val="004A1F52"/>
    <w:rsid w:val="004A22C0"/>
    <w:rsid w:val="004A3A8C"/>
    <w:rsid w:val="004A3B51"/>
    <w:rsid w:val="004A59EC"/>
    <w:rsid w:val="004A5D6D"/>
    <w:rsid w:val="004A6EA2"/>
    <w:rsid w:val="004A6FAB"/>
    <w:rsid w:val="004A754B"/>
    <w:rsid w:val="004A76F9"/>
    <w:rsid w:val="004B096D"/>
    <w:rsid w:val="004B0990"/>
    <w:rsid w:val="004B1765"/>
    <w:rsid w:val="004B2590"/>
    <w:rsid w:val="004B25B8"/>
    <w:rsid w:val="004B2AC4"/>
    <w:rsid w:val="004B32EB"/>
    <w:rsid w:val="004B3A91"/>
    <w:rsid w:val="004B5135"/>
    <w:rsid w:val="004B5467"/>
    <w:rsid w:val="004B5E4D"/>
    <w:rsid w:val="004B66E6"/>
    <w:rsid w:val="004B793A"/>
    <w:rsid w:val="004C0390"/>
    <w:rsid w:val="004C0539"/>
    <w:rsid w:val="004C1254"/>
    <w:rsid w:val="004C1A8D"/>
    <w:rsid w:val="004C1C01"/>
    <w:rsid w:val="004C3A22"/>
    <w:rsid w:val="004C4D7A"/>
    <w:rsid w:val="004C4DF8"/>
    <w:rsid w:val="004C6347"/>
    <w:rsid w:val="004D0021"/>
    <w:rsid w:val="004D1373"/>
    <w:rsid w:val="004D166C"/>
    <w:rsid w:val="004D34A0"/>
    <w:rsid w:val="004D39BA"/>
    <w:rsid w:val="004D4606"/>
    <w:rsid w:val="004D4F80"/>
    <w:rsid w:val="004D50C2"/>
    <w:rsid w:val="004D552F"/>
    <w:rsid w:val="004D59BD"/>
    <w:rsid w:val="004D64A0"/>
    <w:rsid w:val="004D6539"/>
    <w:rsid w:val="004D725E"/>
    <w:rsid w:val="004D7E26"/>
    <w:rsid w:val="004E09F0"/>
    <w:rsid w:val="004E17B0"/>
    <w:rsid w:val="004E55B7"/>
    <w:rsid w:val="004E5733"/>
    <w:rsid w:val="004E5905"/>
    <w:rsid w:val="004E5CC9"/>
    <w:rsid w:val="004E63F5"/>
    <w:rsid w:val="004E719E"/>
    <w:rsid w:val="004E750F"/>
    <w:rsid w:val="004F1E02"/>
    <w:rsid w:val="004F1F5D"/>
    <w:rsid w:val="004F2423"/>
    <w:rsid w:val="004F2556"/>
    <w:rsid w:val="004F2ACD"/>
    <w:rsid w:val="004F37BD"/>
    <w:rsid w:val="004F4966"/>
    <w:rsid w:val="004F52E4"/>
    <w:rsid w:val="004F5823"/>
    <w:rsid w:val="004F5AEE"/>
    <w:rsid w:val="004F710A"/>
    <w:rsid w:val="004F7411"/>
    <w:rsid w:val="00500388"/>
    <w:rsid w:val="00501570"/>
    <w:rsid w:val="00501D06"/>
    <w:rsid w:val="00503880"/>
    <w:rsid w:val="005044EB"/>
    <w:rsid w:val="005047B6"/>
    <w:rsid w:val="00504E0F"/>
    <w:rsid w:val="00505712"/>
    <w:rsid w:val="005062D1"/>
    <w:rsid w:val="0050674F"/>
    <w:rsid w:val="0050681B"/>
    <w:rsid w:val="00506F18"/>
    <w:rsid w:val="0050776A"/>
    <w:rsid w:val="00507E9E"/>
    <w:rsid w:val="00510793"/>
    <w:rsid w:val="0051135A"/>
    <w:rsid w:val="00511596"/>
    <w:rsid w:val="0051195E"/>
    <w:rsid w:val="00511F06"/>
    <w:rsid w:val="005120FB"/>
    <w:rsid w:val="0051249F"/>
    <w:rsid w:val="005134BF"/>
    <w:rsid w:val="005134E8"/>
    <w:rsid w:val="005138BC"/>
    <w:rsid w:val="00513DD1"/>
    <w:rsid w:val="005141BA"/>
    <w:rsid w:val="00514B46"/>
    <w:rsid w:val="00515B88"/>
    <w:rsid w:val="00515F6E"/>
    <w:rsid w:val="005166D4"/>
    <w:rsid w:val="005166E7"/>
    <w:rsid w:val="00516A9D"/>
    <w:rsid w:val="00516D92"/>
    <w:rsid w:val="0051729D"/>
    <w:rsid w:val="00517B87"/>
    <w:rsid w:val="0052024B"/>
    <w:rsid w:val="00520427"/>
    <w:rsid w:val="00520DDB"/>
    <w:rsid w:val="0052156C"/>
    <w:rsid w:val="00521825"/>
    <w:rsid w:val="0052235F"/>
    <w:rsid w:val="005229D1"/>
    <w:rsid w:val="00523B6B"/>
    <w:rsid w:val="0052561E"/>
    <w:rsid w:val="00526043"/>
    <w:rsid w:val="00526406"/>
    <w:rsid w:val="00527A11"/>
    <w:rsid w:val="00527CD3"/>
    <w:rsid w:val="00530237"/>
    <w:rsid w:val="00530A08"/>
    <w:rsid w:val="00530CB5"/>
    <w:rsid w:val="005314CC"/>
    <w:rsid w:val="00531638"/>
    <w:rsid w:val="00531684"/>
    <w:rsid w:val="00531D7C"/>
    <w:rsid w:val="005323C2"/>
    <w:rsid w:val="00532C34"/>
    <w:rsid w:val="00532D88"/>
    <w:rsid w:val="00533EA7"/>
    <w:rsid w:val="00533F9C"/>
    <w:rsid w:val="00534456"/>
    <w:rsid w:val="00535417"/>
    <w:rsid w:val="00535665"/>
    <w:rsid w:val="0053590E"/>
    <w:rsid w:val="00536218"/>
    <w:rsid w:val="00536E7E"/>
    <w:rsid w:val="00536F3E"/>
    <w:rsid w:val="00537E2E"/>
    <w:rsid w:val="005412C8"/>
    <w:rsid w:val="00541F1D"/>
    <w:rsid w:val="00542C2E"/>
    <w:rsid w:val="005430D3"/>
    <w:rsid w:val="00543268"/>
    <w:rsid w:val="00543376"/>
    <w:rsid w:val="005433FC"/>
    <w:rsid w:val="005447EA"/>
    <w:rsid w:val="00547004"/>
    <w:rsid w:val="00547C23"/>
    <w:rsid w:val="00547F96"/>
    <w:rsid w:val="00550F07"/>
    <w:rsid w:val="005513F9"/>
    <w:rsid w:val="00552A52"/>
    <w:rsid w:val="005530D2"/>
    <w:rsid w:val="005532B8"/>
    <w:rsid w:val="005532C3"/>
    <w:rsid w:val="0055340D"/>
    <w:rsid w:val="005537EB"/>
    <w:rsid w:val="005542CB"/>
    <w:rsid w:val="005543AE"/>
    <w:rsid w:val="0055442D"/>
    <w:rsid w:val="00555186"/>
    <w:rsid w:val="00555612"/>
    <w:rsid w:val="0055587D"/>
    <w:rsid w:val="00555F5E"/>
    <w:rsid w:val="0055657A"/>
    <w:rsid w:val="0055661C"/>
    <w:rsid w:val="0055789C"/>
    <w:rsid w:val="00560241"/>
    <w:rsid w:val="00560D05"/>
    <w:rsid w:val="0056165D"/>
    <w:rsid w:val="005619BF"/>
    <w:rsid w:val="00561D7B"/>
    <w:rsid w:val="00562404"/>
    <w:rsid w:val="005642AC"/>
    <w:rsid w:val="00564E38"/>
    <w:rsid w:val="00570F39"/>
    <w:rsid w:val="00571051"/>
    <w:rsid w:val="00572204"/>
    <w:rsid w:val="00572737"/>
    <w:rsid w:val="00572E24"/>
    <w:rsid w:val="005730C0"/>
    <w:rsid w:val="005733FC"/>
    <w:rsid w:val="00573538"/>
    <w:rsid w:val="00573C9C"/>
    <w:rsid w:val="00573F8E"/>
    <w:rsid w:val="0057428A"/>
    <w:rsid w:val="00574326"/>
    <w:rsid w:val="00575812"/>
    <w:rsid w:val="00575A75"/>
    <w:rsid w:val="00576ADE"/>
    <w:rsid w:val="0057711D"/>
    <w:rsid w:val="0057728A"/>
    <w:rsid w:val="00580139"/>
    <w:rsid w:val="0058095E"/>
    <w:rsid w:val="00580BEA"/>
    <w:rsid w:val="00580CD8"/>
    <w:rsid w:val="005816E3"/>
    <w:rsid w:val="00582992"/>
    <w:rsid w:val="00583877"/>
    <w:rsid w:val="005839B3"/>
    <w:rsid w:val="00584AE5"/>
    <w:rsid w:val="00585E12"/>
    <w:rsid w:val="00586B1B"/>
    <w:rsid w:val="00587236"/>
    <w:rsid w:val="00587D8D"/>
    <w:rsid w:val="005902B9"/>
    <w:rsid w:val="00590B5C"/>
    <w:rsid w:val="00591721"/>
    <w:rsid w:val="005917CC"/>
    <w:rsid w:val="0059210E"/>
    <w:rsid w:val="0059292F"/>
    <w:rsid w:val="00592F45"/>
    <w:rsid w:val="005936B4"/>
    <w:rsid w:val="00593D00"/>
    <w:rsid w:val="00593F9F"/>
    <w:rsid w:val="00594484"/>
    <w:rsid w:val="00594FDD"/>
    <w:rsid w:val="00595045"/>
    <w:rsid w:val="00595657"/>
    <w:rsid w:val="005957FA"/>
    <w:rsid w:val="0059615E"/>
    <w:rsid w:val="005965E7"/>
    <w:rsid w:val="00596E7D"/>
    <w:rsid w:val="00596EBF"/>
    <w:rsid w:val="005971D3"/>
    <w:rsid w:val="00597BCC"/>
    <w:rsid w:val="00597FC3"/>
    <w:rsid w:val="005A0370"/>
    <w:rsid w:val="005A11ED"/>
    <w:rsid w:val="005A16C6"/>
    <w:rsid w:val="005A1DE0"/>
    <w:rsid w:val="005A228D"/>
    <w:rsid w:val="005A26D0"/>
    <w:rsid w:val="005A3027"/>
    <w:rsid w:val="005A3361"/>
    <w:rsid w:val="005A4BA8"/>
    <w:rsid w:val="005A4F2A"/>
    <w:rsid w:val="005A54DF"/>
    <w:rsid w:val="005A5535"/>
    <w:rsid w:val="005A553B"/>
    <w:rsid w:val="005A5A55"/>
    <w:rsid w:val="005A6585"/>
    <w:rsid w:val="005A6E9C"/>
    <w:rsid w:val="005A7189"/>
    <w:rsid w:val="005A7286"/>
    <w:rsid w:val="005A7565"/>
    <w:rsid w:val="005A77CE"/>
    <w:rsid w:val="005B0233"/>
    <w:rsid w:val="005B0341"/>
    <w:rsid w:val="005B0589"/>
    <w:rsid w:val="005B09B6"/>
    <w:rsid w:val="005B0EC5"/>
    <w:rsid w:val="005B17BA"/>
    <w:rsid w:val="005B285C"/>
    <w:rsid w:val="005B2E47"/>
    <w:rsid w:val="005B3F00"/>
    <w:rsid w:val="005B466A"/>
    <w:rsid w:val="005B4FBB"/>
    <w:rsid w:val="005B6F2F"/>
    <w:rsid w:val="005B7963"/>
    <w:rsid w:val="005B79E4"/>
    <w:rsid w:val="005B7DED"/>
    <w:rsid w:val="005C040B"/>
    <w:rsid w:val="005C0487"/>
    <w:rsid w:val="005C1A8C"/>
    <w:rsid w:val="005C2CA7"/>
    <w:rsid w:val="005C3DD8"/>
    <w:rsid w:val="005C3F61"/>
    <w:rsid w:val="005C4DAF"/>
    <w:rsid w:val="005C500E"/>
    <w:rsid w:val="005C50ED"/>
    <w:rsid w:val="005C53DD"/>
    <w:rsid w:val="005C5F53"/>
    <w:rsid w:val="005C61E8"/>
    <w:rsid w:val="005C6362"/>
    <w:rsid w:val="005C66E4"/>
    <w:rsid w:val="005C69BF"/>
    <w:rsid w:val="005C6DAD"/>
    <w:rsid w:val="005C7705"/>
    <w:rsid w:val="005D00CE"/>
    <w:rsid w:val="005D0A96"/>
    <w:rsid w:val="005D1843"/>
    <w:rsid w:val="005D21C8"/>
    <w:rsid w:val="005D21DE"/>
    <w:rsid w:val="005D2390"/>
    <w:rsid w:val="005D2628"/>
    <w:rsid w:val="005D27D3"/>
    <w:rsid w:val="005D3FB9"/>
    <w:rsid w:val="005D42C1"/>
    <w:rsid w:val="005D4CFC"/>
    <w:rsid w:val="005D4D29"/>
    <w:rsid w:val="005D4F61"/>
    <w:rsid w:val="005D5A1E"/>
    <w:rsid w:val="005D6732"/>
    <w:rsid w:val="005D6A59"/>
    <w:rsid w:val="005D740A"/>
    <w:rsid w:val="005D75C9"/>
    <w:rsid w:val="005D787A"/>
    <w:rsid w:val="005E028D"/>
    <w:rsid w:val="005E123D"/>
    <w:rsid w:val="005E1A80"/>
    <w:rsid w:val="005E29A9"/>
    <w:rsid w:val="005E2E77"/>
    <w:rsid w:val="005E303E"/>
    <w:rsid w:val="005E3437"/>
    <w:rsid w:val="005E396B"/>
    <w:rsid w:val="005E3A34"/>
    <w:rsid w:val="005E4EB3"/>
    <w:rsid w:val="005E5BC8"/>
    <w:rsid w:val="005E5FC6"/>
    <w:rsid w:val="005E647B"/>
    <w:rsid w:val="005E67B8"/>
    <w:rsid w:val="005E6F18"/>
    <w:rsid w:val="005E73E6"/>
    <w:rsid w:val="005E7D45"/>
    <w:rsid w:val="005E7E91"/>
    <w:rsid w:val="005F05A8"/>
    <w:rsid w:val="005F0A26"/>
    <w:rsid w:val="005F0F56"/>
    <w:rsid w:val="005F358D"/>
    <w:rsid w:val="005F370E"/>
    <w:rsid w:val="005F3B58"/>
    <w:rsid w:val="005F3FA5"/>
    <w:rsid w:val="005F4D4E"/>
    <w:rsid w:val="005F673D"/>
    <w:rsid w:val="005F72BB"/>
    <w:rsid w:val="005F783B"/>
    <w:rsid w:val="005F7C27"/>
    <w:rsid w:val="005F7DE3"/>
    <w:rsid w:val="0060102B"/>
    <w:rsid w:val="00601F15"/>
    <w:rsid w:val="00602A8D"/>
    <w:rsid w:val="00602C30"/>
    <w:rsid w:val="00602F03"/>
    <w:rsid w:val="00603DFA"/>
    <w:rsid w:val="006073D8"/>
    <w:rsid w:val="00610A78"/>
    <w:rsid w:val="00611139"/>
    <w:rsid w:val="00612C36"/>
    <w:rsid w:val="00613035"/>
    <w:rsid w:val="00613094"/>
    <w:rsid w:val="006136E5"/>
    <w:rsid w:val="00613A79"/>
    <w:rsid w:val="00614117"/>
    <w:rsid w:val="006146C5"/>
    <w:rsid w:val="00614B47"/>
    <w:rsid w:val="0061592F"/>
    <w:rsid w:val="00616B13"/>
    <w:rsid w:val="00616BE8"/>
    <w:rsid w:val="00616FC7"/>
    <w:rsid w:val="006178A0"/>
    <w:rsid w:val="00617D32"/>
    <w:rsid w:val="00620158"/>
    <w:rsid w:val="0062031D"/>
    <w:rsid w:val="0062090B"/>
    <w:rsid w:val="00620BC4"/>
    <w:rsid w:val="006224E6"/>
    <w:rsid w:val="006228FF"/>
    <w:rsid w:val="006236D0"/>
    <w:rsid w:val="0062403B"/>
    <w:rsid w:val="006241B3"/>
    <w:rsid w:val="006256D7"/>
    <w:rsid w:val="00625761"/>
    <w:rsid w:val="00626B88"/>
    <w:rsid w:val="0063003B"/>
    <w:rsid w:val="00632BA6"/>
    <w:rsid w:val="00632CD2"/>
    <w:rsid w:val="00633669"/>
    <w:rsid w:val="00633A03"/>
    <w:rsid w:val="00633EE6"/>
    <w:rsid w:val="00634506"/>
    <w:rsid w:val="00634CDB"/>
    <w:rsid w:val="006352C1"/>
    <w:rsid w:val="006354AA"/>
    <w:rsid w:val="00635C5E"/>
    <w:rsid w:val="00636070"/>
    <w:rsid w:val="006361D8"/>
    <w:rsid w:val="006371A8"/>
    <w:rsid w:val="00637F1F"/>
    <w:rsid w:val="006414B9"/>
    <w:rsid w:val="00641622"/>
    <w:rsid w:val="00641812"/>
    <w:rsid w:val="00642407"/>
    <w:rsid w:val="00642906"/>
    <w:rsid w:val="00642B64"/>
    <w:rsid w:val="00643457"/>
    <w:rsid w:val="00643FA8"/>
    <w:rsid w:val="006446A2"/>
    <w:rsid w:val="00644B98"/>
    <w:rsid w:val="00645277"/>
    <w:rsid w:val="00645B05"/>
    <w:rsid w:val="006464FB"/>
    <w:rsid w:val="006466E8"/>
    <w:rsid w:val="00646983"/>
    <w:rsid w:val="00646C3C"/>
    <w:rsid w:val="00647745"/>
    <w:rsid w:val="00647880"/>
    <w:rsid w:val="006506D6"/>
    <w:rsid w:val="00650703"/>
    <w:rsid w:val="00650D19"/>
    <w:rsid w:val="00650EE3"/>
    <w:rsid w:val="00651384"/>
    <w:rsid w:val="00651580"/>
    <w:rsid w:val="00652236"/>
    <w:rsid w:val="006523CD"/>
    <w:rsid w:val="006525A8"/>
    <w:rsid w:val="0065287E"/>
    <w:rsid w:val="0065592A"/>
    <w:rsid w:val="00655F2A"/>
    <w:rsid w:val="006568D2"/>
    <w:rsid w:val="00656B91"/>
    <w:rsid w:val="00657A88"/>
    <w:rsid w:val="00657B1D"/>
    <w:rsid w:val="006602C4"/>
    <w:rsid w:val="0066041D"/>
    <w:rsid w:val="00660961"/>
    <w:rsid w:val="0066190E"/>
    <w:rsid w:val="00661BC0"/>
    <w:rsid w:val="00661BF6"/>
    <w:rsid w:val="00661CDE"/>
    <w:rsid w:val="006621EB"/>
    <w:rsid w:val="00662C3A"/>
    <w:rsid w:val="00662E11"/>
    <w:rsid w:val="00664078"/>
    <w:rsid w:val="00664440"/>
    <w:rsid w:val="006645B1"/>
    <w:rsid w:val="00664E78"/>
    <w:rsid w:val="0066523E"/>
    <w:rsid w:val="00665815"/>
    <w:rsid w:val="006658E9"/>
    <w:rsid w:val="00665C1A"/>
    <w:rsid w:val="006662FD"/>
    <w:rsid w:val="00670A43"/>
    <w:rsid w:val="00670B62"/>
    <w:rsid w:val="00670CF5"/>
    <w:rsid w:val="00670D5B"/>
    <w:rsid w:val="00670D8C"/>
    <w:rsid w:val="00671645"/>
    <w:rsid w:val="0067185D"/>
    <w:rsid w:val="00672596"/>
    <w:rsid w:val="00672732"/>
    <w:rsid w:val="00672A0A"/>
    <w:rsid w:val="00673591"/>
    <w:rsid w:val="006748C7"/>
    <w:rsid w:val="006749FC"/>
    <w:rsid w:val="006766CD"/>
    <w:rsid w:val="00676C2F"/>
    <w:rsid w:val="0067734D"/>
    <w:rsid w:val="0068118D"/>
    <w:rsid w:val="006815C2"/>
    <w:rsid w:val="006827E4"/>
    <w:rsid w:val="00682825"/>
    <w:rsid w:val="0068352A"/>
    <w:rsid w:val="00683641"/>
    <w:rsid w:val="006842D8"/>
    <w:rsid w:val="00684424"/>
    <w:rsid w:val="006849CC"/>
    <w:rsid w:val="006853D7"/>
    <w:rsid w:val="006858D5"/>
    <w:rsid w:val="00685F78"/>
    <w:rsid w:val="00687B35"/>
    <w:rsid w:val="006900CD"/>
    <w:rsid w:val="0069032C"/>
    <w:rsid w:val="006909D9"/>
    <w:rsid w:val="00690A19"/>
    <w:rsid w:val="00690A43"/>
    <w:rsid w:val="00691C72"/>
    <w:rsid w:val="006924D2"/>
    <w:rsid w:val="00693A26"/>
    <w:rsid w:val="0069502C"/>
    <w:rsid w:val="00695535"/>
    <w:rsid w:val="006956DF"/>
    <w:rsid w:val="006959BF"/>
    <w:rsid w:val="00695C4F"/>
    <w:rsid w:val="00697A7B"/>
    <w:rsid w:val="00697AFB"/>
    <w:rsid w:val="00697BBC"/>
    <w:rsid w:val="006A04CE"/>
    <w:rsid w:val="006A131B"/>
    <w:rsid w:val="006A1376"/>
    <w:rsid w:val="006A1E9E"/>
    <w:rsid w:val="006A21BD"/>
    <w:rsid w:val="006A34DF"/>
    <w:rsid w:val="006A3983"/>
    <w:rsid w:val="006A40F5"/>
    <w:rsid w:val="006A4237"/>
    <w:rsid w:val="006A69F5"/>
    <w:rsid w:val="006A7ECC"/>
    <w:rsid w:val="006B0640"/>
    <w:rsid w:val="006B075E"/>
    <w:rsid w:val="006B1248"/>
    <w:rsid w:val="006B2A1B"/>
    <w:rsid w:val="006B2BC2"/>
    <w:rsid w:val="006B2CE4"/>
    <w:rsid w:val="006B2D7D"/>
    <w:rsid w:val="006B3C1E"/>
    <w:rsid w:val="006B3E9E"/>
    <w:rsid w:val="006B4100"/>
    <w:rsid w:val="006B44CF"/>
    <w:rsid w:val="006B52AE"/>
    <w:rsid w:val="006B53A1"/>
    <w:rsid w:val="006B5917"/>
    <w:rsid w:val="006B6563"/>
    <w:rsid w:val="006B6F22"/>
    <w:rsid w:val="006B7064"/>
    <w:rsid w:val="006B7390"/>
    <w:rsid w:val="006C013B"/>
    <w:rsid w:val="006C1293"/>
    <w:rsid w:val="006C23FA"/>
    <w:rsid w:val="006C26EF"/>
    <w:rsid w:val="006C4852"/>
    <w:rsid w:val="006C50B2"/>
    <w:rsid w:val="006C5E3A"/>
    <w:rsid w:val="006C6554"/>
    <w:rsid w:val="006C75D3"/>
    <w:rsid w:val="006D189D"/>
    <w:rsid w:val="006D1967"/>
    <w:rsid w:val="006D2763"/>
    <w:rsid w:val="006D2AB4"/>
    <w:rsid w:val="006D2CE5"/>
    <w:rsid w:val="006D3D5B"/>
    <w:rsid w:val="006D4C4E"/>
    <w:rsid w:val="006D4E73"/>
    <w:rsid w:val="006D582C"/>
    <w:rsid w:val="006D71FF"/>
    <w:rsid w:val="006D7318"/>
    <w:rsid w:val="006D7364"/>
    <w:rsid w:val="006D7C5E"/>
    <w:rsid w:val="006E0244"/>
    <w:rsid w:val="006E0B58"/>
    <w:rsid w:val="006E10EF"/>
    <w:rsid w:val="006E17EA"/>
    <w:rsid w:val="006E39D1"/>
    <w:rsid w:val="006E4378"/>
    <w:rsid w:val="006E5429"/>
    <w:rsid w:val="006E54BA"/>
    <w:rsid w:val="006E561F"/>
    <w:rsid w:val="006E5FB9"/>
    <w:rsid w:val="006F0DDC"/>
    <w:rsid w:val="006F25CA"/>
    <w:rsid w:val="006F26A6"/>
    <w:rsid w:val="006F2DD6"/>
    <w:rsid w:val="006F2F84"/>
    <w:rsid w:val="006F3B9C"/>
    <w:rsid w:val="006F5023"/>
    <w:rsid w:val="006F5713"/>
    <w:rsid w:val="006F58AF"/>
    <w:rsid w:val="006F59D4"/>
    <w:rsid w:val="006F6220"/>
    <w:rsid w:val="006F698F"/>
    <w:rsid w:val="006F7389"/>
    <w:rsid w:val="006F73E3"/>
    <w:rsid w:val="006F7B1F"/>
    <w:rsid w:val="007017A3"/>
    <w:rsid w:val="00701F07"/>
    <w:rsid w:val="00702357"/>
    <w:rsid w:val="007027C5"/>
    <w:rsid w:val="00703903"/>
    <w:rsid w:val="00703A73"/>
    <w:rsid w:val="007046EB"/>
    <w:rsid w:val="007055FA"/>
    <w:rsid w:val="0070570C"/>
    <w:rsid w:val="0070582E"/>
    <w:rsid w:val="00705CBD"/>
    <w:rsid w:val="00705ED0"/>
    <w:rsid w:val="00706614"/>
    <w:rsid w:val="00706C6A"/>
    <w:rsid w:val="0070726A"/>
    <w:rsid w:val="00707899"/>
    <w:rsid w:val="00707BF9"/>
    <w:rsid w:val="00710FB6"/>
    <w:rsid w:val="00711295"/>
    <w:rsid w:val="007113F9"/>
    <w:rsid w:val="00712D1A"/>
    <w:rsid w:val="00714E0D"/>
    <w:rsid w:val="007150C4"/>
    <w:rsid w:val="0071549F"/>
    <w:rsid w:val="007177C7"/>
    <w:rsid w:val="00717A0B"/>
    <w:rsid w:val="00717AF5"/>
    <w:rsid w:val="007200B0"/>
    <w:rsid w:val="00721A9F"/>
    <w:rsid w:val="00722859"/>
    <w:rsid w:val="0072286E"/>
    <w:rsid w:val="00722B6E"/>
    <w:rsid w:val="00722C69"/>
    <w:rsid w:val="0072308B"/>
    <w:rsid w:val="00723A6F"/>
    <w:rsid w:val="00723C7E"/>
    <w:rsid w:val="00723EA3"/>
    <w:rsid w:val="00723EF9"/>
    <w:rsid w:val="00724E06"/>
    <w:rsid w:val="0072546A"/>
    <w:rsid w:val="0072578D"/>
    <w:rsid w:val="00725EDA"/>
    <w:rsid w:val="007262D5"/>
    <w:rsid w:val="0072662B"/>
    <w:rsid w:val="007268EB"/>
    <w:rsid w:val="007276B3"/>
    <w:rsid w:val="0072799F"/>
    <w:rsid w:val="007279B1"/>
    <w:rsid w:val="00727EA8"/>
    <w:rsid w:val="00730DF8"/>
    <w:rsid w:val="00731319"/>
    <w:rsid w:val="00733673"/>
    <w:rsid w:val="00733C08"/>
    <w:rsid w:val="00733CE0"/>
    <w:rsid w:val="00734330"/>
    <w:rsid w:val="007345BE"/>
    <w:rsid w:val="00734805"/>
    <w:rsid w:val="00735A95"/>
    <w:rsid w:val="00736359"/>
    <w:rsid w:val="00737A64"/>
    <w:rsid w:val="00740233"/>
    <w:rsid w:val="007406B9"/>
    <w:rsid w:val="00741881"/>
    <w:rsid w:val="007422A2"/>
    <w:rsid w:val="00743639"/>
    <w:rsid w:val="00744095"/>
    <w:rsid w:val="00744218"/>
    <w:rsid w:val="00744361"/>
    <w:rsid w:val="00744546"/>
    <w:rsid w:val="00744C64"/>
    <w:rsid w:val="00745595"/>
    <w:rsid w:val="00745B4D"/>
    <w:rsid w:val="0074737A"/>
    <w:rsid w:val="00747EDB"/>
    <w:rsid w:val="00750011"/>
    <w:rsid w:val="00750270"/>
    <w:rsid w:val="0075130A"/>
    <w:rsid w:val="00751FE6"/>
    <w:rsid w:val="00752101"/>
    <w:rsid w:val="0075347C"/>
    <w:rsid w:val="00755B0E"/>
    <w:rsid w:val="00755DBD"/>
    <w:rsid w:val="00755F32"/>
    <w:rsid w:val="00755FC4"/>
    <w:rsid w:val="00760715"/>
    <w:rsid w:val="00761440"/>
    <w:rsid w:val="007616AC"/>
    <w:rsid w:val="00762C7D"/>
    <w:rsid w:val="00762CB6"/>
    <w:rsid w:val="00763458"/>
    <w:rsid w:val="007634A0"/>
    <w:rsid w:val="00763783"/>
    <w:rsid w:val="00763D53"/>
    <w:rsid w:val="00764615"/>
    <w:rsid w:val="00764ED5"/>
    <w:rsid w:val="0076572F"/>
    <w:rsid w:val="00765A65"/>
    <w:rsid w:val="00765D40"/>
    <w:rsid w:val="00765E71"/>
    <w:rsid w:val="00766949"/>
    <w:rsid w:val="00766FE0"/>
    <w:rsid w:val="007676F8"/>
    <w:rsid w:val="00767E93"/>
    <w:rsid w:val="00770103"/>
    <w:rsid w:val="00770A7D"/>
    <w:rsid w:val="00771093"/>
    <w:rsid w:val="0077170A"/>
    <w:rsid w:val="00771B29"/>
    <w:rsid w:val="0077388F"/>
    <w:rsid w:val="00773930"/>
    <w:rsid w:val="00774C1D"/>
    <w:rsid w:val="007757E1"/>
    <w:rsid w:val="00776163"/>
    <w:rsid w:val="00776287"/>
    <w:rsid w:val="00776AA4"/>
    <w:rsid w:val="00777C97"/>
    <w:rsid w:val="00777D42"/>
    <w:rsid w:val="00780DAF"/>
    <w:rsid w:val="00780EE1"/>
    <w:rsid w:val="0078102E"/>
    <w:rsid w:val="00781E3C"/>
    <w:rsid w:val="00782A1B"/>
    <w:rsid w:val="0078314D"/>
    <w:rsid w:val="00783A5A"/>
    <w:rsid w:val="00783CC6"/>
    <w:rsid w:val="00783E24"/>
    <w:rsid w:val="00783E2A"/>
    <w:rsid w:val="00783FD2"/>
    <w:rsid w:val="00784157"/>
    <w:rsid w:val="00784821"/>
    <w:rsid w:val="0078535A"/>
    <w:rsid w:val="00785875"/>
    <w:rsid w:val="00785AB3"/>
    <w:rsid w:val="0078679A"/>
    <w:rsid w:val="00787016"/>
    <w:rsid w:val="0078759A"/>
    <w:rsid w:val="00790085"/>
    <w:rsid w:val="00790238"/>
    <w:rsid w:val="00790717"/>
    <w:rsid w:val="00790E6C"/>
    <w:rsid w:val="00790E97"/>
    <w:rsid w:val="007914E2"/>
    <w:rsid w:val="00791717"/>
    <w:rsid w:val="00792837"/>
    <w:rsid w:val="00792923"/>
    <w:rsid w:val="00792B42"/>
    <w:rsid w:val="007939ED"/>
    <w:rsid w:val="00793AF0"/>
    <w:rsid w:val="00793F94"/>
    <w:rsid w:val="00794787"/>
    <w:rsid w:val="007956C6"/>
    <w:rsid w:val="007960A5"/>
    <w:rsid w:val="007972F8"/>
    <w:rsid w:val="0079777A"/>
    <w:rsid w:val="00797A35"/>
    <w:rsid w:val="007A0417"/>
    <w:rsid w:val="007A0632"/>
    <w:rsid w:val="007A0702"/>
    <w:rsid w:val="007A2802"/>
    <w:rsid w:val="007A39B7"/>
    <w:rsid w:val="007A3FD1"/>
    <w:rsid w:val="007A4357"/>
    <w:rsid w:val="007A48B5"/>
    <w:rsid w:val="007A50C0"/>
    <w:rsid w:val="007A6BA5"/>
    <w:rsid w:val="007A6FA8"/>
    <w:rsid w:val="007A6FC6"/>
    <w:rsid w:val="007A73D5"/>
    <w:rsid w:val="007A77E6"/>
    <w:rsid w:val="007A79EB"/>
    <w:rsid w:val="007A7BB6"/>
    <w:rsid w:val="007A7E87"/>
    <w:rsid w:val="007B16A0"/>
    <w:rsid w:val="007B1BFB"/>
    <w:rsid w:val="007B21C6"/>
    <w:rsid w:val="007B37A6"/>
    <w:rsid w:val="007B3AB3"/>
    <w:rsid w:val="007B3BF6"/>
    <w:rsid w:val="007B3C2A"/>
    <w:rsid w:val="007B3DFB"/>
    <w:rsid w:val="007B4542"/>
    <w:rsid w:val="007B4579"/>
    <w:rsid w:val="007B4CA3"/>
    <w:rsid w:val="007B4E1D"/>
    <w:rsid w:val="007B6351"/>
    <w:rsid w:val="007B6A87"/>
    <w:rsid w:val="007B7DE0"/>
    <w:rsid w:val="007C0A1D"/>
    <w:rsid w:val="007C1177"/>
    <w:rsid w:val="007C12EE"/>
    <w:rsid w:val="007C14F1"/>
    <w:rsid w:val="007C1C19"/>
    <w:rsid w:val="007C2677"/>
    <w:rsid w:val="007C2EAB"/>
    <w:rsid w:val="007C3B74"/>
    <w:rsid w:val="007C4B10"/>
    <w:rsid w:val="007C4DB6"/>
    <w:rsid w:val="007C5025"/>
    <w:rsid w:val="007C5692"/>
    <w:rsid w:val="007C64D0"/>
    <w:rsid w:val="007C671E"/>
    <w:rsid w:val="007D14EB"/>
    <w:rsid w:val="007D1ECF"/>
    <w:rsid w:val="007D25EF"/>
    <w:rsid w:val="007D36A9"/>
    <w:rsid w:val="007D3F37"/>
    <w:rsid w:val="007D40DF"/>
    <w:rsid w:val="007D40E9"/>
    <w:rsid w:val="007D4559"/>
    <w:rsid w:val="007D5F0D"/>
    <w:rsid w:val="007D639C"/>
    <w:rsid w:val="007D6939"/>
    <w:rsid w:val="007D6E80"/>
    <w:rsid w:val="007D76E1"/>
    <w:rsid w:val="007E01F1"/>
    <w:rsid w:val="007E052F"/>
    <w:rsid w:val="007E0978"/>
    <w:rsid w:val="007E0F9D"/>
    <w:rsid w:val="007E10E0"/>
    <w:rsid w:val="007E12D4"/>
    <w:rsid w:val="007E199C"/>
    <w:rsid w:val="007E1D53"/>
    <w:rsid w:val="007E227D"/>
    <w:rsid w:val="007E26D7"/>
    <w:rsid w:val="007E3668"/>
    <w:rsid w:val="007E394E"/>
    <w:rsid w:val="007E4AEE"/>
    <w:rsid w:val="007E5EB1"/>
    <w:rsid w:val="007E6A29"/>
    <w:rsid w:val="007E7010"/>
    <w:rsid w:val="007E7322"/>
    <w:rsid w:val="007E743B"/>
    <w:rsid w:val="007E7655"/>
    <w:rsid w:val="007F0280"/>
    <w:rsid w:val="007F0CBB"/>
    <w:rsid w:val="007F0DDC"/>
    <w:rsid w:val="007F0F66"/>
    <w:rsid w:val="007F11EE"/>
    <w:rsid w:val="007F12F1"/>
    <w:rsid w:val="007F130D"/>
    <w:rsid w:val="007F1EB8"/>
    <w:rsid w:val="007F2D0C"/>
    <w:rsid w:val="007F2FAA"/>
    <w:rsid w:val="007F3530"/>
    <w:rsid w:val="007F3792"/>
    <w:rsid w:val="007F38B5"/>
    <w:rsid w:val="007F3A4C"/>
    <w:rsid w:val="007F4690"/>
    <w:rsid w:val="007F4B24"/>
    <w:rsid w:val="007F57E8"/>
    <w:rsid w:val="007F5C85"/>
    <w:rsid w:val="007F6D87"/>
    <w:rsid w:val="007F7A60"/>
    <w:rsid w:val="007F7E01"/>
    <w:rsid w:val="007F7F99"/>
    <w:rsid w:val="008013B1"/>
    <w:rsid w:val="008017D7"/>
    <w:rsid w:val="008029E6"/>
    <w:rsid w:val="00802E04"/>
    <w:rsid w:val="00803EB2"/>
    <w:rsid w:val="00806C1A"/>
    <w:rsid w:val="0081067C"/>
    <w:rsid w:val="00810982"/>
    <w:rsid w:val="0081104D"/>
    <w:rsid w:val="00811408"/>
    <w:rsid w:val="00811F32"/>
    <w:rsid w:val="0081222A"/>
    <w:rsid w:val="00812352"/>
    <w:rsid w:val="0081309A"/>
    <w:rsid w:val="008150DF"/>
    <w:rsid w:val="00815584"/>
    <w:rsid w:val="0081566B"/>
    <w:rsid w:val="00815E9A"/>
    <w:rsid w:val="00817040"/>
    <w:rsid w:val="0081731F"/>
    <w:rsid w:val="0082029D"/>
    <w:rsid w:val="00821316"/>
    <w:rsid w:val="008217D0"/>
    <w:rsid w:val="00821931"/>
    <w:rsid w:val="00821951"/>
    <w:rsid w:val="00821B6D"/>
    <w:rsid w:val="008223AB"/>
    <w:rsid w:val="00822C1C"/>
    <w:rsid w:val="0082403E"/>
    <w:rsid w:val="008245E6"/>
    <w:rsid w:val="00824868"/>
    <w:rsid w:val="008248AB"/>
    <w:rsid w:val="0082537B"/>
    <w:rsid w:val="00827E79"/>
    <w:rsid w:val="008302B6"/>
    <w:rsid w:val="008306D3"/>
    <w:rsid w:val="0083120E"/>
    <w:rsid w:val="0083264A"/>
    <w:rsid w:val="00833F8E"/>
    <w:rsid w:val="00834E94"/>
    <w:rsid w:val="008356FB"/>
    <w:rsid w:val="008358E4"/>
    <w:rsid w:val="0083610D"/>
    <w:rsid w:val="00836A8C"/>
    <w:rsid w:val="008408A4"/>
    <w:rsid w:val="00840CC6"/>
    <w:rsid w:val="00840EA6"/>
    <w:rsid w:val="0084189F"/>
    <w:rsid w:val="00842E09"/>
    <w:rsid w:val="0084416B"/>
    <w:rsid w:val="00844506"/>
    <w:rsid w:val="0084492F"/>
    <w:rsid w:val="00844C79"/>
    <w:rsid w:val="00845317"/>
    <w:rsid w:val="0084583E"/>
    <w:rsid w:val="00846E6A"/>
    <w:rsid w:val="00847DF5"/>
    <w:rsid w:val="008503CE"/>
    <w:rsid w:val="00851895"/>
    <w:rsid w:val="00851B05"/>
    <w:rsid w:val="00851C18"/>
    <w:rsid w:val="00851ECF"/>
    <w:rsid w:val="0085255C"/>
    <w:rsid w:val="00852E9E"/>
    <w:rsid w:val="008530AC"/>
    <w:rsid w:val="0085372E"/>
    <w:rsid w:val="00853A0B"/>
    <w:rsid w:val="00853AF8"/>
    <w:rsid w:val="00853DE6"/>
    <w:rsid w:val="008540CF"/>
    <w:rsid w:val="00854AFA"/>
    <w:rsid w:val="00856422"/>
    <w:rsid w:val="008567B1"/>
    <w:rsid w:val="00856A27"/>
    <w:rsid w:val="00857559"/>
    <w:rsid w:val="00857739"/>
    <w:rsid w:val="00857DC1"/>
    <w:rsid w:val="00860A88"/>
    <w:rsid w:val="008612D6"/>
    <w:rsid w:val="00861D58"/>
    <w:rsid w:val="00862369"/>
    <w:rsid w:val="008624F2"/>
    <w:rsid w:val="0086345A"/>
    <w:rsid w:val="0086376E"/>
    <w:rsid w:val="008637E6"/>
    <w:rsid w:val="00863D70"/>
    <w:rsid w:val="00867205"/>
    <w:rsid w:val="00867998"/>
    <w:rsid w:val="008711AC"/>
    <w:rsid w:val="00871745"/>
    <w:rsid w:val="00871A09"/>
    <w:rsid w:val="00871B7A"/>
    <w:rsid w:val="008728E8"/>
    <w:rsid w:val="00873035"/>
    <w:rsid w:val="00874622"/>
    <w:rsid w:val="008748ED"/>
    <w:rsid w:val="00874B78"/>
    <w:rsid w:val="00874C0F"/>
    <w:rsid w:val="00874F6F"/>
    <w:rsid w:val="008757EE"/>
    <w:rsid w:val="008758B6"/>
    <w:rsid w:val="00875D22"/>
    <w:rsid w:val="00875DCC"/>
    <w:rsid w:val="00876298"/>
    <w:rsid w:val="0087654C"/>
    <w:rsid w:val="008771DD"/>
    <w:rsid w:val="0087764D"/>
    <w:rsid w:val="00877C69"/>
    <w:rsid w:val="008805AE"/>
    <w:rsid w:val="00880D56"/>
    <w:rsid w:val="00880D79"/>
    <w:rsid w:val="008811D1"/>
    <w:rsid w:val="00881310"/>
    <w:rsid w:val="00881403"/>
    <w:rsid w:val="00882377"/>
    <w:rsid w:val="0088255A"/>
    <w:rsid w:val="008828BC"/>
    <w:rsid w:val="00882A5F"/>
    <w:rsid w:val="00882A63"/>
    <w:rsid w:val="00882F2D"/>
    <w:rsid w:val="00885298"/>
    <w:rsid w:val="00885E4C"/>
    <w:rsid w:val="0088661E"/>
    <w:rsid w:val="00886F4F"/>
    <w:rsid w:val="0088776C"/>
    <w:rsid w:val="00890840"/>
    <w:rsid w:val="0089124D"/>
    <w:rsid w:val="00891445"/>
    <w:rsid w:val="00891D23"/>
    <w:rsid w:val="00892167"/>
    <w:rsid w:val="0089237E"/>
    <w:rsid w:val="008929C7"/>
    <w:rsid w:val="00893E09"/>
    <w:rsid w:val="00894167"/>
    <w:rsid w:val="0089543C"/>
    <w:rsid w:val="00896097"/>
    <w:rsid w:val="00896223"/>
    <w:rsid w:val="00896FA1"/>
    <w:rsid w:val="00897E1E"/>
    <w:rsid w:val="008A0275"/>
    <w:rsid w:val="008A0495"/>
    <w:rsid w:val="008A0C86"/>
    <w:rsid w:val="008A0D3D"/>
    <w:rsid w:val="008A11D3"/>
    <w:rsid w:val="008A1623"/>
    <w:rsid w:val="008A193E"/>
    <w:rsid w:val="008A275B"/>
    <w:rsid w:val="008A319F"/>
    <w:rsid w:val="008A3816"/>
    <w:rsid w:val="008A3A07"/>
    <w:rsid w:val="008A3BF3"/>
    <w:rsid w:val="008A58C3"/>
    <w:rsid w:val="008A5A4C"/>
    <w:rsid w:val="008A66DE"/>
    <w:rsid w:val="008A69C8"/>
    <w:rsid w:val="008A69DE"/>
    <w:rsid w:val="008A6BFE"/>
    <w:rsid w:val="008A7509"/>
    <w:rsid w:val="008B0547"/>
    <w:rsid w:val="008B0AFD"/>
    <w:rsid w:val="008B15B4"/>
    <w:rsid w:val="008B1F0F"/>
    <w:rsid w:val="008B2928"/>
    <w:rsid w:val="008B33E8"/>
    <w:rsid w:val="008B3712"/>
    <w:rsid w:val="008B429B"/>
    <w:rsid w:val="008B430D"/>
    <w:rsid w:val="008B4506"/>
    <w:rsid w:val="008B4657"/>
    <w:rsid w:val="008B4CB4"/>
    <w:rsid w:val="008B4EE6"/>
    <w:rsid w:val="008B5884"/>
    <w:rsid w:val="008B6380"/>
    <w:rsid w:val="008B6D31"/>
    <w:rsid w:val="008B6EFC"/>
    <w:rsid w:val="008B76BE"/>
    <w:rsid w:val="008B7E5B"/>
    <w:rsid w:val="008B7FE9"/>
    <w:rsid w:val="008C086E"/>
    <w:rsid w:val="008C0941"/>
    <w:rsid w:val="008C15B2"/>
    <w:rsid w:val="008C1BA4"/>
    <w:rsid w:val="008C1C90"/>
    <w:rsid w:val="008C244E"/>
    <w:rsid w:val="008C3960"/>
    <w:rsid w:val="008C4109"/>
    <w:rsid w:val="008C440C"/>
    <w:rsid w:val="008C4972"/>
    <w:rsid w:val="008C613E"/>
    <w:rsid w:val="008C65BB"/>
    <w:rsid w:val="008C6D58"/>
    <w:rsid w:val="008C6F0A"/>
    <w:rsid w:val="008D0464"/>
    <w:rsid w:val="008D0826"/>
    <w:rsid w:val="008D1B25"/>
    <w:rsid w:val="008D209F"/>
    <w:rsid w:val="008D274D"/>
    <w:rsid w:val="008D430C"/>
    <w:rsid w:val="008D455F"/>
    <w:rsid w:val="008D4941"/>
    <w:rsid w:val="008D5191"/>
    <w:rsid w:val="008D5D3B"/>
    <w:rsid w:val="008D72BB"/>
    <w:rsid w:val="008D7CB8"/>
    <w:rsid w:val="008E0A60"/>
    <w:rsid w:val="008E0C4A"/>
    <w:rsid w:val="008E1ACF"/>
    <w:rsid w:val="008E1F3D"/>
    <w:rsid w:val="008E20A1"/>
    <w:rsid w:val="008E2367"/>
    <w:rsid w:val="008E2A4E"/>
    <w:rsid w:val="008E376C"/>
    <w:rsid w:val="008E3BFD"/>
    <w:rsid w:val="008E456D"/>
    <w:rsid w:val="008E5633"/>
    <w:rsid w:val="008E57D2"/>
    <w:rsid w:val="008E5CAF"/>
    <w:rsid w:val="008E5CD7"/>
    <w:rsid w:val="008E6010"/>
    <w:rsid w:val="008E60BF"/>
    <w:rsid w:val="008E75EB"/>
    <w:rsid w:val="008E75FC"/>
    <w:rsid w:val="008F0810"/>
    <w:rsid w:val="008F215D"/>
    <w:rsid w:val="008F229F"/>
    <w:rsid w:val="008F2EF6"/>
    <w:rsid w:val="008F30FD"/>
    <w:rsid w:val="008F3635"/>
    <w:rsid w:val="008F3B9D"/>
    <w:rsid w:val="008F47D0"/>
    <w:rsid w:val="008F4846"/>
    <w:rsid w:val="008F5FE3"/>
    <w:rsid w:val="008F5FEC"/>
    <w:rsid w:val="008F6EAF"/>
    <w:rsid w:val="008F71BA"/>
    <w:rsid w:val="008F79B2"/>
    <w:rsid w:val="00900868"/>
    <w:rsid w:val="00900DD4"/>
    <w:rsid w:val="00901155"/>
    <w:rsid w:val="00902BC7"/>
    <w:rsid w:val="0090328D"/>
    <w:rsid w:val="0090342C"/>
    <w:rsid w:val="00903489"/>
    <w:rsid w:val="00903E16"/>
    <w:rsid w:val="00904532"/>
    <w:rsid w:val="009057E4"/>
    <w:rsid w:val="0090633C"/>
    <w:rsid w:val="009065C0"/>
    <w:rsid w:val="009078E2"/>
    <w:rsid w:val="00907BF5"/>
    <w:rsid w:val="00907CAE"/>
    <w:rsid w:val="00910571"/>
    <w:rsid w:val="009109B8"/>
    <w:rsid w:val="00911014"/>
    <w:rsid w:val="00911252"/>
    <w:rsid w:val="00911588"/>
    <w:rsid w:val="00911C14"/>
    <w:rsid w:val="00912416"/>
    <w:rsid w:val="0091259D"/>
    <w:rsid w:val="00912A27"/>
    <w:rsid w:val="0091373C"/>
    <w:rsid w:val="009139D3"/>
    <w:rsid w:val="00913FC9"/>
    <w:rsid w:val="00914186"/>
    <w:rsid w:val="009141F8"/>
    <w:rsid w:val="0091481A"/>
    <w:rsid w:val="00914B92"/>
    <w:rsid w:val="00915012"/>
    <w:rsid w:val="009155C6"/>
    <w:rsid w:val="00916058"/>
    <w:rsid w:val="00916484"/>
    <w:rsid w:val="00916682"/>
    <w:rsid w:val="009166C6"/>
    <w:rsid w:val="00916F0B"/>
    <w:rsid w:val="00917063"/>
    <w:rsid w:val="00917238"/>
    <w:rsid w:val="00917A47"/>
    <w:rsid w:val="00920130"/>
    <w:rsid w:val="00921405"/>
    <w:rsid w:val="00921969"/>
    <w:rsid w:val="009230DF"/>
    <w:rsid w:val="009230EA"/>
    <w:rsid w:val="00923901"/>
    <w:rsid w:val="00923B71"/>
    <w:rsid w:val="009245A2"/>
    <w:rsid w:val="00925316"/>
    <w:rsid w:val="00925A66"/>
    <w:rsid w:val="00927314"/>
    <w:rsid w:val="0092764E"/>
    <w:rsid w:val="00927A63"/>
    <w:rsid w:val="00927AC9"/>
    <w:rsid w:val="00931726"/>
    <w:rsid w:val="00931CBC"/>
    <w:rsid w:val="009339CC"/>
    <w:rsid w:val="00934863"/>
    <w:rsid w:val="00934D35"/>
    <w:rsid w:val="00935865"/>
    <w:rsid w:val="00935AC7"/>
    <w:rsid w:val="009361D6"/>
    <w:rsid w:val="00936BD0"/>
    <w:rsid w:val="00937A20"/>
    <w:rsid w:val="00940147"/>
    <w:rsid w:val="00941379"/>
    <w:rsid w:val="00941A91"/>
    <w:rsid w:val="00942742"/>
    <w:rsid w:val="00942F9B"/>
    <w:rsid w:val="0094315D"/>
    <w:rsid w:val="00943F49"/>
    <w:rsid w:val="009441EB"/>
    <w:rsid w:val="0094462E"/>
    <w:rsid w:val="00945258"/>
    <w:rsid w:val="0094561D"/>
    <w:rsid w:val="00945742"/>
    <w:rsid w:val="00945987"/>
    <w:rsid w:val="00946798"/>
    <w:rsid w:val="00946A5D"/>
    <w:rsid w:val="009476DF"/>
    <w:rsid w:val="00951394"/>
    <w:rsid w:val="009514AC"/>
    <w:rsid w:val="00951A03"/>
    <w:rsid w:val="00952D8F"/>
    <w:rsid w:val="00953CF4"/>
    <w:rsid w:val="00953F27"/>
    <w:rsid w:val="00954229"/>
    <w:rsid w:val="009545A0"/>
    <w:rsid w:val="009569BF"/>
    <w:rsid w:val="00956BF0"/>
    <w:rsid w:val="00956D0B"/>
    <w:rsid w:val="00956EAD"/>
    <w:rsid w:val="009577AC"/>
    <w:rsid w:val="009578E9"/>
    <w:rsid w:val="009606C4"/>
    <w:rsid w:val="009612C3"/>
    <w:rsid w:val="00961687"/>
    <w:rsid w:val="00961689"/>
    <w:rsid w:val="009616A9"/>
    <w:rsid w:val="00963045"/>
    <w:rsid w:val="009633FF"/>
    <w:rsid w:val="0096357B"/>
    <w:rsid w:val="00963BC9"/>
    <w:rsid w:val="00964CC6"/>
    <w:rsid w:val="00964EEC"/>
    <w:rsid w:val="009650D0"/>
    <w:rsid w:val="00965E5F"/>
    <w:rsid w:val="00967CF9"/>
    <w:rsid w:val="00967EC6"/>
    <w:rsid w:val="00970487"/>
    <w:rsid w:val="009716EC"/>
    <w:rsid w:val="00971CC6"/>
    <w:rsid w:val="009732D0"/>
    <w:rsid w:val="0097350E"/>
    <w:rsid w:val="00974865"/>
    <w:rsid w:val="0097487C"/>
    <w:rsid w:val="009751D2"/>
    <w:rsid w:val="00975580"/>
    <w:rsid w:val="00975C2A"/>
    <w:rsid w:val="0097706C"/>
    <w:rsid w:val="009770B0"/>
    <w:rsid w:val="0097733F"/>
    <w:rsid w:val="0097789B"/>
    <w:rsid w:val="00977AB1"/>
    <w:rsid w:val="00977BE3"/>
    <w:rsid w:val="00980039"/>
    <w:rsid w:val="009811A4"/>
    <w:rsid w:val="0098124B"/>
    <w:rsid w:val="00981735"/>
    <w:rsid w:val="00981955"/>
    <w:rsid w:val="00981C53"/>
    <w:rsid w:val="00981DEC"/>
    <w:rsid w:val="00983786"/>
    <w:rsid w:val="009838D4"/>
    <w:rsid w:val="00984D57"/>
    <w:rsid w:val="00985452"/>
    <w:rsid w:val="009855CC"/>
    <w:rsid w:val="0098566F"/>
    <w:rsid w:val="0098581D"/>
    <w:rsid w:val="00985DF4"/>
    <w:rsid w:val="00986236"/>
    <w:rsid w:val="0098623F"/>
    <w:rsid w:val="00986CB3"/>
    <w:rsid w:val="00987FCD"/>
    <w:rsid w:val="009907CB"/>
    <w:rsid w:val="00990B38"/>
    <w:rsid w:val="00992A6A"/>
    <w:rsid w:val="00992BDE"/>
    <w:rsid w:val="00992CCC"/>
    <w:rsid w:val="00995876"/>
    <w:rsid w:val="009963DD"/>
    <w:rsid w:val="00996DFD"/>
    <w:rsid w:val="0099714B"/>
    <w:rsid w:val="009978F2"/>
    <w:rsid w:val="00997FE9"/>
    <w:rsid w:val="009A0503"/>
    <w:rsid w:val="009A1AB0"/>
    <w:rsid w:val="009A1B2D"/>
    <w:rsid w:val="009A2766"/>
    <w:rsid w:val="009A2874"/>
    <w:rsid w:val="009A4507"/>
    <w:rsid w:val="009A47B9"/>
    <w:rsid w:val="009A552E"/>
    <w:rsid w:val="009A5691"/>
    <w:rsid w:val="009A6722"/>
    <w:rsid w:val="009A6989"/>
    <w:rsid w:val="009A6D9D"/>
    <w:rsid w:val="009A6E6B"/>
    <w:rsid w:val="009A748C"/>
    <w:rsid w:val="009A775C"/>
    <w:rsid w:val="009B101A"/>
    <w:rsid w:val="009B164A"/>
    <w:rsid w:val="009B17D1"/>
    <w:rsid w:val="009B1F3A"/>
    <w:rsid w:val="009B257E"/>
    <w:rsid w:val="009B2B5D"/>
    <w:rsid w:val="009B3F56"/>
    <w:rsid w:val="009B450A"/>
    <w:rsid w:val="009B4E78"/>
    <w:rsid w:val="009B52CD"/>
    <w:rsid w:val="009B58E2"/>
    <w:rsid w:val="009B5918"/>
    <w:rsid w:val="009B5969"/>
    <w:rsid w:val="009B6E83"/>
    <w:rsid w:val="009B78BA"/>
    <w:rsid w:val="009B7DB2"/>
    <w:rsid w:val="009C0031"/>
    <w:rsid w:val="009C044A"/>
    <w:rsid w:val="009C0510"/>
    <w:rsid w:val="009C06C6"/>
    <w:rsid w:val="009C2767"/>
    <w:rsid w:val="009C3CB4"/>
    <w:rsid w:val="009C40DF"/>
    <w:rsid w:val="009C44B9"/>
    <w:rsid w:val="009C4C01"/>
    <w:rsid w:val="009C5A00"/>
    <w:rsid w:val="009C6979"/>
    <w:rsid w:val="009C7143"/>
    <w:rsid w:val="009C72B3"/>
    <w:rsid w:val="009D0E64"/>
    <w:rsid w:val="009D10FF"/>
    <w:rsid w:val="009D1400"/>
    <w:rsid w:val="009D1516"/>
    <w:rsid w:val="009D15DD"/>
    <w:rsid w:val="009D1CC5"/>
    <w:rsid w:val="009D1D07"/>
    <w:rsid w:val="009D1F48"/>
    <w:rsid w:val="009D2393"/>
    <w:rsid w:val="009D252C"/>
    <w:rsid w:val="009D262C"/>
    <w:rsid w:val="009D3011"/>
    <w:rsid w:val="009D3A11"/>
    <w:rsid w:val="009D43C5"/>
    <w:rsid w:val="009D5820"/>
    <w:rsid w:val="009D58C0"/>
    <w:rsid w:val="009D5B56"/>
    <w:rsid w:val="009D5BA5"/>
    <w:rsid w:val="009D655A"/>
    <w:rsid w:val="009D70AC"/>
    <w:rsid w:val="009D7367"/>
    <w:rsid w:val="009D74B9"/>
    <w:rsid w:val="009D7B3C"/>
    <w:rsid w:val="009E064E"/>
    <w:rsid w:val="009E08EF"/>
    <w:rsid w:val="009E1383"/>
    <w:rsid w:val="009E14B0"/>
    <w:rsid w:val="009E1E76"/>
    <w:rsid w:val="009E2FD4"/>
    <w:rsid w:val="009E3796"/>
    <w:rsid w:val="009E3AFE"/>
    <w:rsid w:val="009E4407"/>
    <w:rsid w:val="009E4701"/>
    <w:rsid w:val="009E6009"/>
    <w:rsid w:val="009E6178"/>
    <w:rsid w:val="009E61A5"/>
    <w:rsid w:val="009E6970"/>
    <w:rsid w:val="009E731A"/>
    <w:rsid w:val="009F25CB"/>
    <w:rsid w:val="009F262B"/>
    <w:rsid w:val="009F30F5"/>
    <w:rsid w:val="009F3153"/>
    <w:rsid w:val="009F3249"/>
    <w:rsid w:val="009F3BDA"/>
    <w:rsid w:val="009F3D32"/>
    <w:rsid w:val="009F3D85"/>
    <w:rsid w:val="009F4372"/>
    <w:rsid w:val="009F4CB7"/>
    <w:rsid w:val="009F4F41"/>
    <w:rsid w:val="009F59D5"/>
    <w:rsid w:val="009F5CF6"/>
    <w:rsid w:val="009F5F05"/>
    <w:rsid w:val="009F7D6A"/>
    <w:rsid w:val="00A00020"/>
    <w:rsid w:val="00A00959"/>
    <w:rsid w:val="00A01155"/>
    <w:rsid w:val="00A01981"/>
    <w:rsid w:val="00A0437E"/>
    <w:rsid w:val="00A04626"/>
    <w:rsid w:val="00A04B56"/>
    <w:rsid w:val="00A05BDF"/>
    <w:rsid w:val="00A05F4D"/>
    <w:rsid w:val="00A063D7"/>
    <w:rsid w:val="00A068A3"/>
    <w:rsid w:val="00A07065"/>
    <w:rsid w:val="00A100CD"/>
    <w:rsid w:val="00A1071E"/>
    <w:rsid w:val="00A10773"/>
    <w:rsid w:val="00A108BC"/>
    <w:rsid w:val="00A10F22"/>
    <w:rsid w:val="00A11169"/>
    <w:rsid w:val="00A111F8"/>
    <w:rsid w:val="00A117BA"/>
    <w:rsid w:val="00A11B3F"/>
    <w:rsid w:val="00A11FF2"/>
    <w:rsid w:val="00A121C5"/>
    <w:rsid w:val="00A12D73"/>
    <w:rsid w:val="00A137AA"/>
    <w:rsid w:val="00A13B2B"/>
    <w:rsid w:val="00A144CC"/>
    <w:rsid w:val="00A147E9"/>
    <w:rsid w:val="00A15079"/>
    <w:rsid w:val="00A15D42"/>
    <w:rsid w:val="00A17405"/>
    <w:rsid w:val="00A17F46"/>
    <w:rsid w:val="00A21098"/>
    <w:rsid w:val="00A223B1"/>
    <w:rsid w:val="00A22C8B"/>
    <w:rsid w:val="00A23209"/>
    <w:rsid w:val="00A23317"/>
    <w:rsid w:val="00A23D9C"/>
    <w:rsid w:val="00A24325"/>
    <w:rsid w:val="00A24A03"/>
    <w:rsid w:val="00A24E46"/>
    <w:rsid w:val="00A252F5"/>
    <w:rsid w:val="00A255A8"/>
    <w:rsid w:val="00A25906"/>
    <w:rsid w:val="00A25C3D"/>
    <w:rsid w:val="00A25DFF"/>
    <w:rsid w:val="00A267EE"/>
    <w:rsid w:val="00A27922"/>
    <w:rsid w:val="00A27A8D"/>
    <w:rsid w:val="00A312B5"/>
    <w:rsid w:val="00A323B0"/>
    <w:rsid w:val="00A3241B"/>
    <w:rsid w:val="00A32742"/>
    <w:rsid w:val="00A33F14"/>
    <w:rsid w:val="00A3435D"/>
    <w:rsid w:val="00A3462E"/>
    <w:rsid w:val="00A34746"/>
    <w:rsid w:val="00A34AE2"/>
    <w:rsid w:val="00A354E2"/>
    <w:rsid w:val="00A3659A"/>
    <w:rsid w:val="00A36A25"/>
    <w:rsid w:val="00A36F78"/>
    <w:rsid w:val="00A37AEE"/>
    <w:rsid w:val="00A37C8B"/>
    <w:rsid w:val="00A40997"/>
    <w:rsid w:val="00A42837"/>
    <w:rsid w:val="00A42A48"/>
    <w:rsid w:val="00A42B8F"/>
    <w:rsid w:val="00A4352B"/>
    <w:rsid w:val="00A43A3B"/>
    <w:rsid w:val="00A44B60"/>
    <w:rsid w:val="00A44B9C"/>
    <w:rsid w:val="00A450EE"/>
    <w:rsid w:val="00A46F0F"/>
    <w:rsid w:val="00A47865"/>
    <w:rsid w:val="00A47D53"/>
    <w:rsid w:val="00A50004"/>
    <w:rsid w:val="00A5031F"/>
    <w:rsid w:val="00A5237E"/>
    <w:rsid w:val="00A52A13"/>
    <w:rsid w:val="00A52A33"/>
    <w:rsid w:val="00A534AE"/>
    <w:rsid w:val="00A5470E"/>
    <w:rsid w:val="00A54972"/>
    <w:rsid w:val="00A54C3F"/>
    <w:rsid w:val="00A54E94"/>
    <w:rsid w:val="00A54FFA"/>
    <w:rsid w:val="00A555E1"/>
    <w:rsid w:val="00A557D7"/>
    <w:rsid w:val="00A55FF0"/>
    <w:rsid w:val="00A57575"/>
    <w:rsid w:val="00A6144D"/>
    <w:rsid w:val="00A616B9"/>
    <w:rsid w:val="00A619F9"/>
    <w:rsid w:val="00A61A56"/>
    <w:rsid w:val="00A6287D"/>
    <w:rsid w:val="00A6478D"/>
    <w:rsid w:val="00A64E6D"/>
    <w:rsid w:val="00A65866"/>
    <w:rsid w:val="00A65AA0"/>
    <w:rsid w:val="00A6641A"/>
    <w:rsid w:val="00A66C29"/>
    <w:rsid w:val="00A66D00"/>
    <w:rsid w:val="00A672EE"/>
    <w:rsid w:val="00A674FA"/>
    <w:rsid w:val="00A67562"/>
    <w:rsid w:val="00A70229"/>
    <w:rsid w:val="00A702A0"/>
    <w:rsid w:val="00A717ED"/>
    <w:rsid w:val="00A718C2"/>
    <w:rsid w:val="00A71A5C"/>
    <w:rsid w:val="00A72615"/>
    <w:rsid w:val="00A73696"/>
    <w:rsid w:val="00A73883"/>
    <w:rsid w:val="00A749D8"/>
    <w:rsid w:val="00A74DE5"/>
    <w:rsid w:val="00A75192"/>
    <w:rsid w:val="00A7616F"/>
    <w:rsid w:val="00A76353"/>
    <w:rsid w:val="00A776F5"/>
    <w:rsid w:val="00A77D96"/>
    <w:rsid w:val="00A81DE2"/>
    <w:rsid w:val="00A8337A"/>
    <w:rsid w:val="00A83E9C"/>
    <w:rsid w:val="00A84A0E"/>
    <w:rsid w:val="00A84E68"/>
    <w:rsid w:val="00A85608"/>
    <w:rsid w:val="00A87477"/>
    <w:rsid w:val="00A87AA0"/>
    <w:rsid w:val="00A90A9F"/>
    <w:rsid w:val="00A90B68"/>
    <w:rsid w:val="00A90FA6"/>
    <w:rsid w:val="00A91918"/>
    <w:rsid w:val="00A91AC9"/>
    <w:rsid w:val="00A91D52"/>
    <w:rsid w:val="00A923A5"/>
    <w:rsid w:val="00A9242A"/>
    <w:rsid w:val="00A9354D"/>
    <w:rsid w:val="00A9360F"/>
    <w:rsid w:val="00A9365B"/>
    <w:rsid w:val="00A937CE"/>
    <w:rsid w:val="00A93C82"/>
    <w:rsid w:val="00A93CF7"/>
    <w:rsid w:val="00A94063"/>
    <w:rsid w:val="00A941E1"/>
    <w:rsid w:val="00A950C6"/>
    <w:rsid w:val="00A955AE"/>
    <w:rsid w:val="00A955DE"/>
    <w:rsid w:val="00A95AA6"/>
    <w:rsid w:val="00A95B56"/>
    <w:rsid w:val="00A95C5F"/>
    <w:rsid w:val="00A97BEB"/>
    <w:rsid w:val="00A97D97"/>
    <w:rsid w:val="00A97E26"/>
    <w:rsid w:val="00AA03B3"/>
    <w:rsid w:val="00AA1373"/>
    <w:rsid w:val="00AA17BC"/>
    <w:rsid w:val="00AA2625"/>
    <w:rsid w:val="00AA294C"/>
    <w:rsid w:val="00AA3158"/>
    <w:rsid w:val="00AA38DD"/>
    <w:rsid w:val="00AA4C91"/>
    <w:rsid w:val="00AA501E"/>
    <w:rsid w:val="00AA50DC"/>
    <w:rsid w:val="00AA5112"/>
    <w:rsid w:val="00AA51A5"/>
    <w:rsid w:val="00AA529E"/>
    <w:rsid w:val="00AA6539"/>
    <w:rsid w:val="00AA6AF4"/>
    <w:rsid w:val="00AA6D0F"/>
    <w:rsid w:val="00AA6FE6"/>
    <w:rsid w:val="00AA70DD"/>
    <w:rsid w:val="00AA7545"/>
    <w:rsid w:val="00AB1EE6"/>
    <w:rsid w:val="00AB242D"/>
    <w:rsid w:val="00AB3256"/>
    <w:rsid w:val="00AB6F75"/>
    <w:rsid w:val="00AB735A"/>
    <w:rsid w:val="00AB762B"/>
    <w:rsid w:val="00AB78BD"/>
    <w:rsid w:val="00AB7FF1"/>
    <w:rsid w:val="00AC06F0"/>
    <w:rsid w:val="00AC0964"/>
    <w:rsid w:val="00AC10FF"/>
    <w:rsid w:val="00AC1CD5"/>
    <w:rsid w:val="00AC2959"/>
    <w:rsid w:val="00AC37B6"/>
    <w:rsid w:val="00AC37E3"/>
    <w:rsid w:val="00AC38E1"/>
    <w:rsid w:val="00AC3B75"/>
    <w:rsid w:val="00AC50A5"/>
    <w:rsid w:val="00AC537D"/>
    <w:rsid w:val="00AC5664"/>
    <w:rsid w:val="00AC5B0E"/>
    <w:rsid w:val="00AC5CF6"/>
    <w:rsid w:val="00AC62F9"/>
    <w:rsid w:val="00AC6E85"/>
    <w:rsid w:val="00AC6FC0"/>
    <w:rsid w:val="00AC7467"/>
    <w:rsid w:val="00AC7A7D"/>
    <w:rsid w:val="00AD1B38"/>
    <w:rsid w:val="00AD22C9"/>
    <w:rsid w:val="00AD2BF3"/>
    <w:rsid w:val="00AD3C98"/>
    <w:rsid w:val="00AD440C"/>
    <w:rsid w:val="00AD4ADE"/>
    <w:rsid w:val="00AD554C"/>
    <w:rsid w:val="00AD61D4"/>
    <w:rsid w:val="00AD621C"/>
    <w:rsid w:val="00AD63D2"/>
    <w:rsid w:val="00AD7253"/>
    <w:rsid w:val="00AE050B"/>
    <w:rsid w:val="00AE0C87"/>
    <w:rsid w:val="00AE2476"/>
    <w:rsid w:val="00AE24F7"/>
    <w:rsid w:val="00AE2593"/>
    <w:rsid w:val="00AE288A"/>
    <w:rsid w:val="00AE2A55"/>
    <w:rsid w:val="00AE3238"/>
    <w:rsid w:val="00AE3EFF"/>
    <w:rsid w:val="00AE6922"/>
    <w:rsid w:val="00AE696A"/>
    <w:rsid w:val="00AE6AE7"/>
    <w:rsid w:val="00AE6C07"/>
    <w:rsid w:val="00AE7824"/>
    <w:rsid w:val="00AF06D0"/>
    <w:rsid w:val="00AF0B48"/>
    <w:rsid w:val="00AF0D74"/>
    <w:rsid w:val="00AF13AF"/>
    <w:rsid w:val="00AF1C36"/>
    <w:rsid w:val="00AF1C6F"/>
    <w:rsid w:val="00AF20E1"/>
    <w:rsid w:val="00AF2CC0"/>
    <w:rsid w:val="00AF3ABB"/>
    <w:rsid w:val="00AF3BC2"/>
    <w:rsid w:val="00AF48A0"/>
    <w:rsid w:val="00AF4B32"/>
    <w:rsid w:val="00AF5777"/>
    <w:rsid w:val="00AF6B18"/>
    <w:rsid w:val="00AF6B77"/>
    <w:rsid w:val="00AF6F48"/>
    <w:rsid w:val="00AF7F1E"/>
    <w:rsid w:val="00B00810"/>
    <w:rsid w:val="00B00B77"/>
    <w:rsid w:val="00B01165"/>
    <w:rsid w:val="00B012DD"/>
    <w:rsid w:val="00B0139C"/>
    <w:rsid w:val="00B01670"/>
    <w:rsid w:val="00B01B0D"/>
    <w:rsid w:val="00B02A8E"/>
    <w:rsid w:val="00B03735"/>
    <w:rsid w:val="00B03A02"/>
    <w:rsid w:val="00B04344"/>
    <w:rsid w:val="00B050DE"/>
    <w:rsid w:val="00B057B7"/>
    <w:rsid w:val="00B0607C"/>
    <w:rsid w:val="00B060DF"/>
    <w:rsid w:val="00B072DD"/>
    <w:rsid w:val="00B073A8"/>
    <w:rsid w:val="00B07D7E"/>
    <w:rsid w:val="00B07FC4"/>
    <w:rsid w:val="00B10115"/>
    <w:rsid w:val="00B10904"/>
    <w:rsid w:val="00B1160D"/>
    <w:rsid w:val="00B11A53"/>
    <w:rsid w:val="00B12F97"/>
    <w:rsid w:val="00B1307D"/>
    <w:rsid w:val="00B13549"/>
    <w:rsid w:val="00B13558"/>
    <w:rsid w:val="00B138C4"/>
    <w:rsid w:val="00B14299"/>
    <w:rsid w:val="00B16111"/>
    <w:rsid w:val="00B162D3"/>
    <w:rsid w:val="00B16F05"/>
    <w:rsid w:val="00B17A0E"/>
    <w:rsid w:val="00B20B69"/>
    <w:rsid w:val="00B20FA1"/>
    <w:rsid w:val="00B20FCA"/>
    <w:rsid w:val="00B21D85"/>
    <w:rsid w:val="00B21E85"/>
    <w:rsid w:val="00B23096"/>
    <w:rsid w:val="00B24B67"/>
    <w:rsid w:val="00B24EA7"/>
    <w:rsid w:val="00B263AE"/>
    <w:rsid w:val="00B264EB"/>
    <w:rsid w:val="00B274F3"/>
    <w:rsid w:val="00B27C8D"/>
    <w:rsid w:val="00B308D5"/>
    <w:rsid w:val="00B31213"/>
    <w:rsid w:val="00B318CF"/>
    <w:rsid w:val="00B325E7"/>
    <w:rsid w:val="00B34554"/>
    <w:rsid w:val="00B34C63"/>
    <w:rsid w:val="00B361B6"/>
    <w:rsid w:val="00B371A6"/>
    <w:rsid w:val="00B403D7"/>
    <w:rsid w:val="00B4107F"/>
    <w:rsid w:val="00B41676"/>
    <w:rsid w:val="00B41B1E"/>
    <w:rsid w:val="00B41BEE"/>
    <w:rsid w:val="00B42163"/>
    <w:rsid w:val="00B4232B"/>
    <w:rsid w:val="00B43CA2"/>
    <w:rsid w:val="00B46938"/>
    <w:rsid w:val="00B469EC"/>
    <w:rsid w:val="00B47BB5"/>
    <w:rsid w:val="00B47D3B"/>
    <w:rsid w:val="00B51345"/>
    <w:rsid w:val="00B51CE1"/>
    <w:rsid w:val="00B547D0"/>
    <w:rsid w:val="00B55187"/>
    <w:rsid w:val="00B553FB"/>
    <w:rsid w:val="00B575EA"/>
    <w:rsid w:val="00B6033B"/>
    <w:rsid w:val="00B6040F"/>
    <w:rsid w:val="00B60AE6"/>
    <w:rsid w:val="00B60DF8"/>
    <w:rsid w:val="00B6146E"/>
    <w:rsid w:val="00B615B9"/>
    <w:rsid w:val="00B6175B"/>
    <w:rsid w:val="00B62274"/>
    <w:rsid w:val="00B62635"/>
    <w:rsid w:val="00B6279D"/>
    <w:rsid w:val="00B6385A"/>
    <w:rsid w:val="00B64076"/>
    <w:rsid w:val="00B64524"/>
    <w:rsid w:val="00B64828"/>
    <w:rsid w:val="00B64948"/>
    <w:rsid w:val="00B64C9B"/>
    <w:rsid w:val="00B665E1"/>
    <w:rsid w:val="00B67306"/>
    <w:rsid w:val="00B706BF"/>
    <w:rsid w:val="00B70C47"/>
    <w:rsid w:val="00B71BCF"/>
    <w:rsid w:val="00B746F6"/>
    <w:rsid w:val="00B748DF"/>
    <w:rsid w:val="00B75018"/>
    <w:rsid w:val="00B75535"/>
    <w:rsid w:val="00B7599F"/>
    <w:rsid w:val="00B7656A"/>
    <w:rsid w:val="00B76F5D"/>
    <w:rsid w:val="00B77047"/>
    <w:rsid w:val="00B80593"/>
    <w:rsid w:val="00B807A0"/>
    <w:rsid w:val="00B80983"/>
    <w:rsid w:val="00B80A96"/>
    <w:rsid w:val="00B81832"/>
    <w:rsid w:val="00B82D3B"/>
    <w:rsid w:val="00B83CDD"/>
    <w:rsid w:val="00B842DB"/>
    <w:rsid w:val="00B84E90"/>
    <w:rsid w:val="00B84F48"/>
    <w:rsid w:val="00B85764"/>
    <w:rsid w:val="00B85A02"/>
    <w:rsid w:val="00B86E8F"/>
    <w:rsid w:val="00B87330"/>
    <w:rsid w:val="00B87628"/>
    <w:rsid w:val="00B920E2"/>
    <w:rsid w:val="00B92A49"/>
    <w:rsid w:val="00B93545"/>
    <w:rsid w:val="00B937B7"/>
    <w:rsid w:val="00B944A0"/>
    <w:rsid w:val="00B9468C"/>
    <w:rsid w:val="00B94A94"/>
    <w:rsid w:val="00B95140"/>
    <w:rsid w:val="00B954F2"/>
    <w:rsid w:val="00B95789"/>
    <w:rsid w:val="00B95B3A"/>
    <w:rsid w:val="00B974F7"/>
    <w:rsid w:val="00BA0079"/>
    <w:rsid w:val="00BA0728"/>
    <w:rsid w:val="00BA08F6"/>
    <w:rsid w:val="00BA0D74"/>
    <w:rsid w:val="00BA17C4"/>
    <w:rsid w:val="00BA201C"/>
    <w:rsid w:val="00BA214E"/>
    <w:rsid w:val="00BA253B"/>
    <w:rsid w:val="00BA3326"/>
    <w:rsid w:val="00BA37AD"/>
    <w:rsid w:val="00BA39F0"/>
    <w:rsid w:val="00BA3F86"/>
    <w:rsid w:val="00BA4EF3"/>
    <w:rsid w:val="00BA4F11"/>
    <w:rsid w:val="00BA5254"/>
    <w:rsid w:val="00BA6235"/>
    <w:rsid w:val="00BA680B"/>
    <w:rsid w:val="00BA68D1"/>
    <w:rsid w:val="00BA6F4C"/>
    <w:rsid w:val="00BA7077"/>
    <w:rsid w:val="00BA7A76"/>
    <w:rsid w:val="00BB0424"/>
    <w:rsid w:val="00BB0A4B"/>
    <w:rsid w:val="00BB1172"/>
    <w:rsid w:val="00BB18A5"/>
    <w:rsid w:val="00BB360B"/>
    <w:rsid w:val="00BB37A1"/>
    <w:rsid w:val="00BB46DA"/>
    <w:rsid w:val="00BB4FCE"/>
    <w:rsid w:val="00BB50F9"/>
    <w:rsid w:val="00BB533E"/>
    <w:rsid w:val="00BB64B2"/>
    <w:rsid w:val="00BB6CFC"/>
    <w:rsid w:val="00BC055B"/>
    <w:rsid w:val="00BC0653"/>
    <w:rsid w:val="00BC0B3B"/>
    <w:rsid w:val="00BC0B85"/>
    <w:rsid w:val="00BC12BA"/>
    <w:rsid w:val="00BC19BF"/>
    <w:rsid w:val="00BC1F81"/>
    <w:rsid w:val="00BC2060"/>
    <w:rsid w:val="00BC23A3"/>
    <w:rsid w:val="00BC3429"/>
    <w:rsid w:val="00BC3DC0"/>
    <w:rsid w:val="00BC3F03"/>
    <w:rsid w:val="00BC4B83"/>
    <w:rsid w:val="00BC5FDA"/>
    <w:rsid w:val="00BC68CF"/>
    <w:rsid w:val="00BC69F9"/>
    <w:rsid w:val="00BC7446"/>
    <w:rsid w:val="00BD1016"/>
    <w:rsid w:val="00BD1621"/>
    <w:rsid w:val="00BD179F"/>
    <w:rsid w:val="00BD1AC4"/>
    <w:rsid w:val="00BD26D9"/>
    <w:rsid w:val="00BD2A51"/>
    <w:rsid w:val="00BD2AC8"/>
    <w:rsid w:val="00BD3FE6"/>
    <w:rsid w:val="00BD4892"/>
    <w:rsid w:val="00BD4989"/>
    <w:rsid w:val="00BD4ECB"/>
    <w:rsid w:val="00BD4F84"/>
    <w:rsid w:val="00BD51F7"/>
    <w:rsid w:val="00BD5E73"/>
    <w:rsid w:val="00BD6BDB"/>
    <w:rsid w:val="00BD7402"/>
    <w:rsid w:val="00BE0201"/>
    <w:rsid w:val="00BE06B5"/>
    <w:rsid w:val="00BE1291"/>
    <w:rsid w:val="00BE1B64"/>
    <w:rsid w:val="00BE1BA9"/>
    <w:rsid w:val="00BE1E71"/>
    <w:rsid w:val="00BE243F"/>
    <w:rsid w:val="00BE35DD"/>
    <w:rsid w:val="00BE36D5"/>
    <w:rsid w:val="00BE399F"/>
    <w:rsid w:val="00BE3A96"/>
    <w:rsid w:val="00BE4101"/>
    <w:rsid w:val="00BE5181"/>
    <w:rsid w:val="00BE5C3A"/>
    <w:rsid w:val="00BE644C"/>
    <w:rsid w:val="00BE74E2"/>
    <w:rsid w:val="00BF0183"/>
    <w:rsid w:val="00BF07FA"/>
    <w:rsid w:val="00BF2C05"/>
    <w:rsid w:val="00BF31BB"/>
    <w:rsid w:val="00BF42BB"/>
    <w:rsid w:val="00BF4F37"/>
    <w:rsid w:val="00BF5021"/>
    <w:rsid w:val="00BF5D61"/>
    <w:rsid w:val="00BF6885"/>
    <w:rsid w:val="00BF68E8"/>
    <w:rsid w:val="00BF69B8"/>
    <w:rsid w:val="00BF6B42"/>
    <w:rsid w:val="00BF7500"/>
    <w:rsid w:val="00BF7850"/>
    <w:rsid w:val="00BF7A94"/>
    <w:rsid w:val="00BF7B29"/>
    <w:rsid w:val="00BF7CC7"/>
    <w:rsid w:val="00C0003D"/>
    <w:rsid w:val="00C00DE6"/>
    <w:rsid w:val="00C01D61"/>
    <w:rsid w:val="00C02C8E"/>
    <w:rsid w:val="00C03BD1"/>
    <w:rsid w:val="00C045D7"/>
    <w:rsid w:val="00C0596A"/>
    <w:rsid w:val="00C05D57"/>
    <w:rsid w:val="00C05ED6"/>
    <w:rsid w:val="00C06D46"/>
    <w:rsid w:val="00C0710A"/>
    <w:rsid w:val="00C07FF3"/>
    <w:rsid w:val="00C101B4"/>
    <w:rsid w:val="00C1286E"/>
    <w:rsid w:val="00C133FD"/>
    <w:rsid w:val="00C13926"/>
    <w:rsid w:val="00C147F1"/>
    <w:rsid w:val="00C156F6"/>
    <w:rsid w:val="00C15B49"/>
    <w:rsid w:val="00C1600F"/>
    <w:rsid w:val="00C16B7E"/>
    <w:rsid w:val="00C174B6"/>
    <w:rsid w:val="00C20201"/>
    <w:rsid w:val="00C20401"/>
    <w:rsid w:val="00C20833"/>
    <w:rsid w:val="00C20E4E"/>
    <w:rsid w:val="00C214F9"/>
    <w:rsid w:val="00C219EC"/>
    <w:rsid w:val="00C220A9"/>
    <w:rsid w:val="00C243D6"/>
    <w:rsid w:val="00C25E5F"/>
    <w:rsid w:val="00C2624F"/>
    <w:rsid w:val="00C266C4"/>
    <w:rsid w:val="00C2670A"/>
    <w:rsid w:val="00C27189"/>
    <w:rsid w:val="00C27A3A"/>
    <w:rsid w:val="00C27B44"/>
    <w:rsid w:val="00C305CC"/>
    <w:rsid w:val="00C3112B"/>
    <w:rsid w:val="00C31458"/>
    <w:rsid w:val="00C318E8"/>
    <w:rsid w:val="00C32E14"/>
    <w:rsid w:val="00C33557"/>
    <w:rsid w:val="00C33868"/>
    <w:rsid w:val="00C3397F"/>
    <w:rsid w:val="00C34C03"/>
    <w:rsid w:val="00C3575A"/>
    <w:rsid w:val="00C35F06"/>
    <w:rsid w:val="00C36120"/>
    <w:rsid w:val="00C3669E"/>
    <w:rsid w:val="00C37AFA"/>
    <w:rsid w:val="00C40078"/>
    <w:rsid w:val="00C409E5"/>
    <w:rsid w:val="00C40C2F"/>
    <w:rsid w:val="00C41BF3"/>
    <w:rsid w:val="00C42759"/>
    <w:rsid w:val="00C42875"/>
    <w:rsid w:val="00C42999"/>
    <w:rsid w:val="00C432DA"/>
    <w:rsid w:val="00C434B3"/>
    <w:rsid w:val="00C444D0"/>
    <w:rsid w:val="00C444F0"/>
    <w:rsid w:val="00C44675"/>
    <w:rsid w:val="00C44F46"/>
    <w:rsid w:val="00C45102"/>
    <w:rsid w:val="00C45CDA"/>
    <w:rsid w:val="00C464A9"/>
    <w:rsid w:val="00C4660C"/>
    <w:rsid w:val="00C46BD2"/>
    <w:rsid w:val="00C477DC"/>
    <w:rsid w:val="00C5011A"/>
    <w:rsid w:val="00C501DD"/>
    <w:rsid w:val="00C50FAD"/>
    <w:rsid w:val="00C5230C"/>
    <w:rsid w:val="00C52794"/>
    <w:rsid w:val="00C529BB"/>
    <w:rsid w:val="00C53B61"/>
    <w:rsid w:val="00C53C55"/>
    <w:rsid w:val="00C56F34"/>
    <w:rsid w:val="00C6034B"/>
    <w:rsid w:val="00C61F7F"/>
    <w:rsid w:val="00C65979"/>
    <w:rsid w:val="00C66EEE"/>
    <w:rsid w:val="00C675BD"/>
    <w:rsid w:val="00C67FC0"/>
    <w:rsid w:val="00C7047F"/>
    <w:rsid w:val="00C70C69"/>
    <w:rsid w:val="00C70E6F"/>
    <w:rsid w:val="00C71618"/>
    <w:rsid w:val="00C73068"/>
    <w:rsid w:val="00C737C1"/>
    <w:rsid w:val="00C74457"/>
    <w:rsid w:val="00C74AB3"/>
    <w:rsid w:val="00C75735"/>
    <w:rsid w:val="00C757A4"/>
    <w:rsid w:val="00C758C0"/>
    <w:rsid w:val="00C763BA"/>
    <w:rsid w:val="00C764EF"/>
    <w:rsid w:val="00C771EB"/>
    <w:rsid w:val="00C80AA6"/>
    <w:rsid w:val="00C82BC2"/>
    <w:rsid w:val="00C82E1B"/>
    <w:rsid w:val="00C84323"/>
    <w:rsid w:val="00C84976"/>
    <w:rsid w:val="00C84A06"/>
    <w:rsid w:val="00C84E80"/>
    <w:rsid w:val="00C864CC"/>
    <w:rsid w:val="00C877D2"/>
    <w:rsid w:val="00C915C9"/>
    <w:rsid w:val="00C91665"/>
    <w:rsid w:val="00C9172F"/>
    <w:rsid w:val="00C92364"/>
    <w:rsid w:val="00C92FBA"/>
    <w:rsid w:val="00C93461"/>
    <w:rsid w:val="00C9383C"/>
    <w:rsid w:val="00C941E0"/>
    <w:rsid w:val="00C9425C"/>
    <w:rsid w:val="00C9487F"/>
    <w:rsid w:val="00C94BC2"/>
    <w:rsid w:val="00C951F4"/>
    <w:rsid w:val="00C9528F"/>
    <w:rsid w:val="00C956EE"/>
    <w:rsid w:val="00C9574E"/>
    <w:rsid w:val="00CA09CE"/>
    <w:rsid w:val="00CA12FD"/>
    <w:rsid w:val="00CA164D"/>
    <w:rsid w:val="00CA1C1D"/>
    <w:rsid w:val="00CA216E"/>
    <w:rsid w:val="00CA247E"/>
    <w:rsid w:val="00CA307B"/>
    <w:rsid w:val="00CA41E2"/>
    <w:rsid w:val="00CA4510"/>
    <w:rsid w:val="00CA46D5"/>
    <w:rsid w:val="00CA5262"/>
    <w:rsid w:val="00CA5B87"/>
    <w:rsid w:val="00CA62E3"/>
    <w:rsid w:val="00CA788D"/>
    <w:rsid w:val="00CB0F30"/>
    <w:rsid w:val="00CB140C"/>
    <w:rsid w:val="00CB2630"/>
    <w:rsid w:val="00CB3B6D"/>
    <w:rsid w:val="00CB40A2"/>
    <w:rsid w:val="00CB48AC"/>
    <w:rsid w:val="00CB48E6"/>
    <w:rsid w:val="00CB4B32"/>
    <w:rsid w:val="00CB5362"/>
    <w:rsid w:val="00CB5A55"/>
    <w:rsid w:val="00CB5AD3"/>
    <w:rsid w:val="00CB5EDD"/>
    <w:rsid w:val="00CB66FC"/>
    <w:rsid w:val="00CB6E8F"/>
    <w:rsid w:val="00CB764F"/>
    <w:rsid w:val="00CC11C5"/>
    <w:rsid w:val="00CC1307"/>
    <w:rsid w:val="00CC1337"/>
    <w:rsid w:val="00CC1604"/>
    <w:rsid w:val="00CC172E"/>
    <w:rsid w:val="00CC2005"/>
    <w:rsid w:val="00CC22BA"/>
    <w:rsid w:val="00CC2F32"/>
    <w:rsid w:val="00CC3414"/>
    <w:rsid w:val="00CC4676"/>
    <w:rsid w:val="00CC5F20"/>
    <w:rsid w:val="00CC6504"/>
    <w:rsid w:val="00CD03CC"/>
    <w:rsid w:val="00CD223D"/>
    <w:rsid w:val="00CD3660"/>
    <w:rsid w:val="00CD3A7D"/>
    <w:rsid w:val="00CD45C2"/>
    <w:rsid w:val="00CD4EFC"/>
    <w:rsid w:val="00CD67DE"/>
    <w:rsid w:val="00CE08B0"/>
    <w:rsid w:val="00CE0C32"/>
    <w:rsid w:val="00CE13C8"/>
    <w:rsid w:val="00CE18BF"/>
    <w:rsid w:val="00CE1DAA"/>
    <w:rsid w:val="00CE3EF8"/>
    <w:rsid w:val="00CE4024"/>
    <w:rsid w:val="00CE472D"/>
    <w:rsid w:val="00CE521A"/>
    <w:rsid w:val="00CF0CA6"/>
    <w:rsid w:val="00CF1008"/>
    <w:rsid w:val="00CF1494"/>
    <w:rsid w:val="00CF1A58"/>
    <w:rsid w:val="00CF205A"/>
    <w:rsid w:val="00CF2499"/>
    <w:rsid w:val="00CF2B84"/>
    <w:rsid w:val="00CF35E6"/>
    <w:rsid w:val="00CF65E0"/>
    <w:rsid w:val="00CF672C"/>
    <w:rsid w:val="00D00437"/>
    <w:rsid w:val="00D00587"/>
    <w:rsid w:val="00D00C65"/>
    <w:rsid w:val="00D00F0C"/>
    <w:rsid w:val="00D01496"/>
    <w:rsid w:val="00D014A7"/>
    <w:rsid w:val="00D01B35"/>
    <w:rsid w:val="00D01CF1"/>
    <w:rsid w:val="00D01F33"/>
    <w:rsid w:val="00D03569"/>
    <w:rsid w:val="00D04ECF"/>
    <w:rsid w:val="00D0628A"/>
    <w:rsid w:val="00D06459"/>
    <w:rsid w:val="00D06888"/>
    <w:rsid w:val="00D07350"/>
    <w:rsid w:val="00D07401"/>
    <w:rsid w:val="00D075F6"/>
    <w:rsid w:val="00D07BF8"/>
    <w:rsid w:val="00D10216"/>
    <w:rsid w:val="00D11BD2"/>
    <w:rsid w:val="00D11BED"/>
    <w:rsid w:val="00D132CB"/>
    <w:rsid w:val="00D15174"/>
    <w:rsid w:val="00D15CA8"/>
    <w:rsid w:val="00D16F41"/>
    <w:rsid w:val="00D170C4"/>
    <w:rsid w:val="00D21D3C"/>
    <w:rsid w:val="00D22346"/>
    <w:rsid w:val="00D2252D"/>
    <w:rsid w:val="00D232C5"/>
    <w:rsid w:val="00D239A9"/>
    <w:rsid w:val="00D23D7A"/>
    <w:rsid w:val="00D24B93"/>
    <w:rsid w:val="00D25BD3"/>
    <w:rsid w:val="00D25DCA"/>
    <w:rsid w:val="00D2612F"/>
    <w:rsid w:val="00D27651"/>
    <w:rsid w:val="00D30BFE"/>
    <w:rsid w:val="00D30E51"/>
    <w:rsid w:val="00D31C03"/>
    <w:rsid w:val="00D31FAD"/>
    <w:rsid w:val="00D32976"/>
    <w:rsid w:val="00D33386"/>
    <w:rsid w:val="00D337F9"/>
    <w:rsid w:val="00D34619"/>
    <w:rsid w:val="00D346FB"/>
    <w:rsid w:val="00D3492E"/>
    <w:rsid w:val="00D349F4"/>
    <w:rsid w:val="00D34DFC"/>
    <w:rsid w:val="00D35EF5"/>
    <w:rsid w:val="00D360F6"/>
    <w:rsid w:val="00D36A89"/>
    <w:rsid w:val="00D37520"/>
    <w:rsid w:val="00D37533"/>
    <w:rsid w:val="00D3778D"/>
    <w:rsid w:val="00D377CD"/>
    <w:rsid w:val="00D378FE"/>
    <w:rsid w:val="00D422C8"/>
    <w:rsid w:val="00D42873"/>
    <w:rsid w:val="00D42BE5"/>
    <w:rsid w:val="00D437C9"/>
    <w:rsid w:val="00D43AFB"/>
    <w:rsid w:val="00D453ED"/>
    <w:rsid w:val="00D45C13"/>
    <w:rsid w:val="00D45D24"/>
    <w:rsid w:val="00D46B9B"/>
    <w:rsid w:val="00D473C3"/>
    <w:rsid w:val="00D478A4"/>
    <w:rsid w:val="00D47D0A"/>
    <w:rsid w:val="00D509C7"/>
    <w:rsid w:val="00D50B07"/>
    <w:rsid w:val="00D50D2E"/>
    <w:rsid w:val="00D50D50"/>
    <w:rsid w:val="00D513FB"/>
    <w:rsid w:val="00D5176D"/>
    <w:rsid w:val="00D526ED"/>
    <w:rsid w:val="00D52945"/>
    <w:rsid w:val="00D52B1E"/>
    <w:rsid w:val="00D52E49"/>
    <w:rsid w:val="00D5351C"/>
    <w:rsid w:val="00D543B6"/>
    <w:rsid w:val="00D54EA1"/>
    <w:rsid w:val="00D5596F"/>
    <w:rsid w:val="00D56169"/>
    <w:rsid w:val="00D56731"/>
    <w:rsid w:val="00D571E7"/>
    <w:rsid w:val="00D57BEF"/>
    <w:rsid w:val="00D60884"/>
    <w:rsid w:val="00D60D22"/>
    <w:rsid w:val="00D60E99"/>
    <w:rsid w:val="00D6102A"/>
    <w:rsid w:val="00D6106A"/>
    <w:rsid w:val="00D6187B"/>
    <w:rsid w:val="00D63905"/>
    <w:rsid w:val="00D63CBC"/>
    <w:rsid w:val="00D654D9"/>
    <w:rsid w:val="00D65535"/>
    <w:rsid w:val="00D65651"/>
    <w:rsid w:val="00D6611F"/>
    <w:rsid w:val="00D668EE"/>
    <w:rsid w:val="00D66A42"/>
    <w:rsid w:val="00D66AE9"/>
    <w:rsid w:val="00D66E14"/>
    <w:rsid w:val="00D713D8"/>
    <w:rsid w:val="00D71EE1"/>
    <w:rsid w:val="00D72300"/>
    <w:rsid w:val="00D72396"/>
    <w:rsid w:val="00D726F8"/>
    <w:rsid w:val="00D72F89"/>
    <w:rsid w:val="00D73484"/>
    <w:rsid w:val="00D7377D"/>
    <w:rsid w:val="00D74989"/>
    <w:rsid w:val="00D75132"/>
    <w:rsid w:val="00D76531"/>
    <w:rsid w:val="00D768D9"/>
    <w:rsid w:val="00D76B56"/>
    <w:rsid w:val="00D77EB9"/>
    <w:rsid w:val="00D77FC9"/>
    <w:rsid w:val="00D80004"/>
    <w:rsid w:val="00D80009"/>
    <w:rsid w:val="00D81389"/>
    <w:rsid w:val="00D81644"/>
    <w:rsid w:val="00D82375"/>
    <w:rsid w:val="00D824DB"/>
    <w:rsid w:val="00D84085"/>
    <w:rsid w:val="00D855C6"/>
    <w:rsid w:val="00D85FD9"/>
    <w:rsid w:val="00D8738F"/>
    <w:rsid w:val="00D87BCE"/>
    <w:rsid w:val="00D909EE"/>
    <w:rsid w:val="00D90DAE"/>
    <w:rsid w:val="00D91353"/>
    <w:rsid w:val="00D917B5"/>
    <w:rsid w:val="00D91CD6"/>
    <w:rsid w:val="00D933DC"/>
    <w:rsid w:val="00D93630"/>
    <w:rsid w:val="00D93BA1"/>
    <w:rsid w:val="00D945D5"/>
    <w:rsid w:val="00D94661"/>
    <w:rsid w:val="00D94BB2"/>
    <w:rsid w:val="00D95021"/>
    <w:rsid w:val="00D95F02"/>
    <w:rsid w:val="00D9627A"/>
    <w:rsid w:val="00D96F7A"/>
    <w:rsid w:val="00DA17D2"/>
    <w:rsid w:val="00DA2B2B"/>
    <w:rsid w:val="00DA3F52"/>
    <w:rsid w:val="00DA3FD8"/>
    <w:rsid w:val="00DA47E3"/>
    <w:rsid w:val="00DA65C9"/>
    <w:rsid w:val="00DA7F3B"/>
    <w:rsid w:val="00DB05E1"/>
    <w:rsid w:val="00DB333A"/>
    <w:rsid w:val="00DB3FDE"/>
    <w:rsid w:val="00DB4D0F"/>
    <w:rsid w:val="00DB6C36"/>
    <w:rsid w:val="00DB6C64"/>
    <w:rsid w:val="00DB6E3D"/>
    <w:rsid w:val="00DC08DC"/>
    <w:rsid w:val="00DC093F"/>
    <w:rsid w:val="00DC0E4A"/>
    <w:rsid w:val="00DC14D8"/>
    <w:rsid w:val="00DC3002"/>
    <w:rsid w:val="00DC35F1"/>
    <w:rsid w:val="00DC3928"/>
    <w:rsid w:val="00DC3A71"/>
    <w:rsid w:val="00DC3E85"/>
    <w:rsid w:val="00DC4845"/>
    <w:rsid w:val="00DC4C50"/>
    <w:rsid w:val="00DC5375"/>
    <w:rsid w:val="00DC54BA"/>
    <w:rsid w:val="00DC5FE3"/>
    <w:rsid w:val="00DC66E0"/>
    <w:rsid w:val="00DC6A62"/>
    <w:rsid w:val="00DC6BA4"/>
    <w:rsid w:val="00DC6C30"/>
    <w:rsid w:val="00DC7154"/>
    <w:rsid w:val="00DC761B"/>
    <w:rsid w:val="00DD0145"/>
    <w:rsid w:val="00DD04FF"/>
    <w:rsid w:val="00DD096B"/>
    <w:rsid w:val="00DD0AA8"/>
    <w:rsid w:val="00DD0B8C"/>
    <w:rsid w:val="00DD0CED"/>
    <w:rsid w:val="00DD1EA0"/>
    <w:rsid w:val="00DD2492"/>
    <w:rsid w:val="00DD2986"/>
    <w:rsid w:val="00DD29E1"/>
    <w:rsid w:val="00DD2EFF"/>
    <w:rsid w:val="00DD3069"/>
    <w:rsid w:val="00DD4617"/>
    <w:rsid w:val="00DD484D"/>
    <w:rsid w:val="00DD495C"/>
    <w:rsid w:val="00DD4B2A"/>
    <w:rsid w:val="00DD7D70"/>
    <w:rsid w:val="00DE023D"/>
    <w:rsid w:val="00DE0504"/>
    <w:rsid w:val="00DE0522"/>
    <w:rsid w:val="00DE0797"/>
    <w:rsid w:val="00DE1443"/>
    <w:rsid w:val="00DE1A5B"/>
    <w:rsid w:val="00DE25D8"/>
    <w:rsid w:val="00DE273F"/>
    <w:rsid w:val="00DE28A6"/>
    <w:rsid w:val="00DE3B22"/>
    <w:rsid w:val="00DE4F4A"/>
    <w:rsid w:val="00DE58BB"/>
    <w:rsid w:val="00DE58C2"/>
    <w:rsid w:val="00DE5909"/>
    <w:rsid w:val="00DE63B9"/>
    <w:rsid w:val="00DE654F"/>
    <w:rsid w:val="00DE6B47"/>
    <w:rsid w:val="00DE6EE0"/>
    <w:rsid w:val="00DE70EE"/>
    <w:rsid w:val="00DF03CA"/>
    <w:rsid w:val="00DF0459"/>
    <w:rsid w:val="00DF084E"/>
    <w:rsid w:val="00DF0DD8"/>
    <w:rsid w:val="00DF177F"/>
    <w:rsid w:val="00DF1A15"/>
    <w:rsid w:val="00DF21C0"/>
    <w:rsid w:val="00DF21DE"/>
    <w:rsid w:val="00DF2F3A"/>
    <w:rsid w:val="00DF32D0"/>
    <w:rsid w:val="00DF3716"/>
    <w:rsid w:val="00DF397C"/>
    <w:rsid w:val="00DF3C7E"/>
    <w:rsid w:val="00DF4A10"/>
    <w:rsid w:val="00DF58A0"/>
    <w:rsid w:val="00DF5F41"/>
    <w:rsid w:val="00DF6C30"/>
    <w:rsid w:val="00DF6D9C"/>
    <w:rsid w:val="00DF7E20"/>
    <w:rsid w:val="00E00363"/>
    <w:rsid w:val="00E008C1"/>
    <w:rsid w:val="00E00F8E"/>
    <w:rsid w:val="00E015A7"/>
    <w:rsid w:val="00E023ED"/>
    <w:rsid w:val="00E02702"/>
    <w:rsid w:val="00E02796"/>
    <w:rsid w:val="00E028B3"/>
    <w:rsid w:val="00E02CC3"/>
    <w:rsid w:val="00E02E4E"/>
    <w:rsid w:val="00E02F0D"/>
    <w:rsid w:val="00E038C5"/>
    <w:rsid w:val="00E03961"/>
    <w:rsid w:val="00E04239"/>
    <w:rsid w:val="00E045C9"/>
    <w:rsid w:val="00E04CC7"/>
    <w:rsid w:val="00E0534A"/>
    <w:rsid w:val="00E05752"/>
    <w:rsid w:val="00E05986"/>
    <w:rsid w:val="00E06F83"/>
    <w:rsid w:val="00E0765F"/>
    <w:rsid w:val="00E07727"/>
    <w:rsid w:val="00E10846"/>
    <w:rsid w:val="00E1093D"/>
    <w:rsid w:val="00E10F05"/>
    <w:rsid w:val="00E11083"/>
    <w:rsid w:val="00E1159C"/>
    <w:rsid w:val="00E11770"/>
    <w:rsid w:val="00E11F46"/>
    <w:rsid w:val="00E1325B"/>
    <w:rsid w:val="00E149DA"/>
    <w:rsid w:val="00E14FF6"/>
    <w:rsid w:val="00E154F9"/>
    <w:rsid w:val="00E15A28"/>
    <w:rsid w:val="00E1696E"/>
    <w:rsid w:val="00E17065"/>
    <w:rsid w:val="00E17585"/>
    <w:rsid w:val="00E20142"/>
    <w:rsid w:val="00E20DD6"/>
    <w:rsid w:val="00E2158B"/>
    <w:rsid w:val="00E21652"/>
    <w:rsid w:val="00E218AD"/>
    <w:rsid w:val="00E229DC"/>
    <w:rsid w:val="00E24623"/>
    <w:rsid w:val="00E2471E"/>
    <w:rsid w:val="00E249FB"/>
    <w:rsid w:val="00E25225"/>
    <w:rsid w:val="00E25B5D"/>
    <w:rsid w:val="00E27306"/>
    <w:rsid w:val="00E278C9"/>
    <w:rsid w:val="00E27A19"/>
    <w:rsid w:val="00E31ADE"/>
    <w:rsid w:val="00E31C3A"/>
    <w:rsid w:val="00E32059"/>
    <w:rsid w:val="00E32301"/>
    <w:rsid w:val="00E33718"/>
    <w:rsid w:val="00E33A64"/>
    <w:rsid w:val="00E33AAE"/>
    <w:rsid w:val="00E33D62"/>
    <w:rsid w:val="00E34087"/>
    <w:rsid w:val="00E343DC"/>
    <w:rsid w:val="00E343F6"/>
    <w:rsid w:val="00E34B96"/>
    <w:rsid w:val="00E359B7"/>
    <w:rsid w:val="00E35A1B"/>
    <w:rsid w:val="00E35CE6"/>
    <w:rsid w:val="00E365B2"/>
    <w:rsid w:val="00E36A71"/>
    <w:rsid w:val="00E36DCE"/>
    <w:rsid w:val="00E37983"/>
    <w:rsid w:val="00E379CB"/>
    <w:rsid w:val="00E403CA"/>
    <w:rsid w:val="00E40CC2"/>
    <w:rsid w:val="00E418A0"/>
    <w:rsid w:val="00E42CC2"/>
    <w:rsid w:val="00E4364C"/>
    <w:rsid w:val="00E43834"/>
    <w:rsid w:val="00E43A0F"/>
    <w:rsid w:val="00E43BBD"/>
    <w:rsid w:val="00E43CA8"/>
    <w:rsid w:val="00E43D39"/>
    <w:rsid w:val="00E4503A"/>
    <w:rsid w:val="00E470ED"/>
    <w:rsid w:val="00E474CD"/>
    <w:rsid w:val="00E476A9"/>
    <w:rsid w:val="00E50849"/>
    <w:rsid w:val="00E50CB7"/>
    <w:rsid w:val="00E51683"/>
    <w:rsid w:val="00E5191B"/>
    <w:rsid w:val="00E51D13"/>
    <w:rsid w:val="00E51E08"/>
    <w:rsid w:val="00E51E89"/>
    <w:rsid w:val="00E52304"/>
    <w:rsid w:val="00E525FD"/>
    <w:rsid w:val="00E52AA1"/>
    <w:rsid w:val="00E53780"/>
    <w:rsid w:val="00E539C4"/>
    <w:rsid w:val="00E544EB"/>
    <w:rsid w:val="00E54C1D"/>
    <w:rsid w:val="00E55DDE"/>
    <w:rsid w:val="00E5627A"/>
    <w:rsid w:val="00E578AD"/>
    <w:rsid w:val="00E60491"/>
    <w:rsid w:val="00E60926"/>
    <w:rsid w:val="00E611C2"/>
    <w:rsid w:val="00E61411"/>
    <w:rsid w:val="00E61996"/>
    <w:rsid w:val="00E627D6"/>
    <w:rsid w:val="00E63742"/>
    <w:rsid w:val="00E644A3"/>
    <w:rsid w:val="00E64622"/>
    <w:rsid w:val="00E6520F"/>
    <w:rsid w:val="00E65264"/>
    <w:rsid w:val="00E65271"/>
    <w:rsid w:val="00E659FA"/>
    <w:rsid w:val="00E65AE5"/>
    <w:rsid w:val="00E66974"/>
    <w:rsid w:val="00E66C0C"/>
    <w:rsid w:val="00E67186"/>
    <w:rsid w:val="00E674F6"/>
    <w:rsid w:val="00E70011"/>
    <w:rsid w:val="00E700DA"/>
    <w:rsid w:val="00E7034A"/>
    <w:rsid w:val="00E71100"/>
    <w:rsid w:val="00E71164"/>
    <w:rsid w:val="00E7150E"/>
    <w:rsid w:val="00E718C5"/>
    <w:rsid w:val="00E72911"/>
    <w:rsid w:val="00E72DD8"/>
    <w:rsid w:val="00E73F90"/>
    <w:rsid w:val="00E741DC"/>
    <w:rsid w:val="00E74684"/>
    <w:rsid w:val="00E74D06"/>
    <w:rsid w:val="00E756D0"/>
    <w:rsid w:val="00E75FC0"/>
    <w:rsid w:val="00E76464"/>
    <w:rsid w:val="00E7666B"/>
    <w:rsid w:val="00E76832"/>
    <w:rsid w:val="00E76B47"/>
    <w:rsid w:val="00E77208"/>
    <w:rsid w:val="00E77D2B"/>
    <w:rsid w:val="00E77F40"/>
    <w:rsid w:val="00E77FC7"/>
    <w:rsid w:val="00E801BC"/>
    <w:rsid w:val="00E82822"/>
    <w:rsid w:val="00E83611"/>
    <w:rsid w:val="00E836FD"/>
    <w:rsid w:val="00E8374D"/>
    <w:rsid w:val="00E83F32"/>
    <w:rsid w:val="00E84A0F"/>
    <w:rsid w:val="00E84C75"/>
    <w:rsid w:val="00E85676"/>
    <w:rsid w:val="00E858A2"/>
    <w:rsid w:val="00E85A37"/>
    <w:rsid w:val="00E866CA"/>
    <w:rsid w:val="00E86AB7"/>
    <w:rsid w:val="00E8706D"/>
    <w:rsid w:val="00E8770C"/>
    <w:rsid w:val="00E90BA3"/>
    <w:rsid w:val="00E90EDE"/>
    <w:rsid w:val="00E9126B"/>
    <w:rsid w:val="00E9148F"/>
    <w:rsid w:val="00E92494"/>
    <w:rsid w:val="00E9352D"/>
    <w:rsid w:val="00E93AD1"/>
    <w:rsid w:val="00E93BA3"/>
    <w:rsid w:val="00E93FB0"/>
    <w:rsid w:val="00E94198"/>
    <w:rsid w:val="00E941F8"/>
    <w:rsid w:val="00E94C6C"/>
    <w:rsid w:val="00E95346"/>
    <w:rsid w:val="00E96530"/>
    <w:rsid w:val="00E969C0"/>
    <w:rsid w:val="00E96FA2"/>
    <w:rsid w:val="00E9768F"/>
    <w:rsid w:val="00E976C4"/>
    <w:rsid w:val="00E97BD0"/>
    <w:rsid w:val="00EA013D"/>
    <w:rsid w:val="00EA0F9D"/>
    <w:rsid w:val="00EA2431"/>
    <w:rsid w:val="00EA3305"/>
    <w:rsid w:val="00EA3791"/>
    <w:rsid w:val="00EA3B0C"/>
    <w:rsid w:val="00EA3EE1"/>
    <w:rsid w:val="00EA456B"/>
    <w:rsid w:val="00EA5272"/>
    <w:rsid w:val="00EA5F21"/>
    <w:rsid w:val="00EA6135"/>
    <w:rsid w:val="00EA6E9C"/>
    <w:rsid w:val="00EA6FA8"/>
    <w:rsid w:val="00EA7305"/>
    <w:rsid w:val="00EA7DE2"/>
    <w:rsid w:val="00EB04B8"/>
    <w:rsid w:val="00EB0AEE"/>
    <w:rsid w:val="00EB126A"/>
    <w:rsid w:val="00EB15C9"/>
    <w:rsid w:val="00EB28EE"/>
    <w:rsid w:val="00EB4084"/>
    <w:rsid w:val="00EB4931"/>
    <w:rsid w:val="00EB6DAF"/>
    <w:rsid w:val="00EC066F"/>
    <w:rsid w:val="00EC0A7D"/>
    <w:rsid w:val="00EC1202"/>
    <w:rsid w:val="00EC1329"/>
    <w:rsid w:val="00EC1A92"/>
    <w:rsid w:val="00EC1D04"/>
    <w:rsid w:val="00EC21E5"/>
    <w:rsid w:val="00EC302C"/>
    <w:rsid w:val="00EC53E2"/>
    <w:rsid w:val="00EC54C6"/>
    <w:rsid w:val="00EC583E"/>
    <w:rsid w:val="00EC5F58"/>
    <w:rsid w:val="00EC5FB0"/>
    <w:rsid w:val="00EC6B3F"/>
    <w:rsid w:val="00EC6D28"/>
    <w:rsid w:val="00EC737E"/>
    <w:rsid w:val="00EC7D88"/>
    <w:rsid w:val="00ED0038"/>
    <w:rsid w:val="00ED0D7C"/>
    <w:rsid w:val="00ED1546"/>
    <w:rsid w:val="00ED2728"/>
    <w:rsid w:val="00ED34B0"/>
    <w:rsid w:val="00ED4154"/>
    <w:rsid w:val="00ED4871"/>
    <w:rsid w:val="00ED5C11"/>
    <w:rsid w:val="00ED61AD"/>
    <w:rsid w:val="00ED6CC7"/>
    <w:rsid w:val="00EE0522"/>
    <w:rsid w:val="00EE053F"/>
    <w:rsid w:val="00EE084B"/>
    <w:rsid w:val="00EE096C"/>
    <w:rsid w:val="00EE19DD"/>
    <w:rsid w:val="00EE1DFE"/>
    <w:rsid w:val="00EE22FF"/>
    <w:rsid w:val="00EE2755"/>
    <w:rsid w:val="00EE39CB"/>
    <w:rsid w:val="00EE3B1A"/>
    <w:rsid w:val="00EE3DAD"/>
    <w:rsid w:val="00EE3E86"/>
    <w:rsid w:val="00EE3E9F"/>
    <w:rsid w:val="00EE3F95"/>
    <w:rsid w:val="00EE4A0C"/>
    <w:rsid w:val="00EE5124"/>
    <w:rsid w:val="00EE59D0"/>
    <w:rsid w:val="00EE5A40"/>
    <w:rsid w:val="00EE5ADF"/>
    <w:rsid w:val="00EE621D"/>
    <w:rsid w:val="00EE6914"/>
    <w:rsid w:val="00EE6BFE"/>
    <w:rsid w:val="00EF1A25"/>
    <w:rsid w:val="00EF1DCB"/>
    <w:rsid w:val="00EF317F"/>
    <w:rsid w:val="00EF32BD"/>
    <w:rsid w:val="00EF352E"/>
    <w:rsid w:val="00EF3FD2"/>
    <w:rsid w:val="00EF40AB"/>
    <w:rsid w:val="00EF43AB"/>
    <w:rsid w:val="00EF44DD"/>
    <w:rsid w:val="00EF4559"/>
    <w:rsid w:val="00EF4BBC"/>
    <w:rsid w:val="00EF4CCE"/>
    <w:rsid w:val="00EF4FFF"/>
    <w:rsid w:val="00EF630D"/>
    <w:rsid w:val="00EF6BF9"/>
    <w:rsid w:val="00EF759F"/>
    <w:rsid w:val="00EF76AE"/>
    <w:rsid w:val="00EF7CFA"/>
    <w:rsid w:val="00F0035A"/>
    <w:rsid w:val="00F00E71"/>
    <w:rsid w:val="00F00F1E"/>
    <w:rsid w:val="00F01CEB"/>
    <w:rsid w:val="00F022B5"/>
    <w:rsid w:val="00F045AE"/>
    <w:rsid w:val="00F05524"/>
    <w:rsid w:val="00F059A9"/>
    <w:rsid w:val="00F05B86"/>
    <w:rsid w:val="00F05BC7"/>
    <w:rsid w:val="00F06636"/>
    <w:rsid w:val="00F06BA1"/>
    <w:rsid w:val="00F0709F"/>
    <w:rsid w:val="00F0760B"/>
    <w:rsid w:val="00F07C43"/>
    <w:rsid w:val="00F1037D"/>
    <w:rsid w:val="00F10A64"/>
    <w:rsid w:val="00F10DD5"/>
    <w:rsid w:val="00F11301"/>
    <w:rsid w:val="00F11347"/>
    <w:rsid w:val="00F114B5"/>
    <w:rsid w:val="00F11595"/>
    <w:rsid w:val="00F1184D"/>
    <w:rsid w:val="00F11B89"/>
    <w:rsid w:val="00F13797"/>
    <w:rsid w:val="00F13CBB"/>
    <w:rsid w:val="00F13F4E"/>
    <w:rsid w:val="00F14153"/>
    <w:rsid w:val="00F149D7"/>
    <w:rsid w:val="00F15377"/>
    <w:rsid w:val="00F15925"/>
    <w:rsid w:val="00F159CF"/>
    <w:rsid w:val="00F1652F"/>
    <w:rsid w:val="00F1692F"/>
    <w:rsid w:val="00F16A9A"/>
    <w:rsid w:val="00F173F4"/>
    <w:rsid w:val="00F17B59"/>
    <w:rsid w:val="00F17F88"/>
    <w:rsid w:val="00F202F6"/>
    <w:rsid w:val="00F20F68"/>
    <w:rsid w:val="00F20FF1"/>
    <w:rsid w:val="00F212E2"/>
    <w:rsid w:val="00F21697"/>
    <w:rsid w:val="00F219E2"/>
    <w:rsid w:val="00F2266C"/>
    <w:rsid w:val="00F2464A"/>
    <w:rsid w:val="00F24E80"/>
    <w:rsid w:val="00F2508F"/>
    <w:rsid w:val="00F2570A"/>
    <w:rsid w:val="00F258CA"/>
    <w:rsid w:val="00F25D26"/>
    <w:rsid w:val="00F26C5F"/>
    <w:rsid w:val="00F26E97"/>
    <w:rsid w:val="00F27F9E"/>
    <w:rsid w:val="00F30958"/>
    <w:rsid w:val="00F311B3"/>
    <w:rsid w:val="00F3142E"/>
    <w:rsid w:val="00F31DC9"/>
    <w:rsid w:val="00F31F15"/>
    <w:rsid w:val="00F32B65"/>
    <w:rsid w:val="00F32E03"/>
    <w:rsid w:val="00F33D21"/>
    <w:rsid w:val="00F35293"/>
    <w:rsid w:val="00F35B8C"/>
    <w:rsid w:val="00F36105"/>
    <w:rsid w:val="00F3638E"/>
    <w:rsid w:val="00F409C6"/>
    <w:rsid w:val="00F409F1"/>
    <w:rsid w:val="00F41206"/>
    <w:rsid w:val="00F41D31"/>
    <w:rsid w:val="00F4245A"/>
    <w:rsid w:val="00F4256C"/>
    <w:rsid w:val="00F444EE"/>
    <w:rsid w:val="00F446EB"/>
    <w:rsid w:val="00F45039"/>
    <w:rsid w:val="00F457C0"/>
    <w:rsid w:val="00F45A49"/>
    <w:rsid w:val="00F4623A"/>
    <w:rsid w:val="00F4703E"/>
    <w:rsid w:val="00F47D52"/>
    <w:rsid w:val="00F502B5"/>
    <w:rsid w:val="00F50347"/>
    <w:rsid w:val="00F5054F"/>
    <w:rsid w:val="00F50942"/>
    <w:rsid w:val="00F51832"/>
    <w:rsid w:val="00F526C9"/>
    <w:rsid w:val="00F528C8"/>
    <w:rsid w:val="00F52A69"/>
    <w:rsid w:val="00F52B64"/>
    <w:rsid w:val="00F53152"/>
    <w:rsid w:val="00F5561F"/>
    <w:rsid w:val="00F55B6D"/>
    <w:rsid w:val="00F56970"/>
    <w:rsid w:val="00F57222"/>
    <w:rsid w:val="00F575CB"/>
    <w:rsid w:val="00F6022D"/>
    <w:rsid w:val="00F60BA5"/>
    <w:rsid w:val="00F60FD4"/>
    <w:rsid w:val="00F610EC"/>
    <w:rsid w:val="00F6285E"/>
    <w:rsid w:val="00F62C32"/>
    <w:rsid w:val="00F62FBF"/>
    <w:rsid w:val="00F6393F"/>
    <w:rsid w:val="00F63EE0"/>
    <w:rsid w:val="00F64038"/>
    <w:rsid w:val="00F6449D"/>
    <w:rsid w:val="00F647C7"/>
    <w:rsid w:val="00F6498A"/>
    <w:rsid w:val="00F64F29"/>
    <w:rsid w:val="00F66F35"/>
    <w:rsid w:val="00F67540"/>
    <w:rsid w:val="00F67E1E"/>
    <w:rsid w:val="00F70C56"/>
    <w:rsid w:val="00F72BBC"/>
    <w:rsid w:val="00F732A3"/>
    <w:rsid w:val="00F746EF"/>
    <w:rsid w:val="00F74BA4"/>
    <w:rsid w:val="00F75030"/>
    <w:rsid w:val="00F75533"/>
    <w:rsid w:val="00F75C70"/>
    <w:rsid w:val="00F75F01"/>
    <w:rsid w:val="00F76738"/>
    <w:rsid w:val="00F76A2B"/>
    <w:rsid w:val="00F76C35"/>
    <w:rsid w:val="00F76DFE"/>
    <w:rsid w:val="00F775D8"/>
    <w:rsid w:val="00F77A4B"/>
    <w:rsid w:val="00F77F0B"/>
    <w:rsid w:val="00F80346"/>
    <w:rsid w:val="00F8128C"/>
    <w:rsid w:val="00F8163E"/>
    <w:rsid w:val="00F818D6"/>
    <w:rsid w:val="00F81AF0"/>
    <w:rsid w:val="00F838B0"/>
    <w:rsid w:val="00F83D20"/>
    <w:rsid w:val="00F84022"/>
    <w:rsid w:val="00F84F64"/>
    <w:rsid w:val="00F850CD"/>
    <w:rsid w:val="00F85A87"/>
    <w:rsid w:val="00F8667B"/>
    <w:rsid w:val="00F86AD5"/>
    <w:rsid w:val="00F86B6B"/>
    <w:rsid w:val="00F86EB1"/>
    <w:rsid w:val="00F870A0"/>
    <w:rsid w:val="00F91017"/>
    <w:rsid w:val="00F92594"/>
    <w:rsid w:val="00F927B4"/>
    <w:rsid w:val="00F93123"/>
    <w:rsid w:val="00F93E66"/>
    <w:rsid w:val="00F94B93"/>
    <w:rsid w:val="00F9584D"/>
    <w:rsid w:val="00F9608A"/>
    <w:rsid w:val="00F97E06"/>
    <w:rsid w:val="00F97FF2"/>
    <w:rsid w:val="00FA03CD"/>
    <w:rsid w:val="00FA0946"/>
    <w:rsid w:val="00FA0C80"/>
    <w:rsid w:val="00FA0D31"/>
    <w:rsid w:val="00FA10D2"/>
    <w:rsid w:val="00FA11D9"/>
    <w:rsid w:val="00FA1C19"/>
    <w:rsid w:val="00FA1F68"/>
    <w:rsid w:val="00FA29BE"/>
    <w:rsid w:val="00FA2AE7"/>
    <w:rsid w:val="00FA2CA6"/>
    <w:rsid w:val="00FA2F53"/>
    <w:rsid w:val="00FA4BC1"/>
    <w:rsid w:val="00FA4F96"/>
    <w:rsid w:val="00FA4FFD"/>
    <w:rsid w:val="00FA5609"/>
    <w:rsid w:val="00FA5F52"/>
    <w:rsid w:val="00FA6922"/>
    <w:rsid w:val="00FA7DFB"/>
    <w:rsid w:val="00FB022E"/>
    <w:rsid w:val="00FB0496"/>
    <w:rsid w:val="00FB08FC"/>
    <w:rsid w:val="00FB0D51"/>
    <w:rsid w:val="00FB213A"/>
    <w:rsid w:val="00FB3264"/>
    <w:rsid w:val="00FB3B19"/>
    <w:rsid w:val="00FB47E2"/>
    <w:rsid w:val="00FB4850"/>
    <w:rsid w:val="00FB4A7A"/>
    <w:rsid w:val="00FB4D0F"/>
    <w:rsid w:val="00FB5AA9"/>
    <w:rsid w:val="00FB5C48"/>
    <w:rsid w:val="00FB5F93"/>
    <w:rsid w:val="00FB6708"/>
    <w:rsid w:val="00FB7277"/>
    <w:rsid w:val="00FC0391"/>
    <w:rsid w:val="00FC0F80"/>
    <w:rsid w:val="00FC1048"/>
    <w:rsid w:val="00FC1A92"/>
    <w:rsid w:val="00FC28F3"/>
    <w:rsid w:val="00FC2925"/>
    <w:rsid w:val="00FC37E5"/>
    <w:rsid w:val="00FC5008"/>
    <w:rsid w:val="00FC591C"/>
    <w:rsid w:val="00FC5A35"/>
    <w:rsid w:val="00FC5BE1"/>
    <w:rsid w:val="00FC5CE8"/>
    <w:rsid w:val="00FC6435"/>
    <w:rsid w:val="00FD0A07"/>
    <w:rsid w:val="00FD204F"/>
    <w:rsid w:val="00FD340B"/>
    <w:rsid w:val="00FD392B"/>
    <w:rsid w:val="00FD3F0A"/>
    <w:rsid w:val="00FD49EF"/>
    <w:rsid w:val="00FD4B94"/>
    <w:rsid w:val="00FD505E"/>
    <w:rsid w:val="00FD51D0"/>
    <w:rsid w:val="00FD529C"/>
    <w:rsid w:val="00FD55C7"/>
    <w:rsid w:val="00FD58AA"/>
    <w:rsid w:val="00FD686F"/>
    <w:rsid w:val="00FD6CCE"/>
    <w:rsid w:val="00FE1275"/>
    <w:rsid w:val="00FE1CD9"/>
    <w:rsid w:val="00FE29EA"/>
    <w:rsid w:val="00FE2BC7"/>
    <w:rsid w:val="00FE3808"/>
    <w:rsid w:val="00FE394C"/>
    <w:rsid w:val="00FE3B23"/>
    <w:rsid w:val="00FE3DD2"/>
    <w:rsid w:val="00FE3F7A"/>
    <w:rsid w:val="00FE5181"/>
    <w:rsid w:val="00FE5618"/>
    <w:rsid w:val="00FE59CA"/>
    <w:rsid w:val="00FE5EC3"/>
    <w:rsid w:val="00FE6349"/>
    <w:rsid w:val="00FE698C"/>
    <w:rsid w:val="00FE6C08"/>
    <w:rsid w:val="00FE6FD2"/>
    <w:rsid w:val="00FE75DA"/>
    <w:rsid w:val="00FE79D5"/>
    <w:rsid w:val="00FE79DC"/>
    <w:rsid w:val="00FE7C70"/>
    <w:rsid w:val="00FF09ED"/>
    <w:rsid w:val="00FF0F0E"/>
    <w:rsid w:val="00FF10D4"/>
    <w:rsid w:val="00FF14AB"/>
    <w:rsid w:val="00FF1FD7"/>
    <w:rsid w:val="00FF29EF"/>
    <w:rsid w:val="00FF369C"/>
    <w:rsid w:val="00FF40AA"/>
    <w:rsid w:val="00FF41E0"/>
    <w:rsid w:val="00FF4265"/>
    <w:rsid w:val="00FF4AF6"/>
    <w:rsid w:val="00FF6402"/>
    <w:rsid w:val="00FF66C1"/>
    <w:rsid w:val="00FF76AC"/>
    <w:rsid w:val="00FF7945"/>
    <w:rsid w:val="00FF79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CDB90"/>
  <w15:docId w15:val="{326293B5-3BF3-4C56-9755-A3DF11E57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link w:val="Heading1Char"/>
    <w:uiPriority w:val="9"/>
    <w:qFormat/>
    <w:pPr>
      <w:ind w:left="108"/>
      <w:outlineLvl w:val="0"/>
    </w:pPr>
    <w:rPr>
      <w:b/>
      <w:bCs/>
      <w:sz w:val="28"/>
      <w:szCs w:val="28"/>
    </w:rPr>
  </w:style>
  <w:style w:type="paragraph" w:styleId="Heading2">
    <w:name w:val="heading 2"/>
    <w:basedOn w:val="Normal"/>
    <w:link w:val="Heading2Char"/>
    <w:uiPriority w:val="9"/>
    <w:unhideWhenUsed/>
    <w:qFormat/>
    <w:pPr>
      <w:ind w:left="219"/>
      <w:outlineLvl w:val="1"/>
    </w:pPr>
    <w:rPr>
      <w:b/>
      <w:bCs/>
      <w:sz w:val="20"/>
      <w:szCs w:val="20"/>
    </w:rPr>
  </w:style>
  <w:style w:type="paragraph" w:styleId="Heading3">
    <w:name w:val="heading 3"/>
    <w:basedOn w:val="Normal"/>
    <w:link w:val="Heading3Char"/>
    <w:uiPriority w:val="9"/>
    <w:unhideWhenUsed/>
    <w:qFormat/>
    <w:pPr>
      <w:spacing w:before="1"/>
      <w:ind w:left="219"/>
      <w:outlineLvl w:val="2"/>
    </w:pPr>
    <w:rPr>
      <w:b/>
      <w:bCs/>
      <w:i/>
      <w:iCs/>
      <w:sz w:val="20"/>
      <w:szCs w:val="20"/>
    </w:rPr>
  </w:style>
  <w:style w:type="paragraph" w:styleId="Heading4">
    <w:name w:val="heading 4"/>
    <w:basedOn w:val="Normal"/>
    <w:next w:val="Normal"/>
    <w:link w:val="Heading4Char"/>
    <w:uiPriority w:val="9"/>
    <w:semiHidden/>
    <w:unhideWhenUsed/>
    <w:qFormat/>
    <w:rsid w:val="0097487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7487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748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8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8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8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34"/>
    <w:qFormat/>
    <w:pPr>
      <w:ind w:left="578" w:hanging="359"/>
    </w:pPr>
  </w:style>
  <w:style w:type="paragraph" w:customStyle="1" w:styleId="TableParagraph">
    <w:name w:val="Table Paragraph"/>
    <w:basedOn w:val="Normal"/>
    <w:uiPriority w:val="1"/>
    <w:qFormat/>
    <w:pPr>
      <w:spacing w:before="68"/>
    </w:pPr>
  </w:style>
  <w:style w:type="table" w:styleId="TableGrid">
    <w:name w:val="Table Grid"/>
    <w:basedOn w:val="TableNormal"/>
    <w:uiPriority w:val="39"/>
    <w:rsid w:val="00B24B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4510"/>
    <w:rPr>
      <w:color w:val="0000FF"/>
      <w:u w:val="single"/>
    </w:rPr>
  </w:style>
  <w:style w:type="character" w:customStyle="1" w:styleId="BodyTextChar">
    <w:name w:val="Body Text Char"/>
    <w:basedOn w:val="DefaultParagraphFont"/>
    <w:link w:val="BodyText"/>
    <w:uiPriority w:val="1"/>
    <w:rsid w:val="00ED34B0"/>
    <w:rPr>
      <w:rFonts w:ascii="Arial" w:eastAsia="Arial" w:hAnsi="Arial" w:cs="Arial"/>
      <w:sz w:val="20"/>
      <w:szCs w:val="20"/>
    </w:rPr>
  </w:style>
  <w:style w:type="paragraph" w:styleId="NormalWeb">
    <w:name w:val="Normal (Web)"/>
    <w:basedOn w:val="Normal"/>
    <w:uiPriority w:val="99"/>
    <w:semiHidden/>
    <w:unhideWhenUsed/>
    <w:rsid w:val="00EB6DAF"/>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Default">
    <w:name w:val="Default"/>
    <w:rsid w:val="009B5918"/>
    <w:pPr>
      <w:widowControl/>
      <w:adjustRightInd w:val="0"/>
    </w:pPr>
    <w:rPr>
      <w:rFonts w:ascii="Arial" w:hAnsi="Arial" w:cs="Arial"/>
      <w:color w:val="000000"/>
      <w:sz w:val="24"/>
      <w:szCs w:val="24"/>
      <w:lang w:val="en-GB"/>
    </w:rPr>
  </w:style>
  <w:style w:type="character" w:styleId="CommentReference">
    <w:name w:val="annotation reference"/>
    <w:basedOn w:val="DefaultParagraphFont"/>
    <w:uiPriority w:val="99"/>
    <w:unhideWhenUsed/>
    <w:rsid w:val="00454C2A"/>
    <w:rPr>
      <w:sz w:val="16"/>
      <w:szCs w:val="16"/>
    </w:rPr>
  </w:style>
  <w:style w:type="paragraph" w:styleId="CommentText">
    <w:name w:val="annotation text"/>
    <w:basedOn w:val="Normal"/>
    <w:link w:val="CommentTextChar"/>
    <w:uiPriority w:val="99"/>
    <w:unhideWhenUsed/>
    <w:rsid w:val="00454C2A"/>
    <w:rPr>
      <w:sz w:val="20"/>
      <w:szCs w:val="20"/>
    </w:rPr>
  </w:style>
  <w:style w:type="character" w:customStyle="1" w:styleId="CommentTextChar">
    <w:name w:val="Comment Text Char"/>
    <w:basedOn w:val="DefaultParagraphFont"/>
    <w:link w:val="CommentText"/>
    <w:uiPriority w:val="99"/>
    <w:rsid w:val="00454C2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454C2A"/>
    <w:rPr>
      <w:b/>
      <w:bCs/>
    </w:rPr>
  </w:style>
  <w:style w:type="character" w:customStyle="1" w:styleId="CommentSubjectChar">
    <w:name w:val="Comment Subject Char"/>
    <w:basedOn w:val="CommentTextChar"/>
    <w:link w:val="CommentSubject"/>
    <w:uiPriority w:val="99"/>
    <w:semiHidden/>
    <w:rsid w:val="00454C2A"/>
    <w:rPr>
      <w:rFonts w:ascii="Arial" w:eastAsia="Arial" w:hAnsi="Arial" w:cs="Arial"/>
      <w:b/>
      <w:bCs/>
      <w:sz w:val="20"/>
      <w:szCs w:val="20"/>
    </w:rPr>
  </w:style>
  <w:style w:type="character" w:styleId="PlaceholderText">
    <w:name w:val="Placeholder Text"/>
    <w:basedOn w:val="DefaultParagraphFont"/>
    <w:uiPriority w:val="99"/>
    <w:semiHidden/>
    <w:rsid w:val="005F7C27"/>
    <w:rPr>
      <w:color w:val="666666"/>
    </w:rPr>
  </w:style>
  <w:style w:type="character" w:styleId="UnresolvedMention">
    <w:name w:val="Unresolved Mention"/>
    <w:basedOn w:val="DefaultParagraphFont"/>
    <w:uiPriority w:val="99"/>
    <w:semiHidden/>
    <w:unhideWhenUsed/>
    <w:rsid w:val="00210892"/>
    <w:rPr>
      <w:color w:val="605E5C"/>
      <w:shd w:val="clear" w:color="auto" w:fill="E1DFDD"/>
    </w:rPr>
  </w:style>
  <w:style w:type="paragraph" w:styleId="Header">
    <w:name w:val="header"/>
    <w:basedOn w:val="Normal"/>
    <w:link w:val="HeaderChar"/>
    <w:uiPriority w:val="99"/>
    <w:unhideWhenUsed/>
    <w:rsid w:val="008B3712"/>
    <w:pPr>
      <w:tabs>
        <w:tab w:val="center" w:pos="4513"/>
        <w:tab w:val="right" w:pos="9026"/>
      </w:tabs>
    </w:pPr>
  </w:style>
  <w:style w:type="character" w:customStyle="1" w:styleId="HeaderChar">
    <w:name w:val="Header Char"/>
    <w:basedOn w:val="DefaultParagraphFont"/>
    <w:link w:val="Header"/>
    <w:uiPriority w:val="99"/>
    <w:rsid w:val="008B3712"/>
    <w:rPr>
      <w:rFonts w:ascii="Arial" w:eastAsia="Arial" w:hAnsi="Arial" w:cs="Arial"/>
    </w:rPr>
  </w:style>
  <w:style w:type="paragraph" w:styleId="Footer">
    <w:name w:val="footer"/>
    <w:basedOn w:val="Normal"/>
    <w:link w:val="FooterChar"/>
    <w:uiPriority w:val="99"/>
    <w:unhideWhenUsed/>
    <w:rsid w:val="008B3712"/>
    <w:pPr>
      <w:tabs>
        <w:tab w:val="center" w:pos="4513"/>
        <w:tab w:val="right" w:pos="9026"/>
      </w:tabs>
    </w:pPr>
  </w:style>
  <w:style w:type="character" w:customStyle="1" w:styleId="FooterChar">
    <w:name w:val="Footer Char"/>
    <w:basedOn w:val="DefaultParagraphFont"/>
    <w:link w:val="Footer"/>
    <w:uiPriority w:val="99"/>
    <w:rsid w:val="008B3712"/>
    <w:rPr>
      <w:rFonts w:ascii="Arial" w:eastAsia="Arial" w:hAnsi="Arial" w:cs="Arial"/>
    </w:rPr>
  </w:style>
  <w:style w:type="character" w:styleId="FollowedHyperlink">
    <w:name w:val="FollowedHyperlink"/>
    <w:basedOn w:val="DefaultParagraphFont"/>
    <w:uiPriority w:val="99"/>
    <w:semiHidden/>
    <w:unhideWhenUsed/>
    <w:rsid w:val="00356895"/>
    <w:rPr>
      <w:color w:val="800080" w:themeColor="followedHyperlink"/>
      <w:u w:val="single"/>
    </w:rPr>
  </w:style>
  <w:style w:type="paragraph" w:styleId="Revision">
    <w:name w:val="Revision"/>
    <w:hidden/>
    <w:uiPriority w:val="99"/>
    <w:semiHidden/>
    <w:rsid w:val="00C045D7"/>
    <w:pPr>
      <w:widowControl/>
      <w:autoSpaceDE/>
      <w:autoSpaceDN/>
    </w:pPr>
    <w:rPr>
      <w:rFonts w:ascii="Arial" w:eastAsia="Arial" w:hAnsi="Arial" w:cs="Arial"/>
    </w:rPr>
  </w:style>
  <w:style w:type="character" w:styleId="Emphasis">
    <w:name w:val="Emphasis"/>
    <w:basedOn w:val="DefaultParagraphFont"/>
    <w:uiPriority w:val="20"/>
    <w:qFormat/>
    <w:rsid w:val="00037A4D"/>
    <w:rPr>
      <w:i/>
      <w:iCs/>
    </w:rPr>
  </w:style>
  <w:style w:type="character" w:customStyle="1" w:styleId="cf01">
    <w:name w:val="cf01"/>
    <w:basedOn w:val="DefaultParagraphFont"/>
    <w:rsid w:val="00E74D06"/>
    <w:rPr>
      <w:rFonts w:ascii="Segoe UI" w:hAnsi="Segoe UI" w:cs="Segoe UI" w:hint="default"/>
      <w:sz w:val="18"/>
      <w:szCs w:val="18"/>
    </w:rPr>
  </w:style>
  <w:style w:type="paragraph" w:customStyle="1" w:styleId="pf0">
    <w:name w:val="pf0"/>
    <w:basedOn w:val="Normal"/>
    <w:rsid w:val="004B1765"/>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pf1">
    <w:name w:val="pf1"/>
    <w:basedOn w:val="Normal"/>
    <w:rsid w:val="00752101"/>
    <w:pPr>
      <w:widowControl/>
      <w:autoSpaceDE/>
      <w:autoSpaceDN/>
      <w:spacing w:before="100" w:beforeAutospacing="1" w:after="100" w:afterAutospacing="1"/>
      <w:ind w:left="300" w:hanging="300"/>
    </w:pPr>
    <w:rPr>
      <w:rFonts w:ascii="Times New Roman" w:eastAsia="Times New Roman" w:hAnsi="Times New Roman" w:cs="Times New Roman"/>
      <w:sz w:val="24"/>
      <w:szCs w:val="24"/>
      <w:lang w:val="en-GB" w:eastAsia="en-GB"/>
    </w:rPr>
  </w:style>
  <w:style w:type="character" w:customStyle="1" w:styleId="Heading1Char">
    <w:name w:val="Heading 1 Char"/>
    <w:basedOn w:val="DefaultParagraphFont"/>
    <w:link w:val="Heading1"/>
    <w:uiPriority w:val="9"/>
    <w:rsid w:val="00A44B9C"/>
    <w:rPr>
      <w:rFonts w:ascii="Arial" w:eastAsia="Arial" w:hAnsi="Arial" w:cs="Arial"/>
      <w:b/>
      <w:bCs/>
      <w:sz w:val="28"/>
      <w:szCs w:val="28"/>
    </w:rPr>
  </w:style>
  <w:style w:type="character" w:customStyle="1" w:styleId="Heading4Char">
    <w:name w:val="Heading 4 Char"/>
    <w:basedOn w:val="DefaultParagraphFont"/>
    <w:link w:val="Heading4"/>
    <w:uiPriority w:val="9"/>
    <w:semiHidden/>
    <w:rsid w:val="0097487C"/>
    <w:rPr>
      <w:rFonts w:ascii="Arial" w:eastAsiaTheme="majorEastAsia" w:hAnsi="Arial" w:cstheme="majorBidi"/>
      <w:i/>
      <w:iCs/>
      <w:color w:val="365F91" w:themeColor="accent1" w:themeShade="BF"/>
    </w:rPr>
  </w:style>
  <w:style w:type="character" w:customStyle="1" w:styleId="Heading5Char">
    <w:name w:val="Heading 5 Char"/>
    <w:basedOn w:val="DefaultParagraphFont"/>
    <w:link w:val="Heading5"/>
    <w:uiPriority w:val="9"/>
    <w:semiHidden/>
    <w:rsid w:val="0097487C"/>
    <w:rPr>
      <w:rFonts w:ascii="Arial" w:eastAsiaTheme="majorEastAsia" w:hAnsi="Arial" w:cstheme="majorBidi"/>
      <w:color w:val="365F91" w:themeColor="accent1" w:themeShade="BF"/>
    </w:rPr>
  </w:style>
  <w:style w:type="character" w:customStyle="1" w:styleId="Heading6Char">
    <w:name w:val="Heading 6 Char"/>
    <w:basedOn w:val="DefaultParagraphFont"/>
    <w:link w:val="Heading6"/>
    <w:uiPriority w:val="9"/>
    <w:semiHidden/>
    <w:rsid w:val="0097487C"/>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97487C"/>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97487C"/>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97487C"/>
    <w:rPr>
      <w:rFonts w:ascii="Arial" w:eastAsiaTheme="majorEastAsia" w:hAnsi="Arial" w:cstheme="majorBidi"/>
      <w:color w:val="272727" w:themeColor="text1" w:themeTint="D8"/>
    </w:rPr>
  </w:style>
  <w:style w:type="character" w:customStyle="1" w:styleId="Heading2Char">
    <w:name w:val="Heading 2 Char"/>
    <w:basedOn w:val="DefaultParagraphFont"/>
    <w:link w:val="Heading2"/>
    <w:uiPriority w:val="9"/>
    <w:rsid w:val="0097487C"/>
    <w:rPr>
      <w:rFonts w:ascii="Arial" w:eastAsia="Arial" w:hAnsi="Arial" w:cs="Arial"/>
      <w:b/>
      <w:bCs/>
      <w:sz w:val="20"/>
      <w:szCs w:val="20"/>
    </w:rPr>
  </w:style>
  <w:style w:type="character" w:customStyle="1" w:styleId="Heading3Char">
    <w:name w:val="Heading 3 Char"/>
    <w:basedOn w:val="DefaultParagraphFont"/>
    <w:link w:val="Heading3"/>
    <w:uiPriority w:val="9"/>
    <w:rsid w:val="0097487C"/>
    <w:rPr>
      <w:rFonts w:ascii="Arial" w:eastAsia="Arial" w:hAnsi="Arial" w:cs="Arial"/>
      <w:b/>
      <w:bCs/>
      <w:i/>
      <w:iCs/>
      <w:sz w:val="20"/>
      <w:szCs w:val="20"/>
    </w:rPr>
  </w:style>
  <w:style w:type="paragraph" w:styleId="Title">
    <w:name w:val="Title"/>
    <w:basedOn w:val="Normal"/>
    <w:next w:val="Normal"/>
    <w:link w:val="TitleChar"/>
    <w:uiPriority w:val="10"/>
    <w:qFormat/>
    <w:rsid w:val="009748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87C"/>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97487C"/>
    <w:pPr>
      <w:spacing w:before="160"/>
      <w:jc w:val="center"/>
    </w:pPr>
    <w:rPr>
      <w:i/>
      <w:iCs/>
      <w:color w:val="404040" w:themeColor="text1" w:themeTint="BF"/>
    </w:rPr>
  </w:style>
  <w:style w:type="character" w:customStyle="1" w:styleId="QuoteChar">
    <w:name w:val="Quote Char"/>
    <w:basedOn w:val="DefaultParagraphFont"/>
    <w:link w:val="Quote"/>
    <w:uiPriority w:val="29"/>
    <w:rsid w:val="0097487C"/>
    <w:rPr>
      <w:rFonts w:ascii="Arial" w:eastAsia="Arial" w:hAnsi="Arial" w:cs="Arial"/>
      <w:i/>
      <w:iCs/>
      <w:color w:val="404040" w:themeColor="text1" w:themeTint="BF"/>
    </w:rPr>
  </w:style>
  <w:style w:type="character" w:styleId="IntenseEmphasis">
    <w:name w:val="Intense Emphasis"/>
    <w:basedOn w:val="DefaultParagraphFont"/>
    <w:uiPriority w:val="21"/>
    <w:qFormat/>
    <w:rsid w:val="0097487C"/>
    <w:rPr>
      <w:i/>
      <w:iCs/>
      <w:color w:val="365F91" w:themeColor="accent1" w:themeShade="BF"/>
    </w:rPr>
  </w:style>
  <w:style w:type="paragraph" w:styleId="IntenseQuote">
    <w:name w:val="Intense Quote"/>
    <w:basedOn w:val="Normal"/>
    <w:next w:val="Normal"/>
    <w:link w:val="IntenseQuoteChar"/>
    <w:uiPriority w:val="30"/>
    <w:qFormat/>
    <w:rsid w:val="0097487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7487C"/>
    <w:rPr>
      <w:rFonts w:ascii="Arial" w:eastAsia="Arial" w:hAnsi="Arial" w:cs="Arial"/>
      <w:i/>
      <w:iCs/>
      <w:color w:val="365F91" w:themeColor="accent1" w:themeShade="BF"/>
    </w:rPr>
  </w:style>
  <w:style w:type="character" w:styleId="IntenseReference">
    <w:name w:val="Intense Reference"/>
    <w:basedOn w:val="DefaultParagraphFont"/>
    <w:uiPriority w:val="32"/>
    <w:qFormat/>
    <w:rsid w:val="0097487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873189">
      <w:bodyDiv w:val="1"/>
      <w:marLeft w:val="0"/>
      <w:marRight w:val="0"/>
      <w:marTop w:val="0"/>
      <w:marBottom w:val="0"/>
      <w:divBdr>
        <w:top w:val="none" w:sz="0" w:space="0" w:color="auto"/>
        <w:left w:val="none" w:sz="0" w:space="0" w:color="auto"/>
        <w:bottom w:val="none" w:sz="0" w:space="0" w:color="auto"/>
        <w:right w:val="none" w:sz="0" w:space="0" w:color="auto"/>
      </w:divBdr>
    </w:div>
    <w:div w:id="192883715">
      <w:bodyDiv w:val="1"/>
      <w:marLeft w:val="0"/>
      <w:marRight w:val="0"/>
      <w:marTop w:val="0"/>
      <w:marBottom w:val="0"/>
      <w:divBdr>
        <w:top w:val="none" w:sz="0" w:space="0" w:color="auto"/>
        <w:left w:val="none" w:sz="0" w:space="0" w:color="auto"/>
        <w:bottom w:val="none" w:sz="0" w:space="0" w:color="auto"/>
        <w:right w:val="none" w:sz="0" w:space="0" w:color="auto"/>
      </w:divBdr>
    </w:div>
    <w:div w:id="340812411">
      <w:bodyDiv w:val="1"/>
      <w:marLeft w:val="0"/>
      <w:marRight w:val="0"/>
      <w:marTop w:val="0"/>
      <w:marBottom w:val="0"/>
      <w:divBdr>
        <w:top w:val="none" w:sz="0" w:space="0" w:color="auto"/>
        <w:left w:val="none" w:sz="0" w:space="0" w:color="auto"/>
        <w:bottom w:val="none" w:sz="0" w:space="0" w:color="auto"/>
        <w:right w:val="none" w:sz="0" w:space="0" w:color="auto"/>
      </w:divBdr>
      <w:divsChild>
        <w:div w:id="1649213444">
          <w:marLeft w:val="360"/>
          <w:marRight w:val="0"/>
          <w:marTop w:val="200"/>
          <w:marBottom w:val="0"/>
          <w:divBdr>
            <w:top w:val="none" w:sz="0" w:space="0" w:color="auto"/>
            <w:left w:val="none" w:sz="0" w:space="0" w:color="auto"/>
            <w:bottom w:val="none" w:sz="0" w:space="0" w:color="auto"/>
            <w:right w:val="none" w:sz="0" w:space="0" w:color="auto"/>
          </w:divBdr>
        </w:div>
      </w:divsChild>
    </w:div>
    <w:div w:id="378088216">
      <w:bodyDiv w:val="1"/>
      <w:marLeft w:val="0"/>
      <w:marRight w:val="0"/>
      <w:marTop w:val="0"/>
      <w:marBottom w:val="0"/>
      <w:divBdr>
        <w:top w:val="none" w:sz="0" w:space="0" w:color="auto"/>
        <w:left w:val="none" w:sz="0" w:space="0" w:color="auto"/>
        <w:bottom w:val="none" w:sz="0" w:space="0" w:color="auto"/>
        <w:right w:val="none" w:sz="0" w:space="0" w:color="auto"/>
      </w:divBdr>
    </w:div>
    <w:div w:id="487289038">
      <w:bodyDiv w:val="1"/>
      <w:marLeft w:val="0"/>
      <w:marRight w:val="0"/>
      <w:marTop w:val="0"/>
      <w:marBottom w:val="0"/>
      <w:divBdr>
        <w:top w:val="none" w:sz="0" w:space="0" w:color="auto"/>
        <w:left w:val="none" w:sz="0" w:space="0" w:color="auto"/>
        <w:bottom w:val="none" w:sz="0" w:space="0" w:color="auto"/>
        <w:right w:val="none" w:sz="0" w:space="0" w:color="auto"/>
      </w:divBdr>
    </w:div>
    <w:div w:id="504712426">
      <w:bodyDiv w:val="1"/>
      <w:marLeft w:val="0"/>
      <w:marRight w:val="0"/>
      <w:marTop w:val="0"/>
      <w:marBottom w:val="0"/>
      <w:divBdr>
        <w:top w:val="none" w:sz="0" w:space="0" w:color="auto"/>
        <w:left w:val="none" w:sz="0" w:space="0" w:color="auto"/>
        <w:bottom w:val="none" w:sz="0" w:space="0" w:color="auto"/>
        <w:right w:val="none" w:sz="0" w:space="0" w:color="auto"/>
      </w:divBdr>
      <w:divsChild>
        <w:div w:id="1217929436">
          <w:marLeft w:val="360"/>
          <w:marRight w:val="0"/>
          <w:marTop w:val="200"/>
          <w:marBottom w:val="0"/>
          <w:divBdr>
            <w:top w:val="none" w:sz="0" w:space="0" w:color="auto"/>
            <w:left w:val="none" w:sz="0" w:space="0" w:color="auto"/>
            <w:bottom w:val="none" w:sz="0" w:space="0" w:color="auto"/>
            <w:right w:val="none" w:sz="0" w:space="0" w:color="auto"/>
          </w:divBdr>
        </w:div>
      </w:divsChild>
    </w:div>
    <w:div w:id="974332289">
      <w:bodyDiv w:val="1"/>
      <w:marLeft w:val="0"/>
      <w:marRight w:val="0"/>
      <w:marTop w:val="0"/>
      <w:marBottom w:val="0"/>
      <w:divBdr>
        <w:top w:val="none" w:sz="0" w:space="0" w:color="auto"/>
        <w:left w:val="none" w:sz="0" w:space="0" w:color="auto"/>
        <w:bottom w:val="none" w:sz="0" w:space="0" w:color="auto"/>
        <w:right w:val="none" w:sz="0" w:space="0" w:color="auto"/>
      </w:divBdr>
    </w:div>
    <w:div w:id="1083793463">
      <w:bodyDiv w:val="1"/>
      <w:marLeft w:val="0"/>
      <w:marRight w:val="0"/>
      <w:marTop w:val="0"/>
      <w:marBottom w:val="0"/>
      <w:divBdr>
        <w:top w:val="none" w:sz="0" w:space="0" w:color="auto"/>
        <w:left w:val="none" w:sz="0" w:space="0" w:color="auto"/>
        <w:bottom w:val="none" w:sz="0" w:space="0" w:color="auto"/>
        <w:right w:val="none" w:sz="0" w:space="0" w:color="auto"/>
      </w:divBdr>
    </w:div>
    <w:div w:id="1151170387">
      <w:bodyDiv w:val="1"/>
      <w:marLeft w:val="0"/>
      <w:marRight w:val="0"/>
      <w:marTop w:val="0"/>
      <w:marBottom w:val="0"/>
      <w:divBdr>
        <w:top w:val="none" w:sz="0" w:space="0" w:color="auto"/>
        <w:left w:val="none" w:sz="0" w:space="0" w:color="auto"/>
        <w:bottom w:val="none" w:sz="0" w:space="0" w:color="auto"/>
        <w:right w:val="none" w:sz="0" w:space="0" w:color="auto"/>
      </w:divBdr>
    </w:div>
    <w:div w:id="1463577915">
      <w:bodyDiv w:val="1"/>
      <w:marLeft w:val="0"/>
      <w:marRight w:val="0"/>
      <w:marTop w:val="0"/>
      <w:marBottom w:val="0"/>
      <w:divBdr>
        <w:top w:val="none" w:sz="0" w:space="0" w:color="auto"/>
        <w:left w:val="none" w:sz="0" w:space="0" w:color="auto"/>
        <w:bottom w:val="none" w:sz="0" w:space="0" w:color="auto"/>
        <w:right w:val="none" w:sz="0" w:space="0" w:color="auto"/>
      </w:divBdr>
      <w:divsChild>
        <w:div w:id="996570886">
          <w:marLeft w:val="360"/>
          <w:marRight w:val="0"/>
          <w:marTop w:val="200"/>
          <w:marBottom w:val="0"/>
          <w:divBdr>
            <w:top w:val="none" w:sz="0" w:space="0" w:color="auto"/>
            <w:left w:val="none" w:sz="0" w:space="0" w:color="auto"/>
            <w:bottom w:val="none" w:sz="0" w:space="0" w:color="auto"/>
            <w:right w:val="none" w:sz="0" w:space="0" w:color="auto"/>
          </w:divBdr>
        </w:div>
      </w:divsChild>
    </w:div>
    <w:div w:id="1481457781">
      <w:bodyDiv w:val="1"/>
      <w:marLeft w:val="0"/>
      <w:marRight w:val="0"/>
      <w:marTop w:val="0"/>
      <w:marBottom w:val="0"/>
      <w:divBdr>
        <w:top w:val="none" w:sz="0" w:space="0" w:color="auto"/>
        <w:left w:val="none" w:sz="0" w:space="0" w:color="auto"/>
        <w:bottom w:val="none" w:sz="0" w:space="0" w:color="auto"/>
        <w:right w:val="none" w:sz="0" w:space="0" w:color="auto"/>
      </w:divBdr>
    </w:div>
    <w:div w:id="1565917292">
      <w:bodyDiv w:val="1"/>
      <w:marLeft w:val="0"/>
      <w:marRight w:val="0"/>
      <w:marTop w:val="0"/>
      <w:marBottom w:val="0"/>
      <w:divBdr>
        <w:top w:val="none" w:sz="0" w:space="0" w:color="auto"/>
        <w:left w:val="none" w:sz="0" w:space="0" w:color="auto"/>
        <w:bottom w:val="none" w:sz="0" w:space="0" w:color="auto"/>
        <w:right w:val="none" w:sz="0" w:space="0" w:color="auto"/>
      </w:divBdr>
    </w:div>
    <w:div w:id="1765690569">
      <w:bodyDiv w:val="1"/>
      <w:marLeft w:val="0"/>
      <w:marRight w:val="0"/>
      <w:marTop w:val="0"/>
      <w:marBottom w:val="0"/>
      <w:divBdr>
        <w:top w:val="none" w:sz="0" w:space="0" w:color="auto"/>
        <w:left w:val="none" w:sz="0" w:space="0" w:color="auto"/>
        <w:bottom w:val="none" w:sz="0" w:space="0" w:color="auto"/>
        <w:right w:val="none" w:sz="0" w:space="0" w:color="auto"/>
      </w:divBdr>
      <w:divsChild>
        <w:div w:id="2042709193">
          <w:marLeft w:val="360"/>
          <w:marRight w:val="0"/>
          <w:marTop w:val="200"/>
          <w:marBottom w:val="0"/>
          <w:divBdr>
            <w:top w:val="none" w:sz="0" w:space="0" w:color="auto"/>
            <w:left w:val="none" w:sz="0" w:space="0" w:color="auto"/>
            <w:bottom w:val="none" w:sz="0" w:space="0" w:color="auto"/>
            <w:right w:val="none" w:sz="0" w:space="0" w:color="auto"/>
          </w:divBdr>
        </w:div>
      </w:divsChild>
    </w:div>
    <w:div w:id="1788543218">
      <w:bodyDiv w:val="1"/>
      <w:marLeft w:val="0"/>
      <w:marRight w:val="0"/>
      <w:marTop w:val="0"/>
      <w:marBottom w:val="0"/>
      <w:divBdr>
        <w:top w:val="none" w:sz="0" w:space="0" w:color="auto"/>
        <w:left w:val="none" w:sz="0" w:space="0" w:color="auto"/>
        <w:bottom w:val="none" w:sz="0" w:space="0" w:color="auto"/>
        <w:right w:val="none" w:sz="0" w:space="0" w:color="auto"/>
      </w:divBdr>
    </w:div>
    <w:div w:id="2048021407">
      <w:bodyDiv w:val="1"/>
      <w:marLeft w:val="0"/>
      <w:marRight w:val="0"/>
      <w:marTop w:val="0"/>
      <w:marBottom w:val="0"/>
      <w:divBdr>
        <w:top w:val="none" w:sz="0" w:space="0" w:color="auto"/>
        <w:left w:val="none" w:sz="0" w:space="0" w:color="auto"/>
        <w:bottom w:val="none" w:sz="0" w:space="0" w:color="auto"/>
        <w:right w:val="none" w:sz="0" w:space="0" w:color="auto"/>
      </w:divBdr>
    </w:div>
    <w:div w:id="2097939259">
      <w:bodyDiv w:val="1"/>
      <w:marLeft w:val="0"/>
      <w:marRight w:val="0"/>
      <w:marTop w:val="0"/>
      <w:marBottom w:val="0"/>
      <w:divBdr>
        <w:top w:val="none" w:sz="0" w:space="0" w:color="auto"/>
        <w:left w:val="none" w:sz="0" w:space="0" w:color="auto"/>
        <w:bottom w:val="none" w:sz="0" w:space="0" w:color="auto"/>
        <w:right w:val="none" w:sz="0" w:space="0" w:color="auto"/>
      </w:divBdr>
      <w:divsChild>
        <w:div w:id="427847404">
          <w:marLeft w:val="360"/>
          <w:marRight w:val="0"/>
          <w:marTop w:val="200"/>
          <w:marBottom w:val="0"/>
          <w:divBdr>
            <w:top w:val="none" w:sz="0" w:space="0" w:color="auto"/>
            <w:left w:val="none" w:sz="0" w:space="0" w:color="auto"/>
            <w:bottom w:val="none" w:sz="0" w:space="0" w:color="auto"/>
            <w:right w:val="none" w:sz="0" w:space="0" w:color="auto"/>
          </w:divBdr>
        </w:div>
      </w:divsChild>
    </w:div>
    <w:div w:id="2109806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ucl-research.worktribe.com/record.jx?recordid=8246297" TargetMode="External"/><Relationship Id="rId2" Type="http://schemas.openxmlformats.org/officeDocument/2006/relationships/hyperlink" Target="https://theprsb.org/standards/edischargesummary/" TargetMode="External"/><Relationship Id="rId1" Type="http://schemas.openxmlformats.org/officeDocument/2006/relationships/hyperlink" Target="https://pubmed.ncbi.nlm.nih.gov/?term=von%20Wagner%20C%5BAuthor%5D"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orcid.org/0000-0001-7379-3599?lang=en" TargetMode="External"/><Relationship Id="rId26" Type="http://schemas.openxmlformats.org/officeDocument/2006/relationships/hyperlink" Target="http://www.nihr.ac.uk/documents/the-nihr-carbon-reduction-guidelines/21685" TargetMode="External"/><Relationship Id="rId3" Type="http://schemas.openxmlformats.org/officeDocument/2006/relationships/styles" Target="styles.xml"/><Relationship Id="rId21" Type="http://schemas.openxmlformats.org/officeDocument/2006/relationships/hyperlink" Target="https://www.gov.uk/data-protection" TargetMode="External"/><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www.nihr.ac.uk/documents/nihr-privacy-policy/12242" TargetMode="External"/><Relationship Id="rId17" Type="http://schemas.openxmlformats.org/officeDocument/2006/relationships/hyperlink" Target="https://aramis.nihr.ac.uk/MyAccount/UpdateCV.aspx" TargetMode="External"/><Relationship Id="rId25" Type="http://schemas.openxmlformats.org/officeDocument/2006/relationships/hyperlink" Target="https://www.plainenglish.co.uk/services/training/plain-english-diploma.html" TargetMode="External"/><Relationship Id="rId33" Type="http://schemas.microsoft.com/office/2011/relationships/people" Target="peop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yperlink" Target="https://www.gov.uk/data-protection" TargetMode="External"/><Relationship Id="rId29" Type="http://schemas.openxmlformats.org/officeDocument/2006/relationships/hyperlink" Target="https://www.nihr.ac.uk/documents/research-governance-guidelines/1215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ata_protection@dhsc.gov.uk" TargetMode="External"/><Relationship Id="rId24" Type="http://schemas.openxmlformats.org/officeDocument/2006/relationships/hyperlink" Target="https://the-sra.org.uk/"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2.png"/><Relationship Id="rId28" Type="http://schemas.openxmlformats.org/officeDocument/2006/relationships/hyperlink" Target="http://www.nihr.ac.uk/documents/the-nihr-carbon-reduction-guidelines/21685" TargetMode="External"/><Relationship Id="rId10" Type="http://schemas.openxmlformats.org/officeDocument/2006/relationships/footer" Target="footer1.xml"/><Relationship Id="rId19" Type="http://schemas.openxmlformats.org/officeDocument/2006/relationships/hyperlink" Target="https://www.gov.uk/data-protection"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hyperlink" Target="https://www.gov.uk/data-protection" TargetMode="External"/><Relationship Id="rId27" Type="http://schemas.openxmlformats.org/officeDocument/2006/relationships/hyperlink" Target="https://www.nihr.ac.uk/documents/research-governance-guidelines/12154" TargetMode="External"/><Relationship Id="rId30" Type="http://schemas.openxmlformats.org/officeDocument/2006/relationships/header" Target="header2.xml"/><Relationship Id="rId35" Type="http://schemas.openxmlformats.org/officeDocument/2006/relationships/theme" Target="theme/theme1.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7194E8D9ADE4E779AACA735584CA41F"/>
        <w:category>
          <w:name w:val="General"/>
          <w:gallery w:val="placeholder"/>
        </w:category>
        <w:types>
          <w:type w:val="bbPlcHdr"/>
        </w:types>
        <w:behaviors>
          <w:behavior w:val="content"/>
        </w:behaviors>
        <w:guid w:val="{A04469D4-ED79-4AB9-B75C-D008E0AD5D5F}"/>
      </w:docPartPr>
      <w:docPartBody>
        <w:p w:rsidR="003B7CFC" w:rsidRDefault="006B4683" w:rsidP="006B4683">
          <w:pPr>
            <w:pStyle w:val="27194E8D9ADE4E779AACA735584CA41F"/>
          </w:pPr>
          <w:r w:rsidRPr="00EA7461">
            <w:rPr>
              <w:rStyle w:val="PlaceholderText"/>
            </w:rPr>
            <w:t>Click or tap here to enter text.</w:t>
          </w:r>
        </w:p>
      </w:docPartBody>
    </w:docPart>
    <w:docPart>
      <w:docPartPr>
        <w:name w:val="B196B951CF8A41E798A6000C92D13E65"/>
        <w:category>
          <w:name w:val="General"/>
          <w:gallery w:val="placeholder"/>
        </w:category>
        <w:types>
          <w:type w:val="bbPlcHdr"/>
        </w:types>
        <w:behaviors>
          <w:behavior w:val="content"/>
        </w:behaviors>
        <w:guid w:val="{677429E0-01A1-48E4-842A-BD17CEFFECDB}"/>
      </w:docPartPr>
      <w:docPartBody>
        <w:p w:rsidR="003B7CFC" w:rsidRDefault="006B4683" w:rsidP="006B4683">
          <w:pPr>
            <w:pStyle w:val="B196B951CF8A41E798A6000C92D13E65"/>
          </w:pPr>
          <w:r w:rsidRPr="00EA7461">
            <w:rPr>
              <w:rStyle w:val="PlaceholderText"/>
            </w:rPr>
            <w:t>Click or tap here to enter text.</w:t>
          </w:r>
        </w:p>
      </w:docPartBody>
    </w:docPart>
    <w:docPart>
      <w:docPartPr>
        <w:name w:val="977C6FDED1E74F7CB09C334BE05FACA2"/>
        <w:category>
          <w:name w:val="General"/>
          <w:gallery w:val="placeholder"/>
        </w:category>
        <w:types>
          <w:type w:val="bbPlcHdr"/>
        </w:types>
        <w:behaviors>
          <w:behavior w:val="content"/>
        </w:behaviors>
        <w:guid w:val="{DDF1CB44-7FF3-4497-BD73-1B65FA7611D4}"/>
      </w:docPartPr>
      <w:docPartBody>
        <w:p w:rsidR="003B7CFC" w:rsidRDefault="006B4683" w:rsidP="006B4683">
          <w:pPr>
            <w:pStyle w:val="977C6FDED1E74F7CB09C334BE05FACA2"/>
          </w:pPr>
          <w:r w:rsidRPr="00EA7461">
            <w:rPr>
              <w:rStyle w:val="PlaceholderText"/>
            </w:rPr>
            <w:t>Click or tap here to enter text.</w:t>
          </w:r>
        </w:p>
      </w:docPartBody>
    </w:docPart>
    <w:docPart>
      <w:docPartPr>
        <w:name w:val="8066382CFAB44CDAB3ED40594411CF80"/>
        <w:category>
          <w:name w:val="General"/>
          <w:gallery w:val="placeholder"/>
        </w:category>
        <w:types>
          <w:type w:val="bbPlcHdr"/>
        </w:types>
        <w:behaviors>
          <w:behavior w:val="content"/>
        </w:behaviors>
        <w:guid w:val="{07318E36-3749-4174-95D0-25BBB603B4DA}"/>
      </w:docPartPr>
      <w:docPartBody>
        <w:p w:rsidR="003B7CFC" w:rsidRDefault="006B4683" w:rsidP="006B4683">
          <w:pPr>
            <w:pStyle w:val="8066382CFAB44CDAB3ED40594411CF80"/>
          </w:pPr>
          <w:r w:rsidRPr="00EA7461">
            <w:rPr>
              <w:rStyle w:val="PlaceholderText"/>
            </w:rPr>
            <w:t>Click or tap here to enter text.</w:t>
          </w:r>
        </w:p>
      </w:docPartBody>
    </w:docPart>
    <w:docPart>
      <w:docPartPr>
        <w:name w:val="9875AB239204492DB6D81950D8802505"/>
        <w:category>
          <w:name w:val="General"/>
          <w:gallery w:val="placeholder"/>
        </w:category>
        <w:types>
          <w:type w:val="bbPlcHdr"/>
        </w:types>
        <w:behaviors>
          <w:behavior w:val="content"/>
        </w:behaviors>
        <w:guid w:val="{7A79179B-6002-4971-B8DA-07056BAB517E}"/>
      </w:docPartPr>
      <w:docPartBody>
        <w:p w:rsidR="003B7CFC" w:rsidRDefault="006B4683" w:rsidP="006B4683">
          <w:pPr>
            <w:pStyle w:val="9875AB239204492DB6D81950D8802505"/>
          </w:pPr>
          <w:r w:rsidRPr="00EA7461">
            <w:rPr>
              <w:rStyle w:val="PlaceholderText"/>
            </w:rPr>
            <w:t>Click or tap here to enter text.</w:t>
          </w:r>
        </w:p>
      </w:docPartBody>
    </w:docPart>
    <w:docPart>
      <w:docPartPr>
        <w:name w:val="C48A0FFBCEF8497DA766F1029D8DCD89"/>
        <w:category>
          <w:name w:val="General"/>
          <w:gallery w:val="placeholder"/>
        </w:category>
        <w:types>
          <w:type w:val="bbPlcHdr"/>
        </w:types>
        <w:behaviors>
          <w:behavior w:val="content"/>
        </w:behaviors>
        <w:guid w:val="{4BE234DA-380B-45FB-BFC2-C2D4BF3836F8}"/>
      </w:docPartPr>
      <w:docPartBody>
        <w:p w:rsidR="003B7CFC" w:rsidRDefault="006B4683" w:rsidP="006B4683">
          <w:pPr>
            <w:pStyle w:val="C48A0FFBCEF8497DA766F1029D8DCD89"/>
          </w:pPr>
          <w:r w:rsidRPr="00EA7461">
            <w:rPr>
              <w:rStyle w:val="PlaceholderText"/>
            </w:rPr>
            <w:t>Click or tap here to enter text.</w:t>
          </w:r>
        </w:p>
      </w:docPartBody>
    </w:docPart>
    <w:docPart>
      <w:docPartPr>
        <w:name w:val="1B7BACA12633402083579EAC7DEB2F6D"/>
        <w:category>
          <w:name w:val="General"/>
          <w:gallery w:val="placeholder"/>
        </w:category>
        <w:types>
          <w:type w:val="bbPlcHdr"/>
        </w:types>
        <w:behaviors>
          <w:behavior w:val="content"/>
        </w:behaviors>
        <w:guid w:val="{53A4D124-DFB5-4FDC-9F23-80F9C2D07483}"/>
      </w:docPartPr>
      <w:docPartBody>
        <w:p w:rsidR="003B7CFC" w:rsidRDefault="006B4683" w:rsidP="006B4683">
          <w:pPr>
            <w:pStyle w:val="1B7BACA12633402083579EAC7DEB2F6D"/>
          </w:pPr>
          <w:r w:rsidRPr="00EA7461">
            <w:rPr>
              <w:rStyle w:val="PlaceholderText"/>
            </w:rPr>
            <w:t>Click or tap here to enter text.</w:t>
          </w:r>
        </w:p>
      </w:docPartBody>
    </w:docPart>
    <w:docPart>
      <w:docPartPr>
        <w:name w:val="38626D43C3FF479DAB4F533E81C7A74A"/>
        <w:category>
          <w:name w:val="General"/>
          <w:gallery w:val="placeholder"/>
        </w:category>
        <w:types>
          <w:type w:val="bbPlcHdr"/>
        </w:types>
        <w:behaviors>
          <w:behavior w:val="content"/>
        </w:behaviors>
        <w:guid w:val="{9F9F803F-A8B5-4C3E-8C3D-1A3DF478E71A}"/>
      </w:docPartPr>
      <w:docPartBody>
        <w:p w:rsidR="003B7CFC" w:rsidRDefault="006B4683" w:rsidP="006B4683">
          <w:pPr>
            <w:pStyle w:val="38626D43C3FF479DAB4F533E81C7A74A"/>
          </w:pPr>
          <w:r w:rsidRPr="00EA7461">
            <w:rPr>
              <w:rStyle w:val="PlaceholderText"/>
            </w:rPr>
            <w:t>Click or tap here to enter text.</w:t>
          </w:r>
        </w:p>
      </w:docPartBody>
    </w:docPart>
    <w:docPart>
      <w:docPartPr>
        <w:name w:val="5F9DC950B7554C9CA257C302B51F4741"/>
        <w:category>
          <w:name w:val="General"/>
          <w:gallery w:val="placeholder"/>
        </w:category>
        <w:types>
          <w:type w:val="bbPlcHdr"/>
        </w:types>
        <w:behaviors>
          <w:behavior w:val="content"/>
        </w:behaviors>
        <w:guid w:val="{A540BD59-D278-40AA-A226-1D4607575722}"/>
      </w:docPartPr>
      <w:docPartBody>
        <w:p w:rsidR="003B7CFC" w:rsidRDefault="006B4683" w:rsidP="006B4683">
          <w:pPr>
            <w:pStyle w:val="5F9DC950B7554C9CA257C302B51F4741"/>
          </w:pPr>
          <w:r w:rsidRPr="00EA7461">
            <w:rPr>
              <w:rStyle w:val="PlaceholderText"/>
            </w:rPr>
            <w:t>Click or tap here to enter text.</w:t>
          </w:r>
        </w:p>
      </w:docPartBody>
    </w:docPart>
    <w:docPart>
      <w:docPartPr>
        <w:name w:val="12ACCD12D5274DEEA234D6E26E2BD2A9"/>
        <w:category>
          <w:name w:val="General"/>
          <w:gallery w:val="placeholder"/>
        </w:category>
        <w:types>
          <w:type w:val="bbPlcHdr"/>
        </w:types>
        <w:behaviors>
          <w:behavior w:val="content"/>
        </w:behaviors>
        <w:guid w:val="{03411C26-774F-4446-97CD-43AF0E6EB161}"/>
      </w:docPartPr>
      <w:docPartBody>
        <w:p w:rsidR="003B7CFC" w:rsidRDefault="006B4683" w:rsidP="006B4683">
          <w:pPr>
            <w:pStyle w:val="12ACCD12D5274DEEA234D6E26E2BD2A9"/>
          </w:pPr>
          <w:r w:rsidRPr="00EA7461">
            <w:rPr>
              <w:rStyle w:val="PlaceholderText"/>
            </w:rPr>
            <w:t>Click or tap here to enter text.</w:t>
          </w:r>
        </w:p>
      </w:docPartBody>
    </w:docPart>
    <w:docPart>
      <w:docPartPr>
        <w:name w:val="F629A1006C6543B388FD681D46821D05"/>
        <w:category>
          <w:name w:val="General"/>
          <w:gallery w:val="placeholder"/>
        </w:category>
        <w:types>
          <w:type w:val="bbPlcHdr"/>
        </w:types>
        <w:behaviors>
          <w:behavior w:val="content"/>
        </w:behaviors>
        <w:guid w:val="{BA658421-BBD7-452E-858A-DE06831B3FBC}"/>
      </w:docPartPr>
      <w:docPartBody>
        <w:p w:rsidR="003B7CFC" w:rsidRDefault="006B4683" w:rsidP="006B4683">
          <w:pPr>
            <w:pStyle w:val="F629A1006C6543B388FD681D46821D05"/>
          </w:pPr>
          <w:r w:rsidRPr="00EA746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F47"/>
    <w:rsid w:val="00002248"/>
    <w:rsid w:val="000467AC"/>
    <w:rsid w:val="00056DF7"/>
    <w:rsid w:val="000F7FF5"/>
    <w:rsid w:val="00110B70"/>
    <w:rsid w:val="0014123F"/>
    <w:rsid w:val="00164D21"/>
    <w:rsid w:val="001F637C"/>
    <w:rsid w:val="00202001"/>
    <w:rsid w:val="002452E8"/>
    <w:rsid w:val="002D3D55"/>
    <w:rsid w:val="002F44D7"/>
    <w:rsid w:val="00310FAA"/>
    <w:rsid w:val="003815A5"/>
    <w:rsid w:val="0038434E"/>
    <w:rsid w:val="003B7CFC"/>
    <w:rsid w:val="003F1922"/>
    <w:rsid w:val="003F48D3"/>
    <w:rsid w:val="004369FD"/>
    <w:rsid w:val="0046324C"/>
    <w:rsid w:val="00471E81"/>
    <w:rsid w:val="00510DF0"/>
    <w:rsid w:val="005532C3"/>
    <w:rsid w:val="006146FA"/>
    <w:rsid w:val="006170CE"/>
    <w:rsid w:val="0062754B"/>
    <w:rsid w:val="00627B2F"/>
    <w:rsid w:val="00673872"/>
    <w:rsid w:val="006760E0"/>
    <w:rsid w:val="006B4683"/>
    <w:rsid w:val="006D4674"/>
    <w:rsid w:val="00725F31"/>
    <w:rsid w:val="007C4F19"/>
    <w:rsid w:val="007E7F45"/>
    <w:rsid w:val="007F6CB6"/>
    <w:rsid w:val="0080023C"/>
    <w:rsid w:val="00827E79"/>
    <w:rsid w:val="00873C89"/>
    <w:rsid w:val="00895905"/>
    <w:rsid w:val="008F2340"/>
    <w:rsid w:val="00930495"/>
    <w:rsid w:val="00970BD1"/>
    <w:rsid w:val="0099381D"/>
    <w:rsid w:val="009B6024"/>
    <w:rsid w:val="009C07FA"/>
    <w:rsid w:val="009D74FD"/>
    <w:rsid w:val="009F5360"/>
    <w:rsid w:val="00A27A8D"/>
    <w:rsid w:val="00A97AA9"/>
    <w:rsid w:val="00AA3A00"/>
    <w:rsid w:val="00AA4E72"/>
    <w:rsid w:val="00B06591"/>
    <w:rsid w:val="00B520D2"/>
    <w:rsid w:val="00B8521A"/>
    <w:rsid w:val="00BF28BA"/>
    <w:rsid w:val="00C22F47"/>
    <w:rsid w:val="00C778A6"/>
    <w:rsid w:val="00CB5A39"/>
    <w:rsid w:val="00CE65C5"/>
    <w:rsid w:val="00D86520"/>
    <w:rsid w:val="00DA6787"/>
    <w:rsid w:val="00DC3871"/>
    <w:rsid w:val="00DE09CB"/>
    <w:rsid w:val="00DE1F73"/>
    <w:rsid w:val="00DF72DE"/>
    <w:rsid w:val="00E34617"/>
    <w:rsid w:val="00E44DDD"/>
    <w:rsid w:val="00E73B28"/>
    <w:rsid w:val="00EE03E5"/>
    <w:rsid w:val="00EE0C50"/>
    <w:rsid w:val="00F067F8"/>
    <w:rsid w:val="00FD59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4683"/>
    <w:rPr>
      <w:color w:val="666666"/>
    </w:rPr>
  </w:style>
  <w:style w:type="paragraph" w:customStyle="1" w:styleId="27194E8D9ADE4E779AACA735584CA41F">
    <w:name w:val="27194E8D9ADE4E779AACA735584CA41F"/>
    <w:rsid w:val="006B4683"/>
    <w:pPr>
      <w:spacing w:line="278" w:lineRule="auto"/>
    </w:pPr>
    <w:rPr>
      <w:sz w:val="24"/>
      <w:szCs w:val="24"/>
    </w:rPr>
  </w:style>
  <w:style w:type="paragraph" w:customStyle="1" w:styleId="B196B951CF8A41E798A6000C92D13E65">
    <w:name w:val="B196B951CF8A41E798A6000C92D13E65"/>
    <w:rsid w:val="006B4683"/>
    <w:pPr>
      <w:spacing w:line="278" w:lineRule="auto"/>
    </w:pPr>
    <w:rPr>
      <w:sz w:val="24"/>
      <w:szCs w:val="24"/>
    </w:rPr>
  </w:style>
  <w:style w:type="paragraph" w:customStyle="1" w:styleId="977C6FDED1E74F7CB09C334BE05FACA2">
    <w:name w:val="977C6FDED1E74F7CB09C334BE05FACA2"/>
    <w:rsid w:val="006B4683"/>
    <w:pPr>
      <w:spacing w:line="278" w:lineRule="auto"/>
    </w:pPr>
    <w:rPr>
      <w:sz w:val="24"/>
      <w:szCs w:val="24"/>
    </w:rPr>
  </w:style>
  <w:style w:type="paragraph" w:customStyle="1" w:styleId="8066382CFAB44CDAB3ED40594411CF80">
    <w:name w:val="8066382CFAB44CDAB3ED40594411CF80"/>
    <w:rsid w:val="006B4683"/>
    <w:pPr>
      <w:spacing w:line="278" w:lineRule="auto"/>
    </w:pPr>
    <w:rPr>
      <w:sz w:val="24"/>
      <w:szCs w:val="24"/>
    </w:rPr>
  </w:style>
  <w:style w:type="paragraph" w:customStyle="1" w:styleId="9875AB239204492DB6D81950D8802505">
    <w:name w:val="9875AB239204492DB6D81950D8802505"/>
    <w:rsid w:val="006B4683"/>
    <w:pPr>
      <w:spacing w:line="278" w:lineRule="auto"/>
    </w:pPr>
    <w:rPr>
      <w:sz w:val="24"/>
      <w:szCs w:val="24"/>
    </w:rPr>
  </w:style>
  <w:style w:type="paragraph" w:customStyle="1" w:styleId="C48A0FFBCEF8497DA766F1029D8DCD89">
    <w:name w:val="C48A0FFBCEF8497DA766F1029D8DCD89"/>
    <w:rsid w:val="006B4683"/>
    <w:pPr>
      <w:spacing w:line="278" w:lineRule="auto"/>
    </w:pPr>
    <w:rPr>
      <w:sz w:val="24"/>
      <w:szCs w:val="24"/>
    </w:rPr>
  </w:style>
  <w:style w:type="paragraph" w:customStyle="1" w:styleId="1B7BACA12633402083579EAC7DEB2F6D">
    <w:name w:val="1B7BACA12633402083579EAC7DEB2F6D"/>
    <w:rsid w:val="006B4683"/>
    <w:pPr>
      <w:spacing w:line="278" w:lineRule="auto"/>
    </w:pPr>
    <w:rPr>
      <w:sz w:val="24"/>
      <w:szCs w:val="24"/>
    </w:rPr>
  </w:style>
  <w:style w:type="paragraph" w:customStyle="1" w:styleId="38626D43C3FF479DAB4F533E81C7A74A">
    <w:name w:val="38626D43C3FF479DAB4F533E81C7A74A"/>
    <w:rsid w:val="006B4683"/>
    <w:pPr>
      <w:spacing w:line="278" w:lineRule="auto"/>
    </w:pPr>
    <w:rPr>
      <w:sz w:val="24"/>
      <w:szCs w:val="24"/>
    </w:rPr>
  </w:style>
  <w:style w:type="paragraph" w:customStyle="1" w:styleId="5F9DC950B7554C9CA257C302B51F4741">
    <w:name w:val="5F9DC950B7554C9CA257C302B51F4741"/>
    <w:rsid w:val="006B4683"/>
    <w:pPr>
      <w:spacing w:line="278" w:lineRule="auto"/>
    </w:pPr>
    <w:rPr>
      <w:sz w:val="24"/>
      <w:szCs w:val="24"/>
    </w:rPr>
  </w:style>
  <w:style w:type="paragraph" w:customStyle="1" w:styleId="12ACCD12D5274DEEA234D6E26E2BD2A9">
    <w:name w:val="12ACCD12D5274DEEA234D6E26E2BD2A9"/>
    <w:rsid w:val="006B4683"/>
    <w:pPr>
      <w:spacing w:line="278" w:lineRule="auto"/>
    </w:pPr>
    <w:rPr>
      <w:sz w:val="24"/>
      <w:szCs w:val="24"/>
    </w:rPr>
  </w:style>
  <w:style w:type="paragraph" w:customStyle="1" w:styleId="F629A1006C6543B388FD681D46821D05">
    <w:name w:val="F629A1006C6543B388FD681D46821D05"/>
    <w:rsid w:val="006B4683"/>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382148-17D2-4036-9581-E920243B3A1E}">
  <we:reference id="wa104382081" version="1.55.1.0" store="en-GB" storeType="OMEX"/>
  <we:alternateReferences>
    <we:reference id="wa104382081" version="1.55.1.0" store="" storeType="OMEX"/>
  </we:alternateReferences>
  <we:properties>
    <we:property name="MENDELEY_CITATIONS" value="[{&quot;citationID&quot;:&quot;MENDELEY_CITATION_d033860a-02d5-4663-b593-22a49cade8ae&quot;,&quot;properties&quot;:{&quot;noteIndex&quot;:0},&quot;isEdited&quot;:false,&quot;manualOverride&quot;:{&quot;citeprocText&quot;:&quot;(1,2)&quot;,&quot;isManuallyOverridden&quot;:false,&quot;manualOverrideText&quot;:&quot;&quot;},&quot;citationTag&quot;:&quot;MENDELEY_CITATION_v3_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&quot;,&quot;citationItems&quot;:[{&quot;id&quot;:&quot;50ef0554-b9be-569a-bcb1-a3095e1fb0e4&quot;,&quot;itemData&quot;:{&quot;URL&quot;:&quot;https://www.ons.gov.uk/peoplepopulationandcommunity/birthsdeathsandmarriages/ageing/articles/olderpeoplelivingincarehomesin2021andchangessince2011/2023-10-09&quot;,&quot;accessed&quot;:{&quot;date-parts&quot;:[[&quot;2024&quot;,&quot;1&quot;,&quot;18&quot;]]},&quot;author&quot;:[{&quot;dropping-particle&quot;:&quot;&quot;,&quot;family&quot;:&quot;Office for National Statistics&quot;,&quot;given&quot;:&quot;&quot;,&quot;non-dropping-particle&quot;:&quot;&quot;,&quot;parse-names&quot;:false,&quot;suffix&quot;:&quot;&quot;}],&quot;id&quot;:&quot;50ef0554-b9be-569a-bcb1-a3095e1fb0e4&quot;,&quot;issued&quot;:{&quot;date-parts&quot;:[[&quot;2023&quot;,&quot;10&quot;,&quot;9&quot;]]},&quot;title&quot;:&quot;Older people living in care homes in 2021 and changes since 2011 - Office for National Statistics&quot;,&quot;type&quot;:&quot;webpage&quot;,&quot;container-title-short&quot;:&quot;&quot;},&quot;uris&quot;:[&quot;http://www.mendeley.com/documents/?uuid=0001279e-7750-3618-80dc-94c18c6d669e&quot;],&quot;isTemporary&quot;:false,&quot;legacyDesktopId&quot;:&quot;0001279e-7750-3618-80dc-94c18c6d669e&quot;},{&quot;id&quot;:&quot;f380850e-68e3-5ad4-8575-b0a9c1e3361c&quot;,&quot;itemData&quot;:{&quot;DOI&quot;:&quot;10.1093/AGEING/AFAA109&quot;,&quot;ISSN&quot;:&quot;0002-0729&quot;,&quot;PMID&quot;:&quot;32614968&quot;,&quot;abstract&quot;:&quot;The care home sector relies on nurses and care workers to deliver care to residents living with frailty and complex needs. However, attracting, recruiting and retaining staff is one of the biggest challenges facing this sector.There is evidence available that describes factors that influence staff decisions to join and/or remain in the care home workforce, for example, individual rewards (such as feeling valued at work or training opportunities), relationships with colleagues and residents, supportive management or working arrangements (including flexible hours).However, it is less clear how different strategies are informed by evidence to improve recruitment and retention. Care homes are heterogeneous in terms of their size, staffing levels and mix, staff age groups, geographical location and working conditions. What matters to different members of the care home workforce will vary across nurses and care workers of different ages and levels of qualification or experience. Recognising this diversity is key: Understanding how to attract, recruit and retain staff needs to discriminate and offer solutions that address this diversity. This important area of practice does not lend itself to a 'one-approach-fits-all' solution.This commentary provides a brief overview of known workforce challenges for the care home sector and argues for studies that use empirical evidence to test different theories of what might work for different staff, how and why, and in different circumstances.&quot;,&quot;author&quot;:[{&quot;dropping-particle&quot;:&quot;&quot;,&quot;family&quot;:&quot;Devi&quot;,&quot;given&quot;:&quot;Reena&quot;,&quot;non-dropping-particle&quot;:&quot;&quot;,&quot;parse-names&quot;:false,&quot;suffix&quot;:&quot;&quot;},{&quot;dropping-particle&quot;:&quot;&quot;,&quot;family&quot;:&quot;Goodman&quot;,&quot;given&quot;:&quot;Claire&quot;,&quot;non-dropping-particle&quot;:&quot;&quot;,&quot;parse-names&quot;:false,&quot;suffix&quot;:&quot;&quot;},{&quot;dropping-particle&quot;:&quot;&quot;,&quot;family&quot;:&quot;Dalkin&quot;,&quot;given&quot;:&quot;Sonia&quot;,&quot;non-dropping-particle&quot;:&quot;&quot;,&quot;parse-names&quot;:false,&quot;suffix&quot;:&quot;&quot;},{&quot;dropping-particle&quot;:&quot;&quot;,&quot;family&quot;:&quot;Bate&quot;,&quot;given&quot;:&quot;Angela&quot;,&quot;non-dropping-particle&quot;:&quot;&quot;,&quot;parse-names&quot;:false,&quot;suffix&quot;:&quot;&quot;},{&quot;dropping-particle&quot;:&quot;&quot;,&quot;family&quot;:&quot;Wright&quot;,&quot;given&quot;:&quot;Judy&quot;,&quot;non-dropping-particle&quot;:&quot;&quot;,&quot;parse-names&quot;:false,&quot;suffix&quot;:&quot;&quot;},{&quot;dropping-particle&quot;:&quot;&quot;,&quot;family&quot;:&quot;Jones&quot;,&quot;given&quot;:&quot;Liz&quot;,&quot;non-dropping-particle&quot;:&quot;&quot;,&quot;parse-names&quot;:false,&quot;suffix&quot;:&quot;&quot;},{&quot;dropping-particle&quot;:&quot;&quot;,&quot;family&quot;:&quot;Spilsbury&quot;,&quot;given&quot;:&quot;Karen&quot;,&quot;non-dropping-particle&quot;:&quot;&quot;,&quot;parse-names&quot;:false,&quot;suffix&quot;:&quot;&quot;}],&quot;container-title&quot;:&quot;Age and Ageing&quot;,&quot;id&quot;:&quot;f380850e-68e3-5ad4-8575-b0a9c1e3361c&quot;,&quot;issue&quot;:&quot;1&quot;,&quot;issued&quot;:{&quot;date-parts&quot;:[[&quot;2021&quot;,&quot;1&quot;,&quot;8&quot;]]},&quot;page&quot;:&quot;65-67&quot;,&quot;publisher&quot;:&quot;Oxford Academic&quot;,&quot;title&quot;:&quot;Attracting, recruiting and retaining nurses and care workers working in care homes: the need for a nuanced understanding informed by evidence and theory&quot;,&quot;type&quot;:&quot;article-journal&quot;,&quot;volume&quot;:&quot;50&quot;,&quot;container-title-short&quot;:&quot;Age Ageing&quot;},&quot;uris&quot;:[&quot;http://www.mendeley.com/documents/?uuid=e006fca4-bc38-3003-95c9-8527293edd55&quot;],&quot;isTemporary&quot;:false,&quot;legacyDesktopId&quot;:&quot;e006fca4-bc38-3003-95c9-8527293edd55&quot;}]},{&quot;citationID&quot;:&quot;MENDELEY_CITATION_ba37bfdc-fb9e-4fc0-807c-15221afe6ec0&quot;,&quot;properties&quot;:{&quot;noteIndex&quot;:0},&quot;isEdited&quot;:false,&quot;manualOverride&quot;:{&quot;citeprocText&quot;:&quot;(3,4)&quot;,&quot;isManuallyOverridden&quot;:false,&quot;manualOverrideText&quot;:&quot;&quot;},&quot;citationTag&quot;:&quot;MENDELEY_CITATION_v3_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&quot;,&quot;citationItems&quot;:[{&quot;id&quot;:&quot;ef21cacb-305a-5251-b6bc-66e9305be51f&quot;,&quot;itemData&quot;:{&quot;DOI&quot;:&quot;10.1017/S1463423618000105&quot;,&quot;ISSN&quot;:&quot;14771128&quot;,&quot;PMID&quot;:&quot;29444736&quot;,&quot;abstract&quot;:&quot;Aim: To explore the experiences and challenges for residential care home staff when managing the healthcare needs of their residents, in particular those living with dementia. Background: Increasing number of older people, with complex health and social care needs are living in residential care homes. Yet there is limited appreciation of why staff sometimes struggle to manage residents' healthcare needs, or understanding of their working relationship with district nurses (DNs), whose responsibility it is to provide nursing support. Methods: This PhD study, in a metropolitan area in the United Kingdom, was conducted by an experienced DN and involved three phases. This paper focuses on the first two phases. Phase 1 data included: semi-structured interviews (n=8), reflective field notes based on non-participant observation, documentary analysis of policies, procedures and assessment tools and other contextual data from one care home (case study site). The practitioner researcher reflected on the findings from the case study, in relation to her own knowledge and experience as a DN, focusing in particular on findings that were familiar, or which surprised. In Phase 2 she fed these findings back to other care homes (n=11) to check whether the findings from the single case study were unique or resonated with others. She gathered their feedback through semi-structured interviews with senior care staff (n=14). Data were analysed using thematic data analysis. Findings: Findings highlight the complexity facing residential care homes: high levels of healthcare needs amongst residents, the demands of caring for residents living with dementia, variations in the knowledge and skill set of care staff, inequity in the level of healthcare support, the challenges of building a good relationship with DNs, and funding pressures facing care homes. Implications: Any, or all of these factors can prevent care home staff from managing the healthcare needs of their residents.&quot;,&quot;author&quot;:[{&quot;dropping-particle&quot;:&quot;&quot;,&quot;family&quot;:&quot;Dudman&quot;,&quot;given&quot;:&quot;Jenny&quot;,&quot;non-dropping-particle&quot;:&quot;&quot;,&quot;parse-names&quot;:false,&quot;suffix&quot;:&quot;&quot;},{&quot;dropping-particle&quot;:&quot;&quot;,&quot;family&quot;:&quot;Meyer&quot;,&quot;given&quot;:&quot;Julienne&quot;,&quot;non-dropping-particle&quot;:&quot;&quot;,&quot;parse-names&quot;:false,&quot;suffix&quot;:&quot;&quot;},{&quot;dropping-particle&quot;:&quot;&quot;,&quot;family&quot;:&quot;Holman&quot;,&quot;given&quot;:&quot;Cheryl&quot;,&quot;non-dropping-particle&quot;:&quot;&quot;,&quot;parse-names&quot;:false,&quot;suffix&quot;:&quot;&quot;},{&quot;dropping-particle&quot;:&quot;&quot;,&quot;family&quot;:&quot;Moyle&quot;,&quot;given&quot;:&quot;Wendy&quot;,&quot;non-dropping-particle&quot;:&quot;&quot;,&quot;parse-names&quot;:false,&quot;suffix&quot;:&quot;&quot;}],&quot;container-title&quot;:&quot;Primary Health Care Research &amp; Development&quot;,&quot;id&quot;:&quot;ef21cacb-305a-5251-b6bc-66e9305be51f&quot;,&quot;issue&quot;:&quot;6&quot;,&quot;issued&quot;:{&quot;date-parts&quot;:[[&quot;2018&quot;,&quot;11&quot;,&quot;1&quot;]]},&quot;page&quot;:&quot;584&quot;,&quot;publisher&quot;:&quot;Cambridge University Press&quot;,&quot;title&quot;:&quot;Recognition of the complexity facing residential care homes: a practitioner inquiry&quot;,&quot;type&quot;:&quot;article-journal&quot;,&quot;volume&quot;:&quot;19&quot;,&quot;container-title-short&quot;:&quot;Prim Health Care Res Dev&quot;},&quot;uris&quot;:[&quot;http://www.mendeley.com/documents/?uuid=cf4cd7cc-34f9-3414-866a-cdac7bc0521f&quot;],&quot;isTemporary&quot;:false,&quot;legacyDesktopId&quot;:&quot;cf4cd7cc-34f9-3414-866a-cdac7bc0521f&quot;},{&quot;id&quot;:&quot;681e14a3-cde2-3286-a80e-55b532efcb55&quot;,&quot;itemData&quot;:{&quot;type&quot;:&quot;report&quot;,&quot;id&quot;:&quot;681e14a3-cde2-3286-a80e-55b532efcb55&quot;,&quot;title&quot;:&quot;The case for more geriatricians: Strengthening the workforce to care for an ageing population&quot;,&quot;author&quot;:[{&quot;family&quot;:&quot;Gordon&quot;,&quot;given&quot;:&quot;Adam&quot;,&quot;parse-names&quot;:false,&quot;dropping-particle&quot;:&quot;&quot;,&quot;non-dropping-particle&quot;:&quot;&quot;},{&quot;family&quot;:&quot;Arora&quot;,&quot;given&quot;:&quot;Amit&quot;,&quot;parse-names&quot;:false,&quot;dropping-particle&quot;:&quot;&quot;,&quot;non-dropping-particle&quot;:&quot;&quot;},{&quot;family&quot;:&quot;Chin&quot;,&quot;given&quot;:&quot;Katherine&quot;,&quot;parse-names&quot;:false,&quot;dropping-particle&quot;:&quot;&quot;,&quot;non-dropping-particle&quot;:&quot;&quot;},{&quot;family&quot;:&quot;Downes&quot;,&quot;given&quot;:&quot;Tom&quot;,&quot;parse-names&quot;:false,&quot;dropping-particle&quot;:&quot;&quot;,&quot;non-dropping-particle&quot;:&quot;&quot;},{&quot;family&quot;:&quot;Greenbrook&quot;,&quot;given&quot;:&quot;Sally&quot;,&quot;parse-names&quot;:false,&quot;dropping-particle&quot;:&quot;&quot;,&quot;non-dropping-particle&quot;:&quot;&quot;}],&quot;accessed&quot;:{&quot;date-parts&quot;:[[2024,2,6]]},&quot;URL&quot;:&quot;www.bgs.org.uk/MoreGeriatricians&quot;,&quot;issued&quot;:{&quot;date-parts&quot;:[[2023,5]]},&quot;container-title-short&quot;:&quot;&quot;},&quot;isTemporary&quot;:false}]},{&quot;citationID&quot;:&quot;MENDELEY_CITATION_3560fba6-f3fa-46af-a8c2-c72b0fc89f00&quot;,&quot;properties&quot;:{&quot;noteIndex&quot;:0},&quot;isEdited&quot;:false,&quot;manualOverride&quot;:{&quot;isManuallyOverridden&quot;:false,&quot;citeprocText&quot;:&quot;(5)&quot;,&quot;manualOverrideText&quot;:&quot;&quot;},&quot;citationTag&quot;:&quot;MENDELEY_CITATION_v3_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&quot;,&quot;citationItems&quot;:[{&quot;id&quot;:&quot;24ab48bf-c056-3430-a9b8-5658e8638835&quot;,&quot;itemData&quot;:{&quot;type&quot;:&quot;webpage&quot;,&quot;id&quot;:&quot;24ab48bf-c056-3430-a9b8-5658e8638835&quot;,&quot;title&quot;:&quot;Statistics » Supplementary Information&quot;,&quot;author&quot;:[{&quot;family&quot;:&quot;NHS ENGLAND&quot;,&quot;given&quot;:&quot;&quot;,&quot;parse-names&quot;:false,&quot;dropping-particle&quot;:&quot;&quot;,&quot;non-dropping-particle&quot;:&quot;&quot;}],&quot;accessed&quot;:{&quot;date-parts&quot;:[[2024,2,19]]},&quot;URL&quot;:&quot;https://www.england.nhs.uk/statistics/statistical-work-areas/supplementary-information/&quot;,&quot;issued&quot;:{&quot;date-parts&quot;:[[2020]]},&quot;container-title-short&quot;:&quot;&quot;},&quot;isTemporary&quot;:false}]},{&quot;citationID&quot;:&quot;MENDELEY_CITATION_5afb3d83-caca-441d-82d1-248268e51c26&quot;,&quot;properties&quot;:{&quot;noteIndex&quot;:0},&quot;isEdited&quot;:false,&quot;manualOverride&quot;:{&quot;citeprocText&quot;:&quot;(6,7)&quot;,&quot;isManuallyOverridden&quot;:false,&quot;manualOverrideText&quot;:&quot;&quot;},&quot;citationTag&quot;:&quot;MENDELEY_CITATION_v3_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&quot;,&quot;citationItems&quot;:[{&quot;id&quot;:&quot;5ccaf69d-e8a7-54a1-a213-7c7cc82625f7&quot;,&quot;itemData&quot;:{&quot;DOI&quot;:&quot;10.4103/JEHP.JEHP_460_18&quot;,&quot;ISSN&quot;:&quot;23196440&quot;,&quot;PMID&quot;:&quot;31867358&quot;,&quot;abstract&quot;:&quot;BACKGROUND: The patient handover process is in fact a valuable and essential part of the care processes in the hospitals. This can be a factor in increasing the quality and effectiveness of medical care. Incorrect and incomplete handover can increase the percentage of errors and cause serious problems for patients. The aim of this study was to identify the handover challenges concerning safety and quality of health services. MATERIALS AND METHODS: A systematic review was conducted according to the Preferred Reporting Item for Systematic Reviews and Meta-analyses guideline. The key words 'challenges of patient handover' or 'challenges of patient handoff' were used in combination with the Boolean operators OR and AND. The ProQuest, Ovid, Doaj, Magiran, SID, Scopus, Science Direct, PubMed, and ISI were searched. RESULTS: A total of 263 articles were extracted, and 20 articles were selected for final review. The results of selected articles indicated that there are various challenges such as communication, noncoordination, nonuse of checklist, poor management, time management, and other things. These studies reported that communication was the main challenge of handover process. CONCLUSIONS: Hospitals try to provide a lot of services to the patients and other customers in a safe and healthy environment. Lack of communication among the incoming and outgoing nurses in handover process is one of the main causes of reduced safety and quality of services and patient dissatisfaction.&quot;,&quot;author&quot;:[{&quot;dropping-particle&quot;:&quot;&quot;,&quot;family&quot;:&quot;Raeisi&quot;,&quot;given&quot;:&quot;Ahmadreza&quot;,&quot;non-dropping-particle&quot;:&quot;&quot;,&quot;parse-names&quot;:false,&quot;suffix&quot;:&quot;&quot;},{&quot;dropping-particle&quot;:&quot;&quot;,&quot;family&quot;:&quot;Rarani&quot;,&quot;given&quot;:&quot;Mostafa Amini&quot;,&quot;non-dropping-particle&quot;:&quot;&quot;,&quot;parse-names&quot;:false,&quot;suffix&quot;:&quot;&quot;},{&quot;dropping-particle&quot;:&quot;&quot;,&quot;family&quot;:&quot;Soltani&quot;,&quot;given&quot;:&quot;Fatemeh&quot;,&quot;non-dropping-particle&quot;:&quot;&quot;,&quot;parse-names&quot;:false,&quot;suffix&quot;:&quot;&quot;}],&quot;container-title&quot;:&quot;Journal of Education and Health Promotion&quot;,&quot;id&quot;:&quot;5ccaf69d-e8a7-54a1-a213-7c7cc82625f7&quot;,&quot;issue&quot;:&quot;1&quot;,&quot;issued&quot;:{&quot;date-parts&quot;:[[&quot;2019&quot;,&quot;1&quot;,&quot;1&quot;]]},&quot;publisher&quot;:&quot;Wolters Kluwer -- Medknow Publications&quot;,&quot;title&quot;:&quot;Challenges of patient handover process in healthcare services: A systematic review&quot;,&quot;type&quot;:&quot;article-journal&quot;,&quot;volume&quot;:&quot;8&quot;,&quot;container-title-short&quot;:&quot;J Educ Health Promot&quot;},&quot;uris&quot;:[&quot;http://www.mendeley.com/documents/?uuid=ba1396a9-6072-3d89-a77a-a48941e0faf8&quot;],&quot;isTemporary&quot;:false,&quot;legacyDesktopId&quot;:&quot;ba1396a9-6072-3d89-a77a-a48941e0faf8&quot;},{&quot;id&quot;:&quot;fb7ce65a-81e7-58a1-9194-b73d32371b4f&quot;,&quot;itemData&quot;:{&quot;DOI&quot;:&quot;10.1177/2374373521997733&quot;,&quot;ISSN&quot;:&quot;23743743&quot;,&quot;PMID&quot;:&quot;34179390&quot;,&quot;abstract&quot;:&quot;The Handover process is an essential aspect of patient care in daily clinical practice to ensure continuity of patient care. Standardization of clinical handover may reduce sentinel events due to inaccurate and ineffective communication. Single arm experimental trial was conducted to assess the effect of standard Situation, Background, Assessment, Recommendation (SBAR) protocol implementation in overall bedside nursing handover process, patient satisfaction, and nurses’ acceptance. As a sample, all nursing staff of specified unit, all handover process performed by them, and patients admitted during study the period were included. Initially, the prevailing handover process and patient satisfaction regarding nursing handover was assessed using a structured observation checklist. During the implementation phase, nurses were trained on an SBAR handover protocol. After implementation, nursing handovers were again assessed and data regarding patient satisfaction and nurses’ acceptance were collected. There was a statistically significant difference (P &lt;.05) in median scores between the pre and post-intervention group on overall nursing handover and patient satisfaction regarding nursing handover. Standardization of patient’s handover process is effective in terms of improving nursing handover process, patient satisfaction, and health professionals’ acceptance.&quot;,&quot;author&quot;:[{&quot;dropping-particle&quot;:&quot;&quot;,&quot;family&quot;:&quot;Ghosh&quot;,&quot;given&quot;:&quot;Sayani&quot;,&quot;non-dropping-particle&quot;:&quot;&quot;,&quot;parse-names&quot;:false,&quot;suffix&quot;:&quot;&quot;},{&quot;dropping-particle&quot;:&quot;&quot;,&quot;family&quot;:&quot;Ramamoorthy&quot;,&quot;given&quot;:&quot;Lakshmi&quot;,&quot;non-dropping-particle&quot;:&quot;&quot;,&quot;parse-names&quot;:false,&quot;suffix&quot;:&quot;&quot;},{&quot;dropping-particle&quot;:&quot;&quot;,&quot;family&quot;:&quot;pottakat&quot;,&quot;given&quot;:&quot;Biju&quot;,&quot;non-dropping-particle&quot;:&quot;&quot;,&quot;parse-names&quot;:false,&quot;suffix&quot;:&quot;&quot;}],&quot;container-title&quot;:&quot;Journal of Patient Experience&quot;,&quot;id&quot;:&quot;fb7ce65a-81e7-58a1-9194-b73d32371b4f&quot;,&quot;issued&quot;:{&quot;date-parts&quot;:[[&quot;2021&quot;]]},&quot;publisher&quot;:&quot;SAGE Publications&quot;,&quot;title&quot;:&quot;Impact of Structured Clinical Handover Protocol on Communication and\nPatient Satisfaction&quot;,&quot;type&quot;:&quot;article-journal&quot;,&quot;volume&quot;:&quot;8&quot;,&quot;container-title-short&quot;:&quot;J Patient Exp&quot;},&quot;uris&quot;:[&quot;http://www.mendeley.com/documents/?uuid=55587fa0-6b78-32ff-87bd-37c8d6cfdc2a&quot;],&quot;isTemporary&quot;:false,&quot;legacyDesktopId&quot;:&quot;55587fa0-6b78-32ff-87bd-37c8d6cfdc2a&quot;}]},{&quot;citationID&quot;:&quot;MENDELEY_CITATION_9d635f34-d6af-4d84-bc78-44e32f3a8b9e&quot;,&quot;properties&quot;:{&quot;noteIndex&quot;:0},&quot;isEdited&quot;:false,&quot;manualOverride&quot;:{&quot;citeprocText&quot;:&quot;(8–10)&quot;,&quot;isManuallyOverridden&quot;:false,&quot;manualOverrideText&quot;:&quot;&quot;},&quot;citationTag&quot;:&quot;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&quot;,&quot;citationItems&quot;:[{&quot;id&quot;:&quot;83c13b5e-0ab5-59b5-938b-3d96158c4f9c&quot;,&quot;itemData&quot;:{&quot;DOI&quot;:&quot;10.1111/JOCN.14137&quot;,&quot;ISSN&quot;:&quot;1365-2702&quot;,&quot;PMID&quot;:&quot;29076583&quot;,&quot;abstract&quot;:&quot;Aims and objectives: To assess the levels of health literacy of Italian caregivers of patients with heart failure. Background: Health literacy is related to patients’ health outcomes. Low health literacy has been found in older people with heart failure, and less is known on the health literacy of caregivers whose patients are suffering from heart failure. Design: Observational, multicentre, cross-sectional study. Methods: From July 2015–May 2016, caregivers were recruited in five hospitals from Central and Southern Italy. To assess health literacy, the Italian version of the Short Test of Functional Health Literacy tool was used. Results: A total of 173 caregivers participated in the research, the majority being females (60.1%), aged between 46–60 years (52.6%) and 96 (55.5%) were from Central Italy. 33.5% of caregivers were patients’ children, and 16.2% were paid caregivers of foreign origins. The average level of health literacy was adequate; however, lower levels were found among patients’ spouses and those of older age. Conclusion: Our results, in contrast with previous studies, showed adequate health literacy levels of caregivers. However, caregivers older in age and with a low education level showed the lowest health literacy, emphasising the need for healthcare workers, to check caregivers’ health literacy, before entrusting them with the care of patients. Relevance to clinical practice: As this research gives, for the first time, an overview on Italian caregivers’ levels of health literacy, its results may be used to improve Italian healthcare professionals’ knowledge of caregivers’ health literacy, before entrusting them with the care of patients.&quot;,&quot;author&quot;:[{&quot;dropping-particle&quot;:&quot;&quot;,&quot;family&quot;:&quot;Pelle&quot;,&quot;given&quot;:&quot;Carlo&quot;,&quot;non-dropping-particle&quot;:&quot;Della&quot;,&quot;parse-names&quot;:false,&quot;suffix&quot;:&quot;&quot;},{&quot;dropping-particle&quot;:&quot;&quot;,&quot;family&quot;:&quot;Orsatti&quot;,&quot;given&quot;:&quot;Vincenzo&quot;,&quot;non-dropping-particle&quot;:&quot;&quot;,&quot;parse-names&quot;:false,&quot;suffix&quot;:&quot;&quot;},{&quot;dropping-particle&quot;:&quot;&quot;,&quot;family&quot;:&quot;Cipollone&quot;,&quot;given&quot;:&quot;Francesco&quot;,&quot;non-dropping-particle&quot;:&quot;&quot;,&quot;parse-names&quot;:false,&quot;suffix&quot;:&quot;&quot;},{&quot;dropping-particle&quot;:&quot;&quot;,&quot;family&quot;:&quot;Cicolini&quot;,&quot;given&quot;:&quot;Giancarlo&quot;,&quot;non-dropping-particle&quot;:&quot;&quot;,&quot;parse-names&quot;:false,&quot;suffix&quot;:&quot;&quot;}],&quot;container-title&quot;:&quot;Journal of Clinical Nursing&quot;,&quot;id&quot;:&quot;83c13b5e-0ab5-59b5-938b-3d96158c4f9c&quot;,&quot;issue&quot;:&quot;3-4&quot;,&quot;issued&quot;:{&quot;date-parts&quot;:[[&quot;2018&quot;,&quot;2&quot;,&quot;1&quot;]]},&quot;page&quot;:&quot;859-865&quot;,&quot;publisher&quot;:&quot;John Wiley &amp; Sons, Ltd&quot;,&quot;title&quot;:&quot;Health literacy among caregivers of patients with heart failure: A multicentre cross-sectional survey&quot;,&quot;type&quot;:&quot;article-journal&quot;,&quot;volume&quot;:&quot;27&quot;,&quot;container-title-short&quot;:&quot;J Clin Nurs&quot;},&quot;uris&quot;:[&quot;http://www.mendeley.com/documents/?uuid=eae049f3-92d5-309f-8f28-ca6a70105985&quot;],&quot;isTemporary&quot;:false,&quot;legacyDesktopId&quot;:&quot;eae049f3-92d5-309f-8f28-ca6a70105985&quot;},{&quot;id&quot;:&quot;a262fa8c-63e5-5da3-83ab-10a2077a867f&quot;,&quot;itemData&quot;:{&quot;DOI&quot;:&quot;10.1331/JAPHA.2015.14101&quot;,&quot;ISSN&quot;:&quot;15443450&quot;,&quot;PMID&quot;:&quot;25615819&quot;,&quot;abstract&quot;:&quot;Objectives: To measure health literacy (HL) of caregivers of adults with intellectual/developmental disabilities (IDDs); to determine the association between HL and a medication administration task (MAT) assessment; and to identify caregiver characteristics associated with higher HL and MAT scores. Design: Cross-sectional study. Setting: Southeastern Michigan. Participants: Caregivers, aged 18 years or older, who provided supportive care of adults with IDDs. Interventions: Survey and demonstration. Main Outcome Measures: Short Test of Functional Health Literacy in Adults (STOFHLA); a MAT assessment consisting of interpretation of five sets of medication instructions followed by demonstration of understanding using a pill box; and a survey of caregivers' demographics, medication-related experiences, education, characteristics of persons for whom they provide care, and care-related activities performed. Results: A total of 47 caregivers provided data. Caregivers had a mean age of 45.7 ± 14.6 years; 41 (87.2%) were women and 38 (80.9%) had education beyond high school. Caregivers were involved in obtaining medication from pharmacies, reminded the person with IDD to take medications and/or administered them to the person, documented medication and health information, and accompanied persons with IDD to physician offices. Most did not conduct monitoring procedures. The STOFHLA mean score was 34.5 ± 2.5 (median, 35; range, 22-36), while the MAT mean score was 12.0 ± 2.2 (median, 12; range, 6-15). Compared with family caregivers, direct support staff more frequently had undergone some medication training and had other people with whom they could discuss medication questions, but they had worked with the person with IDD a significantly shorter amount of time. No significant differences in STOFHLA and MAT scores between the family caregivers and direct support staff were observed. Caregiver education was significantly correlated with the STOFHLA score. MAT scores were not significantly correlated with caregiver characteristics. Conclusion: Caregivers are involved in the medication use process for people who have IDD. Ensuring caregiver understanding of medication regimens and/or improving medication-related HL may be an important step to ensure safe and effective use of medications by people with IDD.&quot;,&quot;author&quot;:[{&quot;dropping-particle&quot;:&quot;&quot;,&quot;family&quot;:&quot;Erickson&quot;,&quot;given&quot;:&quot;Steven R.&quot;,&quot;non-dropping-particle&quot;:&quot;&quot;,&quot;parse-names&quot;:false,&quot;suffix&quot;:&quot;&quot;},{&quot;dropping-particle&quot;:&quot;&quot;,&quot;family&quot;:&quot;LeRoy&quot;,&quot;given&quot;:&quot;Barbara&quot;,&quot;non-dropping-particle&quot;:&quot;&quot;,&quot;parse-names&quot;:false,&quot;suffix&quot;:&quot;&quot;}],&quot;container-title&quot;:&quot;Journal of the American Pharmacists Association : JAPhA&quot;,&quot;id&quot;:&quot;a262fa8c-63e5-5da3-83ab-10a2077a867f&quot;,&quot;issue&quot;:&quot;2&quot;,&quot;issued&quot;:{&quot;date-parts&quot;:[[&quot;2015&quot;,&quot;3&quot;,&quot;3&quot;]]},&quot;page&quot;:&quot;169&quot;,&quot;publisher&quot;:&quot;NIH Public Access&quot;,&quot;title&quot;:&quot;Health literacy and medication administration performance by caregivers of adults with developmental disabilities&quot;,&quot;type&quot;:&quot;article-journal&quot;,&quot;volume&quot;:&quot;55&quot;,&quot;container-title-short&quot;:&quot;J Am Pharm Assoc (2003)&quot;},&quot;uris&quot;:[&quot;http://www.mendeley.com/documents/?uuid=30bfd216-22b9-3cae-88bf-c140ad1afab6&quot;],&quot;isTemporary&quot;:false,&quot;legacyDesktopId&quot;:&quot;30bfd216-22b9-3cae-88bf-c140ad1afab6&quot;},{&quot;id&quot;:&quot;e19b98d1-094a-50cd-a114-efbfd39c5d7d&quot;,&quot;itemData&quot;:{&quot;DOI&quot;:&quot;10.1007/S11606-010-1596-2/TABLES/3&quot;,&quot;ISSN&quot;:&quot;08848734&quot;,&quot;PMID&quot;:&quot;21161420&quot;,&quot;abstract&quot;:&quot;BACKGROUND: Many seniors rely on paid non-familial caregivers to maintain their independence at home. Caregivers often assist with medication reminding and activities of daily living. No prior studies have examined the health literacy levels among paid non-familial caregivers. OBJECTIVES: To determine health literacy levels and the health-related responsibilities of paid non-familial care-givers of seniors. DESIGN: One-on-one face-to-face surveys. The Test for Functional Health Literacy (TOFHLA) was administered to identify health literacy levels. Caregivers were asked to demonstrate their skill in medication use by following directions on pill bottles and sorting medications into pill boxes. PARTICIPANTS: Ninety-eight paid unrelated caregivers of seniors recruited at physician offices, caregiver agencies, senior shopping areas, and independent living facilities. RESULTS: Average age of caregivers was 49.5 years, and 86.7% were female. Inadequate health literacy was found in 35.7% of caregivers; 60.2% of all caregivers made errors with the pillbox test medications, showing difficulty in following label directions. Health-related tasks (i.e., medication reminding, sorting, dispensing, and accompanying seniors to physician appointments) were performed by 85.7% of caregivers. The mean age of their seniors was 83.9 years (range 65-99 years), and 82.1% were female. CONCLUSION: Paid non-familial caregivers are essential for many seniors to remain independent and maintain their health. Many caregivers perform health-related duties, but over 1/3 have inadequate health literacy and have difficulties following medication-related instructions. Educating caregivers and ascertaining their health literacy levels prior to assigning health-related tasks may be an important process in providing optimal care to seniors. © 2010 Society of General Internal Medicine.&quot;,&quot;author&quot;:[{&quot;dropping-particle&quot;:&quot;&quot;,&quot;family&quot;:&quot;Lindquist&quot;,&quot;given&quot;:&quot;Lee A.&quot;,&quot;non-dropping-particle&quot;:&quot;&quot;,&quot;parse-names&quot;:false,&quot;suffix&quot;:&quot;&quot;},{&quot;dropping-particle&quot;:&quot;&quot;,&quot;family&quot;:&quot;Jain&quot;,&quot;given&quot;:&quot;Nelia&quot;,&quot;non-dropping-particle&quot;:&quot;&quot;,&quot;parse-names&quot;:false,&quot;suffix&quot;:&quot;&quot;},{&quot;dropping-particle&quot;:&quot;&quot;,&quot;family&quot;:&quot;Tam&quot;,&quot;given&quot;:&quot;Karen&quot;,&quot;non-dropping-particle&quot;:&quot;&quot;,&quot;parse-names&quot;:false,&quot;suffix&quot;:&quot;&quot;},{&quot;dropping-particle&quot;:&quot;&quot;,&quot;family&quot;:&quot;Martin&quot;,&quot;given&quot;:&quot;Gary J.&quot;,&quot;non-dropping-particle&quot;:&quot;&quot;,&quot;parse-names&quot;:false,&quot;suffix&quot;:&quot;&quot;},{&quot;dropping-particle&quot;:&quot;&quot;,&quot;family&quot;:&quot;Baker&quot;,&quot;given&quot;:&quot;David W.&quot;,&quot;non-dropping-particle&quot;:&quot;&quot;,&quot;parse-names&quot;:false,&quot;suffix&quot;:&quot;&quot;}],&quot;container-title&quot;:&quot;Journal of General Internal Medicine&quot;,&quot;id&quot;:&quot;e19b98d1-094a-50cd-a114-efbfd39c5d7d&quot;,&quot;issue&quot;:&quot;5&quot;,&quot;issued&quot;:{&quot;date-parts&quot;:[[&quot;2011&quot;,&quot;5&quot;,&quot;15&quot;]]},&quot;page&quot;:&quot;474-479&quot;,&quot;publisher&quot;:&quot;Springer&quot;,&quot;title&quot;:&quot;Inadequate health literacy among paid caregivers of seniors&quot;,&quot;type&quot;:&quot;article-journal&quot;,&quot;volume&quot;:&quot;26&quot;,&quot;container-title-short&quot;:&quot;J Gen Intern Med&quot;},&quot;uris&quot;:[&quot;http://www.mendeley.com/documents/?uuid=62c258ff-ca73-3d2f-b523-a105301c38a8&quot;],&quot;isTemporary&quot;:false,&quot;legacyDesktopId&quot;:&quot;62c258ff-ca73-3d2f-b523-a105301c38a8&quot;}]},{&quot;citationID&quot;:&quot;MENDELEY_CITATION_cd2480d9-8252-40df-82c6-c4ff2de4dc3d&quot;,&quot;properties&quot;:{&quot;noteIndex&quot;:0},&quot;isEdited&quot;:false,&quot;manualOverride&quot;:{&quot;citeprocText&quot;:&quot;(11)&quot;,&quot;isManuallyOverridden&quot;:false,&quot;manualOverrideText&quot;:&quot;&quot;},&quot;citationTag&quot;:&quot;MENDELEY_CITATION_v3_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&quot;,&quot;citationItems&quot;:[{&quot;id&quot;:&quot;8988074c-301b-5e39-9836-a705c4be344e&quot;,&quot;itemData&quot;:{&quot;author&quot;:[{&quot;dropping-particle&quot;:&quot;&quot;,&quot;family&quot;:&quot;Roberts&quot;,&quot;given&quot;:&quot;Jill&quot;,&quot;non-dropping-particle&quot;:&quot;&quot;,&quot;parse-names&quot;:false,&quot;suffix&quot;:&quot;&quot;}],&quot;id&quot;:&quot;8988074c-301b-5e39-9836-a705c4be344e&quot;,&quot;issued&quot;:{&quot;date-parts&quot;:[[&quot;2015&quot;]]},&quot;title&quot;:&quot;Local action on health inequalities&quot;,&quot;type&quot;:&quot;article-journal&quot;,&quot;container-title-short&quot;:&quot;&quot;},&quot;uris&quot;:[&quot;http://www.mendeley.com/documents/?uuid=7b3a2a38-0faa-30d9-87ff-27c488b26b67&quot;],&quot;isTemporary&quot;:false,&quot;legacyDesktopId&quot;:&quot;7b3a2a38-0faa-30d9-87ff-27c488b26b67&quot;}]},{&quot;citationID&quot;:&quot;MENDELEY_CITATION_d3be93f9-bfc9-463a-8126-38b4beb74d94&quot;,&quot;properties&quot;:{&quot;noteIndex&quot;:0},&quot;isEdited&quot;:false,&quot;manualOverride&quot;:{&quot;citeprocText&quot;:&quot;(12)&quot;,&quot;isManuallyOverridden&quot;:false,&quot;manualOverrideText&quot;:&quot;&quot;},&quot;citationTag&quot;:&quot;MENDELEY_CITATION_v3_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&quot;,&quot;citationItems&quot;:[{&quot;id&quot;:&quot;02aeb695-b2bf-59cd-abe4-0b4f188cef0e&quot;,&quot;itemData&quot;:{&quot;author&quot;:[{&quot;dropping-particle&quot;:&quot;&quot;,&quot;family&quot;:&quot;Fenton&quot;,&quot;given&quot;:&quot;Will&quot;,&quot;non-dropping-particle&quot;:&quot;&quot;,&quot;parse-names&quot;:false,&quot;suffix&quot;:&quot;&quot;},{&quot;dropping-particle&quot;:&quot;&quot;,&quot;family&quot;:&quot;Polzin&quot;,&quot;given&quot;:&quot;Gary&quot;,&quot;non-dropping-particle&quot;:&quot;&quot;,&quot;parse-names&quot;:false,&quot;suffix&quot;:&quot;&quot;},{&quot;dropping-particle&quot;:&quot;&quot;,&quot;family&quot;:&quot;Fleming&quot;,&quot;given&quot;:&quot;Natalie&quot;,&quot;non-dropping-particle&quot;:&quot;&quot;,&quot;parse-names&quot;:false,&quot;suffix&quot;:&quot;&quot;},{&quot;dropping-particle&quot;:&quot;&quot;,&quot;family&quot;:&quot;Fozzard&quot;,&quot;given&quot;:&quot;Tanya&quot;,&quot;non-dropping-particle&quot;:&quot;&quot;,&quot;parse-names&quot;:false,&quot;suffix&quot;:&quot;&quot;}],&quot;id&quot;:&quot;02aeb695-b2bf-59cd-abe4-0b4f188cef0e&quot;,&quot;issued&quot;:{&quot;date-parts&quot;:[[&quot;2023&quot;]]},&quot;title&quot;:&quot;The state of the adult social care sector and workforce in England 2023 &quot;,&quot;type&quot;:&quot;report&quot;,&quot;container-title-short&quot;:&quot;&quot;},&quot;uris&quot;:[&quot;http://www.mendeley.com/documents/?uuid=5e587a98-71de-3633-a138-3991ca0d1a86&quot;],&quot;isTemporary&quot;:false,&quot;legacyDesktopId&quot;:&quot;5e587a98-71de-3633-a138-3991ca0d1a86&quot;}]},{&quot;citationID&quot;:&quot;MENDELEY_CITATION_97e536c7-14ea-438e-b00f-84ba51483160&quot;,&quot;properties&quot;:{&quot;noteIndex&quot;:0},&quot;isEdited&quot;:false,&quot;manualOverride&quot;:{&quot;isManuallyOverridden&quot;:false,&quot;citeprocText&quot;:&quot;(13)&quot;,&quot;manualOverrideText&quot;:&quot;&quot;},&quot;citationTag&quot;:&quot;MENDELEY_CITATION_v3_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&quot;,&quot;citationItems&quot;:[{&quot;id&quot;:&quot;1ef16e19-a4d7-3114-ae56-32289105acb3&quot;,&quot;itemData&quot;:{&quot;type&quot;:&quot;report&quot;,&quot;id&quot;:&quot;1ef16e19-a4d7-3114-ae56-32289105acb3&quot;,&quot;title&quot;:&quot;CARE HOME INFORMATION FLOW CONSULTATION REPORT Document Management Revision History&quot;,&quot;author&quot;:[{&quot;family&quot;:&quot;Wooldridge&quot;,&quot;given&quot;:&quot;Darren&quot;,&quot;parse-names&quot;:false,&quot;dropping-particle&quot;:&quot;&quot;,&quot;non-dropping-particle&quot;:&quot;&quot;},{&quot;family&quot;:&quot;Hoogewerf&quot;,&quot;given&quot;:&quot;Jan&quot;,&quot;parse-names&quot;:false,&quot;dropping-particle&quot;:&quot;&quot;,&quot;non-dropping-particle&quot;:&quot;&quot;}],&quot;accessed&quot;:{&quot;date-parts&quot;:[[2024,2,12]]},&quot;URL&quot;:&quot;https://theprsb.org/wp-content/uploads/2018/02/Care-home-information-flow-consultation-report-v1.4-3.pdf&quot;,&quot;issued&quot;:{&quot;date-parts&quot;:[[2017]]},&quot;container-title-short&quot;:&quot;&quot;},&quot;isTemporary&quot;:false}]},{&quot;citationID&quot;:&quot;MENDELEY_CITATION_4d8e9018-b975-4923-bbee-70bc10d383af&quot;,&quot;properties&quot;:{&quot;noteIndex&quot;:0},&quot;isEdited&quot;:false,&quot;manualOverride&quot;:{&quot;citeprocText&quot;:&quot;(14–17)&quot;,&quot;isManuallyOverridden&quot;:false,&quot;manualOverrideText&quot;:&quot;&quot;},&quot;citationTag&quot;:&quot;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&quot;,&quot;citationItems&quot;:[{&quot;id&quot;:&quot;ec3aff28-4d1c-5c45-b55e-2d66e720240a&quot;,&quot;itemData&quot;:{&quot;DOI&quot;:&quot;10.1016/J.AMJSURG.2015.12.005&quot;,&quot;ISSN&quot;:&quot;18791883&quot;,&quot;PMID&quot;:&quot;26794665&quot;,&quot;abstract&quot;:&quot;Background We assessed the health literacy of trauma discharge summaries and hypothesize that they are written at higher-than-recommended grade levels. Methods The Flesch-Kincaid grade level (FKGL) and Flesch reading ease scores (FRES), 2 universally accepted scales for evaluating readability of medical information, were used. Results A total of 497 patients were included. The mean patient age was 56 ± 22 years. Average FKGL and FRES were 10 ± 1 and 44 ± 7, including 132 summaries classified as very or fairly difficult to read. A total of 204 (65%) patients had functional reading skills at grade levels below the FKGL of their dismissal note; only 74 patients (24%) had the reading skills to adequately comprehend their dismissal summary. Total 30-day readmissions were 40, 65% of whom were patients with inadequate literacy for dismissal summary comprehension. Conclusions Patient discharge notes are written at too advanced of an educational level. To ensure patient comprehension, dismissal notes should be rewritten to a 6th-grade level.&quot;,&quot;author&quot;:[{&quot;dropping-particle&quot;:&quot;&quot;,&quot;family&quot;:&quot;Choudhry&quot;,&quot;given&quot;:&quot;Asad J.&quot;,&quot;non-dropping-particle&quot;:&quot;&quot;,&quot;parse-names&quot;:false,&quot;suffix&quot;:&quot;&quot;},{&quot;dropping-particle&quot;:&quot;&quot;,&quot;family&quot;:&quot;Baghdadi&quot;,&quot;given&quot;:&quot;Yaser M.K.&quot;,&quot;non-dropping-particle&quot;:&quot;&quot;,&quot;parse-names&quot;:false,&quot;suffix&quot;:&quot;&quot;},{&quot;dropping-particle&quot;:&quot;&quot;,&quot;family&quot;:&quot;Wagie&quot;,&quot;given&quot;:&quot;Amy E.&quot;,&quot;non-dropping-particle&quot;:&quot;&quot;,&quot;parse-names&quot;:false,&quot;suffix&quot;:&quot;&quot;},{&quot;dropping-particle&quot;:&quot;&quot;,&quot;family&quot;:&quot;Habermann&quot;,&quot;given&quot;:&quot;Elizabeth B.&quot;,&quot;non-dropping-particle&quot;:&quot;&quot;,&quot;parse-names&quot;:false,&quot;suffix&quot;:&quot;&quot;},{&quot;dropping-particle&quot;:&quot;&quot;,&quot;family&quot;:&quot;Heller&quot;,&quot;given&quot;:&quot;Stephanie F.&quot;,&quot;non-dropping-particle&quot;:&quot;&quot;,&quot;parse-names&quot;:false,&quot;suffix&quot;:&quot;&quot;},{&quot;dropping-particle&quot;:&quot;&quot;,&quot;family&quot;:&quot;Jenkins&quot;,&quot;given&quot;:&quot;Donald H.&quot;,&quot;non-dropping-particle&quot;:&quot;&quot;,&quot;parse-names&quot;:false,&quot;suffix&quot;:&quot;&quot;},{&quot;dropping-particle&quot;:&quot;&quot;,&quot;family&quot;:&quot;Cullinane&quot;,&quot;given&quot;:&quot;Daniel C.&quot;,&quot;non-dropping-particle&quot;:&quot;&quot;,&quot;parse-names&quot;:false,&quot;suffix&quot;:&quot;&quot;},{&quot;dropping-particle&quot;:&quot;&quot;,&quot;family&quot;:&quot;Zielinski&quot;,&quot;given&quot;:&quot;Martin D.&quot;,&quot;non-dropping-particle&quot;:&quot;&quot;,&quot;parse-names&quot;:false,&quot;suffix&quot;:&quot;&quot;}],&quot;container-title&quot;:&quot;American journal of surgery&quot;,&quot;id&quot;:&quot;ec3aff28-4d1c-5c45-b55e-2d66e720240a&quot;,&quot;issue&quot;:&quot;3&quot;,&quot;issued&quot;:{&quot;date-parts&quot;:[[&quot;2016&quot;,&quot;3&quot;,&quot;1&quot;]]},&quot;page&quot;:&quot;631&quot;,&quot;publisher&quot;:&quot;NIH Public Access&quot;,&quot;title&quot;:&quot;Readability of discharge summaries: with what level of information are we dismissing our patients?&quot;,&quot;type&quot;:&quot;article-journal&quot;,&quot;volume&quot;:&quot;211&quot;,&quot;container-title-short&quot;:&quot;Am J Surg&quot;},&quot;uris&quot;:[&quot;http://www.mendeley.com/documents/?uuid=cab9a567-36e4-3e1b-9216-954325cd6ce3&quot;],&quot;isTemporary&quot;:false,&quot;legacyDesktopId&quot;:&quot;cab9a567-36e4-3e1b-9216-954325cd6ce3&quot;},{&quot;id&quot;:&quot;1ad859a9-7f71-5674-848f-14dbed7b999d&quot;,&quot;itemData&quot;:{&quot;DOI&quot;:&quot;10.1016/J.IJMEDINF.2016.06.005&quot;,&quot;ISSN&quot;:&quot;1386-5056&quot;,&quot;PMID&quot;:&quot;27573314&quot;,&quot;abstract&quot;:&quot;In the United States, federal regulations require that outpatient practices provide a clinical summary to ensure that patients understand what transpired during their appointment and what to do before the next visit. To determine whether clinical summaries are appropriately designed to achieve these objectives, we examined their content and formatting and their usability. We obtained a convenience sample of clinical summaries from 13 diverse practices across the U.S. and assessed their characteristics using validated measures. We also interviewed key informants at these practices to assess their views of the documents. The summaries were generated by seven different electronic health record platforms. They had small font sizes (median, 10 point) and high reading grade levels (median, 10). Suitability, measured with the Suitability Assessment of Materials was low (median score, 61%) and understandability and actionability, measured with the Patient Education Materials Assessment Test, were fair to moderate (65% and 78%, respectively). Content and order of content were inconsistent across the summaries. Among physicians, 46% found the summaries helpful for clarifying medications while 38% found them helpful for conveying follow-up information. Results suggest that clinical summaries in the U.S. may often be suboptimally designed for communicating important information with patients. A patient-centered approach to designing them is warranted.&quot;,&quot;author&quot;:[{&quot;dropping-particle&quot;:&quot;&quot;,&quot;family&quot;:&quot;Salmon&quot;,&quot;given&quot;:&quot;Christopher&quot;,&quot;non-dropping-particle&quot;:&quot;&quot;,&quot;parse-names&quot;:false,&quot;suffix&quot;:&quot;&quot;},{&quot;dropping-particle&quot;:&quot;&quot;,&quot;family&quot;:&quot;O'Conor&quot;,&quot;given&quot;:&quot;Rachel&quot;,&quot;non-dropping-particle&quot;:&quot;&quot;,&quot;parse-names&quot;:false,&quot;suffix&quot;:&quot;&quot;},{&quot;dropping-particle&quot;:&quot;&quot;,&quot;family&quot;:&quot;Singh&quot;,&quot;given&quot;:&quot;Sereena&quot;,&quot;non-dropping-particle&quot;:&quot;&quot;,&quot;parse-names&quot;:false,&quot;suffix&quot;:&quot;&quot;},{&quot;dropping-particle&quot;:&quot;&quot;,&quot;family&quot;:&quot;Ramaswamy&quot;,&quot;given&quot;:&quot;Ravishankar&quot;,&quot;non-dropping-particle&quot;:&quot;&quot;,&quot;parse-names&quot;:false,&quot;suffix&quot;:&quot;&quot;},{&quot;dropping-particle&quot;:&quot;&quot;,&quot;family&quot;:&quot;Kannry&quot;,&quot;given&quot;:&quot;Joseph&quot;,&quot;non-dropping-particle&quot;:&quot;&quot;,&quot;parse-names&quot;:false,&quot;suffix&quot;:&quot;&quot;},{&quot;dropping-particle&quot;:&quot;&quot;,&quot;family&quot;:&quot;Wolf&quot;,&quot;given&quot;:&quot;Michael S.&quot;,&quot;non-dropping-particle&quot;:&quot;&quot;,&quot;parse-names&quot;:false,&quot;suffix&quot;:&quot;&quot;},{&quot;dropping-particle&quot;:&quot;&quot;,&quot;family&quot;:&quot;Federman&quot;,&quot;given&quot;:&quot;Alex D.&quot;,&quot;non-dropping-particle&quot;:&quot;&quot;,&quot;parse-names&quot;:false,&quot;suffix&quot;:&quot;&quot;}],&quot;container-title&quot;:&quot;International Journal of Medical Informatics&quot;,&quot;id&quot;:&quot;1ad859a9-7f71-5674-848f-14dbed7b999d&quot;,&quot;issued&quot;:{&quot;date-parts&quot;:[[&quot;2016&quot;,&quot;10&quot;,&quot;1&quot;]]},&quot;page&quot;:&quot;75-80&quot;,&quot;publisher&quot;:&quot;Elsevier&quot;,&quot;title&quot;:&quot;Characteristics of outpatient clinical summaries in the United States&quot;,&quot;type&quot;:&quot;article-journal&quot;,&quot;volume&quot;:&quot;94&quot;,&quot;container-title-short&quot;:&quot;Int J Med Inform&quot;},&quot;uris&quot;:[&quot;http://www.mendeley.com/documents/?uuid=6c8676c2-b79b-3741-8a93-c3e34b3000f9&quot;],&quot;isTemporary&quot;:false,&quot;legacyDesktopId&quot;:&quot;6c8676c2-b79b-3741-8a93-c3e34b3000f9&quot;},{&quot;id&quot;:&quot;1ddd4766-ff1f-5fab-95d5-7a5b5bf29330&quot;,&quot;itemData&quot;:{&quot;DOI&quot;:&quot;10.1136/BMJQS-2015-005201&quot;,&quot;ISSN&quot;:&quot;2044-5415&quot;,&quot;PMID&quot;:&quot;27154878&quot;,&quot;abstract&quot;:&quot;Background Clinical summaries are electronic health record (EHR)-generated documents given to hospitalised patients during the discharge process to review their hospital stays and inform postdischarge care. Presently, it is unclear whether clinical summaries include relevant content or whether healthcare organisations configure their EHRs to generate content in a way that promotes patient self-management after hospital discharge. We assessed clinical summaries in three relevant domains: (1) content; (2) organisation; and (3) readability, understandability and actionability.\n\nMethods Two authors performed independent retrospective chart reviews of 100 clinical summaries generated at two Michigan hospitals using different EHR vendors for patients discharged 1 April –30 June 2014. We developed an audit tool based on the Meaningful Use view-download-transmit objective and the Society of Hospital Medicine Discharge Checklist (content); the Institute of Medicine recommendations for distributing easy-to-understand print material (organisation); and five readability formulas and the Patient Education Materials Assessment Tool (readability, understandability and actionability).\n\nResults Clinical summaries averaged six pages (range 3–12). Several content elements were universally auto-populated into clinical summaries (eg, medication lists); others were not (eg, care team). Eighty-five per cent of clinical summaries contained discharge instructions, more often generated from third-party sources than manually entered by clinicians. Clinical summaries contained an average of 14 unique messages, including non-clinical elements irrelevant to postdischarge care. Medication list organisation reflected reconciliation mandates, and dosing charts, when present, did not carry column headings over to subsequent pages. Summaries were written at the 8th–12th grade reading level and scored poorly on assessments of understandability and actionability. Inter-rater reliability was strong for most elements in our audit tool.\n\nConclusions Our study highlights opportunities to improve clinical summaries for guiding patients' postdischarge care.&quot;,&quot;author&quot;:[{&quot;dropping-particle&quot;:&quot;&quot;,&quot;family&quot;:&quot;Sarzynski&quot;,&quot;given&quot;:&quot;Erin&quot;,&quot;non-dropping-particle&quot;:&quot;&quot;,&quot;parse-names&quot;:false,&quot;suffix&quot;:&quot;&quot;},{&quot;dropping-particle&quot;:&quot;&quot;,&quot;family&quot;:&quot;Hashmi&quot;,&quot;given&quot;:&quot;Hamza&quot;,&quot;non-dropping-particle&quot;:&quot;&quot;,&quot;parse-names&quot;:false,&quot;suffix&quot;:&quot;&quot;},{&quot;dropping-particle&quot;:&quot;&quot;,&quot;family&quot;:&quot;Subramanian&quot;,&quot;given&quot;:&quot;Jeevarathna&quot;,&quot;non-dropping-particle&quot;:&quot;&quot;,&quot;parse-names&quot;:false,&quot;suffix&quot;:&quot;&quot;},{&quot;dropping-particle&quot;:&quot;&quot;,&quot;family&quot;:&quot;Fitzpatrick&quot;,&quot;given&quot;:&quot;Laurie&quot;,&quot;non-dropping-particle&quot;:&quot;&quot;,&quot;parse-names&quot;:false,&quot;suffix&quot;:&quot;&quot;},{&quot;dropping-particle&quot;:&quot;&quot;,&quot;family&quot;:&quot;Polverento&quot;,&quot;given&quot;:&quot;Molly&quot;,&quot;non-dropping-particle&quot;:&quot;&quot;,&quot;parse-names&quot;:false,&quot;suffix&quot;:&quot;&quot;},{&quot;dropping-particle&quot;:&quot;&quot;,&quot;family&quot;:&quot;Simmons&quot;,&quot;given&quot;:&quot;Michael&quot;,&quot;non-dropping-particle&quot;:&quot;&quot;,&quot;parse-names&quot;:false,&quot;suffix&quot;:&quot;&quot;},{&quot;dropping-particle&quot;:&quot;&quot;,&quot;family&quot;:&quot;Brooks&quot;,&quot;given&quot;:&quot;Kevin&quot;,&quot;non-dropping-particle&quot;:&quot;&quot;,&quot;parse-names&quot;:false,&quot;suffix&quot;:&quot;&quot;},{&quot;dropping-particle&quot;:&quot;&quot;,&quot;family&quot;:&quot;Given&quot;,&quot;given&quot;:&quot;Charles&quot;,&quot;non-dropping-particle&quot;:&quot;&quot;,&quot;parse-names&quot;:false,&quot;suffix&quot;:&quot;&quot;}],&quot;container-title&quot;:&quot;BMJ Quality &amp; Safety&quot;,&quot;id&quot;:&quot;1ddd4766-ff1f-5fab-95d5-7a5b5bf29330&quot;,&quot;issue&quot;:&quot;5&quot;,&quot;issued&quot;:{&quot;date-parts&quot;:[[&quot;2017&quot;,&quot;5&quot;,&quot;1&quot;]]},&quot;page&quot;:&quot;372-380&quot;,&quot;publisher&quot;:&quot;BMJ Publishing Group Ltd&quot;,&quot;title&quot;:&quot;Opportunities to improve clinical summaries for patients at hospital discharge&quot;,&quot;type&quot;:&quot;article-journal&quot;,&quot;volume&quot;:&quot;26&quot;,&quot;container-title-short&quot;:&quot;BMJ Qual Saf&quot;},&quot;uris&quot;:[&quot;http://www.mendeley.com/documents/?uuid=3be83fa4-5ad4-3fc5-95a0-e8fceb00ab62&quot;],&quot;isTemporary&quot;:false,&quot;legacyDesktopId&quot;:&quot;3be83fa4-5ad4-3fc5-95a0-e8fceb00ab62&quot;},{&quot;id&quot;:&quot;52efcfd8-ec90-5be3-9a53-7def4d1768cb&quot;,&quot;itemData&quot;:{&quot;DOI&quot;:&quot;10.1093/JAMIA/OCV005&quot;,&quot;ISSN&quot;:&quot;1067-5027&quot;,&quot;PMID&quot;:&quot;25882030&quot;,&quot;abstract&quot;:&quot;Objective Low health literacy is common, leading to patient vulnerability during hospital discharge, when patients rely on written health instructions. We aimed to examine the impact of the use of electronic, patient-friendly, templated discharge instructions on the readability of discharge instructions provided to patients at discharge. Materials and Methods We performed a retrospective cohort study of 233 patients discharged from a large tertiary care hospital to their homes following the implementation of a web-based -discharge module,- which included the optional use of diagnosis-specific templated discharge instructions. We compared the readability of discharge instructions, as measured by the Flesch Reading Ease Level test (FREL, on a 0-100 scale, with higher scores indicating greater readability) and the Flesch-Kincaid Grade Level test (FKGL, measured in grade levels), between discharges that used templated instructions (with or without modification) versus discharges that used clinician-generated instructions (with or without available templated instructions for the specific discharge diagnosis). Results Templated discharge instructions were provided to patients in 45% of discharges. Of the 55% of patients that received clinician- generated discharge instructions, the majority (78.1%) had no available templated instruction for the specific discharge diagnosis. Templated discharge instructions had higher FREL scores (71 vs. 57, P&lt;.001) and lower FKGL scores (5.6 vs. 7.6, P&lt;.001), compared to clinician-generated discharge instructions. Discussion The use of electronically available templated discharge instructions was associated with better readability (a higher FREL score and a lower FKGL score) than the use of clinician-generated discharge instructions. The main reason for clinicians to create discharge instructions was the lack of available templates for the patient's specific discharge diagnosis. Conclusions Use of electronically available templated discharge instructions may be a viable option to improve the readability of written material provided to patients at discharge, although the library of available templates requires expansion.&quot;,&quot;author&quot;:[{&quot;dropping-particle&quot;:&quot;&quot;,&quot;family&quot;:&quot;Mueller&quot;,&quot;given&quot;:&quot;Stephanie K.&quot;,&quot;non-dropping-particle&quot;:&quot;&quot;,&quot;parse-names&quot;:false,&quot;suffix&quot;:&quot;&quot;},{&quot;dropping-particle&quot;:&quot;&quot;,&quot;family&quot;:&quot;Giannelli&quot;,&quot;given&quot;:&quot;Kyla&quot;,&quot;non-dropping-particle&quot;:&quot;&quot;,&quot;parse-names&quot;:false,&quot;suffix&quot;:&quot;&quot;},{&quot;dropping-particle&quot;:&quot;&quot;,&quot;family&quot;:&quot;Boxer&quot;,&quot;given&quot;:&quot;Robert&quot;,&quot;non-dropping-particle&quot;:&quot;&quot;,&quot;parse-names&quot;:false,&quot;suffix&quot;:&quot;&quot;},{&quot;dropping-particle&quot;:&quot;&quot;,&quot;family&quot;:&quot;Schnipper&quot;,&quot;given&quot;:&quot;Jeffrey L.&quot;,&quot;non-dropping-particle&quot;:&quot;&quot;,&quot;parse-names&quot;:false,&quot;suffix&quot;:&quot;&quot;}],&quot;container-title&quot;:&quot;Journal of the American Medical Informatics Association&quot;,&quot;id&quot;:&quot;52efcfd8-ec90-5be3-9a53-7def4d1768cb&quot;,&quot;issue&quot;:&quot;4&quot;,&quot;issued&quot;:{&quot;date-parts&quot;:[[&quot;2015&quot;,&quot;7&quot;,&quot;1&quot;]]},&quot;page&quot;:&quot;857-863&quot;,&quot;publisher&quot;:&quot;Oxford Academic&quot;,&quot;title&quot;:&quot;Readability of patient discharge instructions with and without the use of electronically available disease-specific templates&quot;,&quot;type&quot;:&quot;article-journal&quot;,&quot;volume&quot;:&quot;22&quot;,&quot;container-title-short&quot;:&quot;&quot;},&quot;uris&quot;:[&quot;http://www.mendeley.com/documents/?uuid=6f60af4b-2b46-3d0e-8de3-ef617fc7212c&quot;],&quot;isTemporary&quot;:false,&quot;legacyDesktopId&quot;:&quot;6f60af4b-2b46-3d0e-8de3-ef617fc7212c&quot;}]},{&quot;citationID&quot;:&quot;MENDELEY_CITATION_4b37c6e4-bdb7-44ee-9335-b92d1df1e8f2&quot;,&quot;properties&quot;:{&quot;noteIndex&quot;:0},&quot;isEdited&quot;:false,&quot;manualOverride&quot;:{&quot;isManuallyOverridden&quot;:false,&quot;citeprocText&quot;:&quot;(18,19)&quot;,&quot;manualOverrideText&quot;:&quot;&quot;},&quot;citationTag&quot;:&quot;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&quot;,&quot;citationItems&quot;:[{&quot;id&quot;:&quot;04ce134d-e588-3b93-a9be-28f65b9a705c&quot;,&quot;itemData&quot;:{&quot;type&quot;:&quot;article-journal&quot;,&quot;id&quot;:&quot;04ce134d-e588-3b93-a9be-28f65b9a705c&quot;,&quot;title&quot;:&quot;Mind the gap: Improving discharge communication between secondary and primary care&quot;,&quot;author&quot;:[{&quot;family&quot;:&quot;Cresswell&quot;,&quot;given&quot;:&quot;Aynsley&quot;,&quot;parse-names&quot;:false,&quot;dropping-particle&quot;:&quot;&quot;,&quot;non-dropping-particle&quot;:&quot;&quot;},{&quot;family&quot;:&quot;Hart&quot;,&quot;given&quot;:&quot;Matthew&quot;,&quot;parse-names&quot;:false,&quot;dropping-particle&quot;:&quot;&quot;,&quot;non-dropping-particle&quot;:&quot;&quot;},{&quot;family&quot;:&quot;Suchanek&quot;,&quot;given&quot;:&quot;Ondrej&quot;,&quot;parse-names&quot;:false,&quot;dropping-particle&quot;:&quot;&quot;,&quot;non-dropping-particle&quot;:&quot;&quot;},{&quot;family&quot;:&quot;Young&quot;,&quot;given&quot;:&quot;Tania&quot;,&quot;parse-names&quot;:false,&quot;dropping-particle&quot;:&quot;&quot;,&quot;non-dropping-particle&quot;:&quot;&quot;},{&quot;family&quot;:&quot;Leaver&quot;,&quot;given&quot;:&quot;Laurence&quot;,&quot;parse-names&quot;:false,&quot;dropping-particle&quot;:&quot;&quot;,&quot;non-dropping-particle&quot;:&quot;&quot;},{&quot;family&quot;:&quot;Hibbs&quot;,&quot;given&quot;:&quot;Stephen&quot;,&quot;parse-names&quot;:false,&quot;dropping-particle&quot;:&quot;&quot;,&quot;non-dropping-particle&quot;:&quot;&quot;}],&quot;container-title&quot;:&quot;BMJ Quality Improvement Reports&quot;,&quot;container-title-short&quot;:&quot;BMJ Qual Improv Rep&quot;,&quot;accessed&quot;:{&quot;date-parts&quot;:[[2024,2,19]]},&quot;DOI&quot;:&quot;10.1136/bmjquality.u207936.w3197&quot;,&quot;URL&quot;:&quot;http://group.bmj.com/group/rights-licensing/permissions.&quot;,&quot;issued&quot;:{&quot;date-parts&quot;:[[2015]]},&quot;abstract&quot;:&quot;Foundation year doctors (FYDs) write most hospital discharge communication, although they have minimal training in this skill. Poor quality discharge summaries increase the risk of adverse events and rehospitalisation. With a multidisciplinary team approach, we developed a list of \&quot;golden rules\&quot; for good discharge communication. Against these standards, we analysed the quality of electronic inpatient discharge documentation (eIDD) sent over two months from OUH Trust. We found one third of eIDDs were missing details of the discharging doctor. In 68%, changes to medications were not documented clearly and follow-up was not completed in 40%. To improve this suboptimal state, we implemented interactive teaching sessions for FYDs, designed an e-learning module, and suggested software changes to the current electronic discharge proforma. Early re-audit one month after the first teaching sessions did not demonstrate any significant improvement. However, re-auditing after twelve months is planned. Through data collection and discussion with key stakeholders, we have identified standards for discharge communication. We developed interventions to help the trust achieve these standards, aiming to enhance patient safety in the peri-discharge period. While discharge communication is delegated to less-experienced team members, they should receive clear guidance and training. Problem Discharge summaries are a standard communication tool delivering important clinical information from inpatient to ambulatory care. Foundation year doctors (FYDs) write the majority of electronic inpatient discharge documentation (eIDDs), yet they receive minimal training in how to do so. This increases the risk of poor-quality eIDDs being produced. A quality improvement project was conducted (in conjunction with a \&quot;Management in Medicine\&quot; Workshop, based at Green Templeton College, Oxford) aiming to improve the content of eIDDs for inpatients within the Oxford University Hospitals (OUH) NHS trust. From an initial survey of local general practitioners (GPs) and discussion with Oxfordshire local medical committee (LMC), we highlighted several key areas of discharge communication that were not satisfactory: recording of the grade and contact details of discharging doctor, medication changes, and clear documentation of outstanding follow-up. The local GPs were forthcoming with their criticism of current practice. Sub-optimal content of eIDDs could have been dependent on lack of formal training and education, but also influenced by the format of the eIDD proforma which previously lacked prompts for important information and failed to mandate completion of many sections. Our overall aims included tailoring discharge summary information to primary care needs; altering the electronic system to ensure required actions could be flagged for primary care physicians; and educating junior doctors of what actions are realistic to expect from GPs after patient discharge.&quot;},&quot;isTemporary&quot;:false},{&quot;id&quot;:&quot;70575e24-5ab8-32e9-ab3d-b8f1f107f5f7&quot;,&quot;itemData&quot;:{&quot;type&quot;:&quot;article-journal&quot;,&quot;id&quot;:&quot;70575e24-5ab8-32e9-ab3d-b8f1f107f5f7&quot;,&quot;title&quot;:&quot;Improving the quality and content of discharge summaries on acute medicine wards: a quality improvement project&quot;,&quot;author&quot;:[{&quot;family&quot;:&quot;Scarfield&quot;,&quot;given&quot;:&quot;Phoebe&quot;,&quot;parse-names&quot;:false,&quot;dropping-particle&quot;:&quot;&quot;,&quot;non-dropping-particle&quot;:&quot;&quot;},{&quot;family&quot;:&quot;Shepherd&quot;,&quot;given&quot;:&quot;Thomas David&quot;,&quot;parse-names&quot;:false,&quot;dropping-particle&quot;:&quot;&quot;,&quot;non-dropping-particle&quot;:&quot;&quot;},{&quot;family&quot;:&quot;Stapleton&quot;,&quot;given&quot;:&quot;Caitriona&quot;,&quot;parse-names&quot;:false,&quot;dropping-particle&quot;:&quot;&quot;,&quot;non-dropping-particle&quot;:&quot;&quot;},{&quot;family&quot;:&quot;Starks&quot;,&quot;given&quot;:&quot;Alexandra&quot;,&quot;parse-names&quot;:false,&quot;dropping-particle&quot;:&quot;&quot;,&quot;non-dropping-particle&quot;:&quot;&quot;},{&quot;family&quot;:&quot;Benn&quot;,&quot;given&quot;:&quot;Ellen&quot;,&quot;parse-names&quot;:false,&quot;dropping-particle&quot;:&quot;&quot;,&quot;non-dropping-particle&quot;:&quot;&quot;},{&quot;family&quot;:&quot;Khalid&quot;,&quot;given&quot;:&quot;Sara&quot;,&quot;parse-names&quot;:false,&quot;dropping-particle&quot;:&quot;&quot;,&quot;non-dropping-particle&quot;:&quot;&quot;},{&quot;family&quot;:&quot;Dayment&quot;,&quot;given&quot;:&quot;Bryony&quot;,&quot;parse-names&quot;:false,&quot;dropping-particle&quot;:&quot;&quot;,&quot;non-dropping-particle&quot;:&quot;&quot;},{&quot;family&quot;:&quot;Moate&quot;,&quot;given&quot;:&quot;Alex&quot;,&quot;parse-names&quot;:false,&quot;dropping-particle&quot;:&quot;&quot;,&quot;non-dropping-particle&quot;:&quot;&quot;},{&quot;family&quot;:&quot;Mohamed&quot;,&quot;given&quot;:&quot;Sandra&quot;,&quot;parse-names&quot;:false,&quot;dropping-particle&quot;:&quot;&quot;,&quot;non-dropping-particle&quot;:&quot;&quot;},{&quot;family&quot;:&quot;Lee&quot;,&quot;given&quot;:&quot;Jasmine&quot;,&quot;parse-names&quot;:false,&quot;dropping-particle&quot;:&quot;&quot;,&quot;non-dropping-particle&quot;:&quot;&quot;}],&quot;container-title&quot;:&quot;BMJ Open Quality&quot;,&quot;container-title-short&quot;:&quot;BMJ Open Qual&quot;,&quot;accessed&quot;:{&quot;date-parts&quot;:[[2024,2,19]]},&quot;DOI&quot;:&quot;10.1136/BMJOQ-2021-001780&quot;,&quot;ISSN&quot;:&quot;2399-6641&quot;,&quot;PMID&quot;:&quot;35393294&quot;,&quot;URL&quot;:&quot;https://bmjopenquality.bmj.com/content/11/2/e001780&quot;,&quot;issued&quot;:{&quot;date-parts&quot;:[[2022,4,1]]},&quot;page&quot;:&quot;e001780&quot;,&quot;abstract&quot;:&quot;Discharge summaries are important medical documents that summarise a patient’s hospital admission. The Royal College of Physicians provides standardised guidance on the content of discharge summaries, given their important role as a handover document to general practitioners (GPs). Our project started in June 2020 on an acute medical ward, where significant variation had been noted in the quality and content of discharge summaries. A multidisciplinary team (MDT) was formed including doctors, nurses and hospital/community pharmacists, as well as a patient representative, to ensure active patient co-design. The problem was scoped by asking GPs to provide feedback via surveys and process mapping. Our aim was to increase the compliance of discharge summaries with 10 core criteria from a baseline of 55% to 95% by June 2021. Change ideas were developed by the MDT and were tested using plan–do–study–act (PDSA) cycles that included additional pharmacy support, a discharge summary template and individualised feedback. The project reached its goal of 95% compliance in January 2021, 5 months ahead of the target date, and this improvement has been sustained since. The project expanded to a second acute medical unit ward in May 2021. The expanded project reached its goal of 90% compliance within 6 weeks and maintained sustained improvement with further PDSA cycles. A standard operating procedure has been created to help embed the changes on these wards. Our future aims are to redesign and improve the current electronic system and to help spread positive changes throughout the Trust.\n\nAll data relevant to the study are included in the article or uploaded as supplementary information.&quot;,&quot;publisher&quot;:&quot;British Medical Journal Publishing Group&quot;,&quot;issue&quot;:&quot;2&quot;,&quot;volume&quot;:&quot;11&quot;},&quot;isTemporary&quot;:false}]},{&quot;citationID&quot;:&quot;MENDELEY_CITATION_cac2d069-c3ba-4063-98c4-a698196de9ad&quot;,&quot;properties&quot;:{&quot;noteIndex&quot;:0},&quot;isEdited&quot;:false,&quot;manualOverride&quot;:{&quot;isManuallyOverridden&quot;:false,&quot;citeprocText&quot;:&quot;(20)&quot;,&quot;manualOverrideText&quot;:&quot;&quot;},&quot;citationTag&quot;:&quot;MENDELEY_CITATION_v3_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&quot;,&quot;citationItems&quot;:[{&quot;id&quot;:&quot;9dd85773-12b3-35df-ac60-a2fe2de9c5cc&quot;,&quot;itemData&quot;:{&quot;type&quot;:&quot;article-journal&quot;,&quot;id&quot;:&quot;9dd85773-12b3-35df-ac60-a2fe2de9c5cc&quot;,&quot;title&quot;:&quot;A readability assessment of online Parkinson's disease information.&quot;,&quot;author&quot;:[{&quot;family&quot;:&quot;Fitzsimmons&quot;,&quot;given&quot;:&quot;P. R.&quot;,&quot;parse-names&quot;:false,&quot;dropping-particle&quot;:&quot;&quot;,&quot;non-dropping-particle&quot;:&quot;&quot;},{&quot;family&quot;:&quot;Michael&quot;,&quot;given&quot;:&quot;B. D.&quot;,&quot;parse-names&quot;:false,&quot;dropping-particle&quot;:&quot;&quot;,&quot;non-dropping-particle&quot;:&quot;&quot;},{&quot;family&quot;:&quot;Hulley&quot;,&quot;given&quot;:&quot;J. L.&quot;,&quot;parse-names&quot;:false,&quot;dropping-particle&quot;:&quot;&quot;,&quot;non-dropping-particle&quot;:&quot;&quot;},{&quot;family&quot;:&quot;Scott&quot;,&quot;given&quot;:&quot;G. O.&quot;,&quot;parse-names&quot;:false,&quot;dropping-particle&quot;:&quot;&quot;,&quot;non-dropping-particle&quot;:&quot;&quot;}],&quot;container-title&quot;:&quot;The Journal of the Royal College of Physicians of Edinburgh&quot;,&quot;container-title-short&quot;:&quot;J R Coll Physicians Edinb&quot;,&quot;accessed&quot;:{&quot;date-parts&quot;:[[2023,12,8]]},&quot;DOI&quot;:&quot;10.4997/JRCPE.2010.401&quot;,&quot;ISSN&quot;:&quot;1478-2715&quot;,&quot;PMID&quot;:&quot;21132132&quot;,&quot;URL&quot;:&quot;https://europepmc.org/article/med/21132132&quot;,&quot;issued&quot;:{&quot;date-parts&quot;:[[2010,12,1]]},&quot;page&quot;:&quot;292-296&quot;,&quot;abstract&quot;:&quot;Background: Patients increasingly use the internet to access health information. Inadequate health literacy is common and frequently limits patient comprehension of healthcare literature. We aimed to assess the readability of online consumerorientated Parkinson's disease (PD) information using two validated measures. Method: We identified the 100 highest ranked consumer-orientated PD webpages and determined webpage readability using the Flesch-Kincaid and Simple Measure Of Gobbledygook (SMOG) formulae. Results: None of the webpages analysed complied with current readability guidelines. Commercial websites were significantly easier to read (p=0.035). The Flesch-Kincaid formula significantly underestimated reading difficulty (p&lt;0.0001). Ease of reading correlated weakly with search engine ranking (r=0.35, p=0.0004). Conclusions: Only 1% of the top 100 PD information webpages are fully comprehensible to the average adult. Simple Measure Of Gobbledygook should be the preferred measure of webpage readability. Parkinson's disease information websites require major text revision to comply with readability guidelines and to be comprehensible to the average patient. © 2010 Royal College of Physicians of Edinburgh.&quot;,&quot;issue&quot;:&quot;4&quot;,&quot;volume&quot;:&quot;40&quot;},&quot;isTemporary&quot;:false}]},{&quot;citationID&quot;:&quot;MENDELEY_CITATION_f2f7d24a-1d08-429b-8590-2e306d3ce634&quot;,&quot;properties&quot;:{&quot;noteIndex&quot;:0},&quot;isEdited&quot;:false,&quot;manualOverride&quot;:{&quot;isManuallyOverridden&quot;:false,&quot;citeprocText&quot;:&quot;(21,22)&quot;,&quot;manualOverrideText&quot;:&quot;&quot;},&quot;citationTag&quot;:&quot;MENDELEY_CITATION_v3_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&quot;,&quot;citationItems&quot;:[{&quot;id&quot;:&quot;a6ea9b53-1010-33d3-9334-dd8fc560a48c&quot;,&quot;itemData&quot;:{&quot;type&quot;:&quot;report&quot;,&quot;id&quot;:&quot;a6ea9b53-1010-33d3-9334-dd8fc560a48c&quot;,&quot;title&quot;:&quot;An in depth investigation into causes of prescribing errors by foundation trainees in relation to their medical education. EQUIP study&quot;,&quot;author&quot;:[{&quot;family&quot;:&quot;Dornan&quot;,&quot;given&quot;:&quot;Tim&quot;,&quot;parse-names&quot;:false,&quot;dropping-particle&quot;:&quot;&quot;,&quot;non-dropping-particle&quot;:&quot;&quot;},{&quot;family&quot;:&quot;Ashcroft&quot;,&quot;given&quot;:&quot;Darren&quot;,&quot;parse-names&quot;:false,&quot;dropping-particle&quot;:&quot;&quot;,&quot;non-dropping-particle&quot;:&quot;&quot;},{&quot;family&quot;:&quot;Heathfield&quot;,&quot;given&quot;:&quot;Heather&quot;,&quot;parse-names&quot;:false,&quot;dropping-particle&quot;:&quot;&quot;,&quot;non-dropping-particle&quot;:&quot;&quot;},{&quot;family&quot;:&quot;Lewis&quot;,&quot;given&quot;:&quot;Penny&quot;,&quot;parse-names&quot;:false,&quot;dropping-particle&quot;:&quot;&quot;,&quot;non-dropping-particle&quot;:&quot;&quot;},{&quot;family&quot;:&quot;Miles&quot;,&quot;given&quot;:&quot;Jon&quot;,&quot;parse-names&quot;:false,&quot;dropping-particle&quot;:&quot;&quot;,&quot;non-dropping-particle&quot;:&quot;&quot;},{&quot;family&quot;:&quot;Taylor&quot;,&quot;given&quot;:&quot;David&quot;,&quot;parse-names&quot;:false,&quot;dropping-particle&quot;:&quot;&quot;,&quot;non-dropping-particle&quot;:&quot;&quot;},{&quot;family&quot;:&quot;Tully&quot;,&quot;given&quot;:&quot;Mary&quot;,&quot;parse-names&quot;:false,&quot;dropping-particle&quot;:&quot;&quot;,&quot;non-dropping-particle&quot;:&quot;&quot;},{&quot;family&quot;:&quot;Wass Correspondence&quot;,&quot;given&quot;:&quot;Val&quot;,&quot;parse-names&quot;:false,&quot;dropping-particle&quot;:&quot;&quot;,&quot;non-dropping-particle&quot;:&quot;&quot;}],&quot;accessed&quot;:{&quot;date-parts&quot;:[[2024,2,20]]},&quot;issued&quot;:{&quot;date-parts&quot;:[[2009]]},&quot;abstract&quot;:&quot;Stott Lane, Salford, Greater Manchester M6 8HD Tel: +44 (0)161 206 1384 Fax: +44 (0)161 206 5989 Email: tim.dornan@manchester.ac.uk&quot;,&quot;container-title-short&quot;:&quot;&quot;},&quot;isTemporary&quot;:false},{&quot;id&quot;:&quot;fcc01b73-6fb0-387c-9c18-ef5662690fc5&quot;,&quot;itemData&quot;:{&quot;type&quot;:&quot;report&quot;,&quot;id&quot;:&quot;fcc01b73-6fb0-387c-9c18-ef5662690fc5&quot;,&quot;title&quot;:&quot;2016 FP Annual Report&quot;,&quot;author&quot;:[{&quot;family&quot;:&quot;UKFPO Team&quot;,&quot;given&quot;:&quot;&quot;,&quot;parse-names&quot;:false,&quot;dropping-particle&quot;:&quot;&quot;,&quot;non-dropping-particle&quot;:&quot;&quot;}],&quot;accessed&quot;:{&quot;date-parts&quot;:[[2024,2,20]]},&quot;URL&quot;:&quot;https://healtheducationengland.sharepoint.com/sites/UKFPOT/WebDocs/Forms/AllItems.aspx?id=%2Fsites%2FUKFPOT%2FWebDocs%2F6%2E%20Resources%2FReports%2FFP%20Annual%20Reports%20%282010%2D2016%29%2F2016%20FP%20Annual%20Report%2Epdf&amp;parent=%2Fsites%2FUKFPOT%2FWebDocs%2F6%2E%20Resources%2FReports%2FFP%20Annual%20Reports%20%282010%2D2016%29&amp;p=true&amp;ga=1&quot;,&quot;container-title-short&quot;:&quot;&quot;},&quot;isTemporary&quot;:false}]},{&quot;citationID&quot;:&quot;MENDELEY_CITATION_7fa7cbc1-ab9a-4be1-b32a-1a6662031b9a&quot;,&quot;properties&quot;:{&quot;noteIndex&quot;:0},&quot;isEdited&quot;:false,&quot;manualOverride&quot;:{&quot;isManuallyOverridden&quot;:false,&quot;citeprocText&quot;:&quot;(23)&quot;,&quot;manualOverrideText&quot;:&quot;&quot;},&quot;citationTag&quot;:&quot;MENDELEY_CITATION_v3_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&quot;,&quot;citationItems&quot;:[{&quot;id&quot;:&quot;8ba8acbe-ab68-3b64-b993-383b1e41aca5&quot;,&quot;itemData&quot;:{&quot;type&quot;:&quot;article-journal&quot;,&quot;id&quot;:&quot;8ba8acbe-ab68-3b64-b993-383b1e41aca5&quot;,&quot;title&quot;:&quot;Emergency department discharge instruction for mild traumatic brain injury: Evaluation on readability, understandability, actionability and content&quot;,&quot;author&quot;:[{&quot;family&quot;:&quot;Abdul Rahman&quot;,&quot;given&quot;:&quot;Nurul ‘Inayati&quot;,&quot;parse-names&quot;:false,&quot;dropping-particle&quot;:&quot;&quot;,&quot;non-dropping-particle&quot;:&quot;&quot;},{&quot;family&quot;:&quot;Nurumal&quot;,&quot;given&quot;:&quot;Mohd Said&quot;,&quot;parse-names&quot;:false,&quot;dropping-particle&quot;:&quot;&quot;,&quot;non-dropping-particle&quot;:&quot;&quot;},{&quot;family&quot;:&quot;Awang&quot;,&quot;given&quot;:&quot;Mohamed Saufi&quot;,&quot;parse-names&quot;:false,&quot;dropping-particle&quot;:&quot;&quot;,&quot;non-dropping-particle&quot;:&quot;&quot;},{&quot;family&quot;:&quot;Aida Nur&quot;,&quot;given&quot;:&quot;Aida Nur Sharini&quot;,&quot;parse-names&quot;:false,&quot;dropping-particle&quot;:&quot;&quot;,&quot;non-dropping-particle&quot;:&quot;&quot;}],&quot;container-title&quot;:&quot;Australasian Emergency Care&quot;,&quot;container-title-short&quot;:&quot;Australas Emerg Care&quot;,&quot;accessed&quot;:{&quot;date-parts&quot;:[[2024,1,22]]},&quot;DOI&quot;:&quot;10.1016/J.AUEC.2020.06.005&quot;,&quot;ISSN&quot;:&quot;2588-994X&quot;,&quot;PMID&quot;:&quot;32713770&quot;,&quot;issued&quot;:{&quot;date-parts&quot;:[[2020,12,1]]},&quot;page&quot;:&quot;240-246&quot;,&quot;abstract&quot;:&quot;Introduction: Emergency departments (EDs) routinely provide discharge instructions due to a large number of patients with mild traumatic brain injury (mTBI) being discharged home directly from ED. This study aims to evaluate the quality of available mTBI discharge instructions provided by EDs of Malaysia government hospitals. Methods: All 132 EDs were requested for a copy of written discharge instruction given to the patients. The mTBI discharge instructions were evaluated using the Patient Education Materials Assessment-Printable Tool (PEMAT-P) for understandability and actionability. Readability was measured using an online readability tool of Malay text. The content was compared against the discharge instructions recommended by established guidelines. Results: 49 articles were eligible for the study. 26 of the articles met the criteria of understandability, and 3 met the criteria for actionability. The average readability level met the ability of average adult. Most of the discharge instructions focused on emergency symptoms, and none contained post-concussion features. Conclusion: Majority of the discharge instructions provided were appropriate for average people to read but difficult to understand and act upon. Important information was neglected in most discharge instructions. Thus, revision and future development of mTBI discharge instruction should consider health literacy demand and cognitive ability to process such information.&quot;,&quot;publisher&quot;:&quot;Elsevier&quot;,&quot;issue&quot;:&quot;4&quot;,&quot;volume&quot;:&quot;23&quot;},&quot;isTemporary&quot;:false}]},{&quot;citationID&quot;:&quot;MENDELEY_CITATION_75f5a0e3-bf50-41e3-bd64-b62fa515e63a&quot;,&quot;properties&quot;:{&quot;noteIndex&quot;:0},&quot;isEdited&quot;:false,&quot;manualOverride&quot;:{&quot;citeprocText&quot;:&quot;(24)&quot;,&quot;isManuallyOverridden&quot;:false,&quot;manualOverrideText&quot;:&quot;&quot;},&quot;citationTag&quot;:&quot;MENDELEY_CITATION_v3_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&quot;,&quot;citationItems&quot;:[{&quot;id&quot;:&quot;564d4610-ba35-5f76-a32c-bfa7add9d23d&quot;,&quot;itemData&quot;:{&quot;DOI&quot;:&quot;10.1080/0142159X.2020.1755030&quot;,&quot;ISSN&quot;:&quot;1466187X&quot;,&quot;PMID&quot;:&quot;32356468&quot;,&quot;abstract&quot;:&quot;Data analysis has been described as ‘the most complex and mysterious of all of the phases of a qualitative project, and the one that receives the least thoughtful discussion in the literature’ (Tho...&quot;,&quot;author&quot;:[{&quot;dropping-particle&quot;:&quot;&quot;,&quot;family&quot;:&quot;Kiger&quot;,&quot;given&quot;:&quot;Michelle E.&quot;,&quot;non-dropping-particle&quot;:&quot;&quot;,&quot;parse-names&quot;:false,&quot;suffix&quot;:&quot;&quot;},{&quot;dropping-particle&quot;:&quot;&quot;,&quot;family&quot;:&quot;Varpio&quot;,&quot;given&quot;:&quot;Lara&quot;,&quot;non-dropping-particle&quot;:&quot;&quot;,&quot;parse-names&quot;:false,&quot;suffix&quot;:&quot;&quot;}],&quot;container-title&quot;:&quot;Medical Teacher&quot;,&quot;id&quot;:&quot;564d4610-ba35-5f76-a32c-bfa7add9d23d&quot;,&quot;issue&quot;:&quot;8&quot;,&quot;issued&quot;:{&quot;date-parts&quot;:[[&quot;2020&quot;,&quot;8&quot;,&quot;2&quot;]]},&quot;page&quot;:&quot;846-854&quot;,&quot;publisher&quot;:&quot;Taylor &amp; Francis&quot;,&quot;title&quot;:&quot;Thematic analysis of qualitative data: AMEE Guide No. 131&quot;,&quot;type&quot;:&quot;article-journal&quot;,&quot;volume&quot;:&quot;42&quot;,&quot;container-title-short&quot;:&quot;Med Teach&quot;},&quot;uris&quot;:[&quot;http://www.mendeley.com/documents/?uuid=d911c64a-77dd-36ce-ac25-00b5bccd9827&quot;],&quot;isTemporary&quot;:false,&quot;legacyDesktopId&quot;:&quot;d911c64a-77dd-36ce-ac25-00b5bccd9827&quot;}]},{&quot;citationID&quot;:&quot;MENDELEY_CITATION_206e1541-3191-4eb8-97ae-e3d087024ad4&quot;,&quot;properties&quot;:{&quot;noteIndex&quot;:0},&quot;isEdited&quot;:false,&quot;manualOverride&quot;:{&quot;citeprocText&quot;:&quot;(25,26)&quot;,&quot;isManuallyOverridden&quot;:false,&quot;manualOverrideText&quot;:&quot;&quot;},&quot;citationTag&quot;:&quot;MENDELEY_CITATION_v3_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&quot;,&quot;citationItems&quot;:[{&quot;id&quot;:&quot;6f1fbecc-004c-59ea-802c-f5b4112ca640&quot;,&quot;itemData&quot;:{&quot;DOI&quot;:&quot;10.7275/pdz9-th90&quot;,&quot;author&quot;:[{&quot;dropping-particle&quot;:&quot;&quot;,&quot;family&quot;:&quot;Hsu&quot;,&quot;given&quot;:&quot;Chia-Chien&quot;,&quot;non-dropping-particle&quot;:&quot;&quot;,&quot;parse-names&quot;:false,&quot;suffix&quot;:&quot;&quot;},{&quot;dropping-particle&quot;:&quot;&quot;,&quot;family&quot;:&quot;Sandford&quot;,&quot;given&quot;:&quot;Brian A&quot;,&quot;non-dropping-particle&quot;:&quot;&quot;,&quot;parse-names&quot;:false,&quot;suffix&quot;:&quot;&quot;}],&quot;container-title&quot;:&quot;Practical Assessment, Research, and Evaluation&quot;,&quot;id&quot;:&quot;6f1fbecc-004c-59ea-802c-f5b4112ca640&quot;,&quot;issued&quot;:{&quot;date-parts&quot;:[[&quot;2007&quot;]]},&quot;page&quot;:&quot;10&quot;,&quot;title&quot;:&quot;The Delphi Technique: Making Sense of Consensus&quot;,&quot;type&quot;:&quot;article-journal&quot;,&quot;volume&quot;:&quot;12&quot;,&quot;container-title-short&quot;:&quot;&quot;},&quot;uris&quot;:[&quot;http://www.mendeley.com/documents/?uuid=6228bca9-0fdc-3c8a-8565-93e0073d6d49&quot;],&quot;isTemporary&quot;:false,&quot;legacyDesktopId&quot;:&quot;6228bca9-0fdc-3c8a-8565-93e0073d6d49&quot;},{&quot;id&quot;:&quot;b62f8102-739c-5a52-854e-1003344dbbc5&quot;,&quot;itemData&quot;:{&quot;DOI&quot;:&quot;10.1186/S12874-019-0886-6/TABLES/3&quot;,&quot;ISSN&quot;:&quot;14712288&quot;,&quot;PMID&quot;:&quot;31937262&quot;,&quot;abstract&quot;:&quot;Background: The design and execution of measurement in quality improvement (QI) initiatives is often poor. Better guidance on \&quot;what good looks like\&quot;might help to mitigate some of the problems. We report a consensus-building process that sought to identify which features are important to include in QI measurement plans. Methods: We conducted a three-stage consensus-building approach: (1) identifying the list of features of measurement plans that were potential candidates for inclusion based on literature review and the study team's experience; (2) a two-round modified Delphi exercise with a panel of experts to establish consensus on the importance of these features; and (3) a small in-person consensus group meeting to finalise the list of features. Results: A list of 104 candidate questions was generated. A panel of 19 experts in the Delphi reviewed these questions and produced consensus on retaining 46 questions in the first round and on a further 22 in the second round. Thematic analysis of open text responses from the panellists suggested a number of areas of debate that were explicitly considered by the consensus group. The exercise yielded 74 questions (71% of 104) on which there was consensus in five categories of measurement relating to: design, data collection and management, analysis, action, and embedding. Conclusions: This study offers a consensus-based view on the features of a good measurement plan for a QI project in healthcare. The results may be of use to QI teams, funders and evaluators, but are likely to require further development and testing to ensure feasibility and usefulness.&quot;,&quot;author&quot;:[{&quot;dropping-particle&quot;:&quot;&quot;,&quot;family&quot;:&quot;Woodcock&quot;,&quot;given&quot;:&quot;Thomas&quot;,&quot;non-dropping-particle&quot;:&quot;&quot;,&quot;parse-names&quot;:false,&quot;suffix&quot;:&quot;&quot;},{&quot;dropping-particle&quot;:&quot;&quot;,&quot;family&quot;:&quot;Adeleke&quot;,&quot;given&quot;:&quot;Yewande&quot;,&quot;non-dropping-particle&quot;:&quot;&quot;,&quot;parse-names&quot;:false,&quot;suffix&quot;:&quot;&quot;},{&quot;dropping-particle&quot;:&quot;&quot;,&quot;family&quot;:&quot;Goeschel&quot;,&quot;given&quot;:&quot;Christine&quot;,&quot;non-dropping-particle&quot;:&quot;&quot;,&quot;parse-names&quot;:false,&quot;suffix&quot;:&quot;&quot;},{&quot;dropping-particle&quot;:&quot;&quot;,&quot;family&quot;:&quot;Pronovost&quot;,&quot;given&quot;:&quot;Peter&quot;,&quot;non-dropping-particle&quot;:&quot;&quot;,&quot;parse-names&quot;:false,&quot;suffix&quot;:&quot;&quot;},{&quot;dropping-particle&quot;:&quot;&quot;,&quot;family&quot;:&quot;Dixon-Woods&quot;,&quot;given&quot;:&quot;Mary&quot;,&quot;non-dropping-particle&quot;:&quot;&quot;,&quot;parse-names&quot;:false,&quot;suffix&quot;:&quot;&quot;}],&quot;container-title&quot;:&quot;BMC Medical Research Methodology&quot;,&quot;id&quot;:&quot;b62f8102-739c-5a52-854e-1003344dbbc5&quot;,&quot;issue&quot;:&quot;1&quot;,&quot;issued&quot;:{&quot;date-parts&quot;:[[&quot;2020&quot;,&quot;1&quot;,&quot;14&quot;]]},&quot;page&quot;:&quot;1-9&quot;,&quot;publisher&quot;:&quot;BioMed Central Ltd&quot;,&quot;title&quot;:&quot;A modified Delphi study to identify the features of high quality measurement plans for healthcare improvement projects&quot;,&quot;type&quot;:&quot;article-journal&quot;,&quot;volume&quot;:&quot;20&quot;,&quot;container-title-short&quot;:&quot;BMC Med Res Methodol&quot;},&quot;uris&quot;:[&quot;http://www.mendeley.com/documents/?uuid=e4ee9cf6-9003-3b38-9eed-27dceb63ce21&quot;],&quot;isTemporary&quot;:false,&quot;legacyDesktopId&quot;:&quot;e4ee9cf6-9003-3b38-9eed-27dceb63ce21&quot;}]}]"/>
    <we:property name="MENDELEY_CITATIONS_STYLE" value="{&quot;id&quot;:&quot;https://www.zotero.org/styles/vancouver&quot;,&quot;title&quot;:&quot;Vancouver&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3229A0-5C40-4CC3-9A91-CA85910FE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30</Pages>
  <Words>10251</Words>
  <Characters>58431</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33095.pdf</vt:lpstr>
    </vt:vector>
  </TitlesOfParts>
  <Company/>
  <LinksUpToDate>false</LinksUpToDate>
  <CharactersWithSpaces>68545</CharactersWithSpaces>
  <SharedDoc>false</SharedDoc>
  <HLinks>
    <vt:vector size="144" baseType="variant">
      <vt:variant>
        <vt:i4>2752552</vt:i4>
      </vt:variant>
      <vt:variant>
        <vt:i4>48</vt:i4>
      </vt:variant>
      <vt:variant>
        <vt:i4>0</vt:i4>
      </vt:variant>
      <vt:variant>
        <vt:i4>5</vt:i4>
      </vt:variant>
      <vt:variant>
        <vt:lpwstr>https://www.ucl.ac.uk/short-courses/search-courses/qualitative-research-methods-health</vt:lpwstr>
      </vt:variant>
      <vt:variant>
        <vt:lpwstr/>
      </vt:variant>
      <vt:variant>
        <vt:i4>524306</vt:i4>
      </vt:variant>
      <vt:variant>
        <vt:i4>45</vt:i4>
      </vt:variant>
      <vt:variant>
        <vt:i4>0</vt:i4>
      </vt:variant>
      <vt:variant>
        <vt:i4>5</vt:i4>
      </vt:variant>
      <vt:variant>
        <vt:lpwstr>https://orcid.org/0000-0001-7379-3599?lang=en</vt:lpwstr>
      </vt:variant>
      <vt:variant>
        <vt:lpwstr/>
      </vt:variant>
      <vt:variant>
        <vt:i4>4915213</vt:i4>
      </vt:variant>
      <vt:variant>
        <vt:i4>42</vt:i4>
      </vt:variant>
      <vt:variant>
        <vt:i4>0</vt:i4>
      </vt:variant>
      <vt:variant>
        <vt:i4>5</vt:i4>
      </vt:variant>
      <vt:variant>
        <vt:lpwstr>https://aramis.nihr.ac.uk/MyAccount/UpdateCV.aspx</vt:lpwstr>
      </vt:variant>
      <vt:variant>
        <vt:lpwstr/>
      </vt:variant>
      <vt:variant>
        <vt:i4>2293841</vt:i4>
      </vt:variant>
      <vt:variant>
        <vt:i4>39</vt:i4>
      </vt:variant>
      <vt:variant>
        <vt:i4>0</vt:i4>
      </vt:variant>
      <vt:variant>
        <vt:i4>5</vt:i4>
      </vt:variant>
      <vt:variant>
        <vt:lpwstr/>
      </vt:variant>
      <vt:variant>
        <vt:lpwstr>_bookmark11</vt:lpwstr>
      </vt:variant>
      <vt:variant>
        <vt:i4>2293841</vt:i4>
      </vt:variant>
      <vt:variant>
        <vt:i4>36</vt:i4>
      </vt:variant>
      <vt:variant>
        <vt:i4>0</vt:i4>
      </vt:variant>
      <vt:variant>
        <vt:i4>5</vt:i4>
      </vt:variant>
      <vt:variant>
        <vt:lpwstr/>
      </vt:variant>
      <vt:variant>
        <vt:lpwstr>_bookmark10</vt:lpwstr>
      </vt:variant>
      <vt:variant>
        <vt:i4>2818129</vt:i4>
      </vt:variant>
      <vt:variant>
        <vt:i4>33</vt:i4>
      </vt:variant>
      <vt:variant>
        <vt:i4>0</vt:i4>
      </vt:variant>
      <vt:variant>
        <vt:i4>5</vt:i4>
      </vt:variant>
      <vt:variant>
        <vt:lpwstr/>
      </vt:variant>
      <vt:variant>
        <vt:lpwstr>_bookmark9</vt:lpwstr>
      </vt:variant>
      <vt:variant>
        <vt:i4>2752593</vt:i4>
      </vt:variant>
      <vt:variant>
        <vt:i4>30</vt:i4>
      </vt:variant>
      <vt:variant>
        <vt:i4>0</vt:i4>
      </vt:variant>
      <vt:variant>
        <vt:i4>5</vt:i4>
      </vt:variant>
      <vt:variant>
        <vt:lpwstr/>
      </vt:variant>
      <vt:variant>
        <vt:lpwstr>_bookmark8</vt:lpwstr>
      </vt:variant>
      <vt:variant>
        <vt:i4>2424913</vt:i4>
      </vt:variant>
      <vt:variant>
        <vt:i4>27</vt:i4>
      </vt:variant>
      <vt:variant>
        <vt:i4>0</vt:i4>
      </vt:variant>
      <vt:variant>
        <vt:i4>5</vt:i4>
      </vt:variant>
      <vt:variant>
        <vt:lpwstr/>
      </vt:variant>
      <vt:variant>
        <vt:lpwstr>_bookmark7</vt:lpwstr>
      </vt:variant>
      <vt:variant>
        <vt:i4>2359377</vt:i4>
      </vt:variant>
      <vt:variant>
        <vt:i4>24</vt:i4>
      </vt:variant>
      <vt:variant>
        <vt:i4>0</vt:i4>
      </vt:variant>
      <vt:variant>
        <vt:i4>5</vt:i4>
      </vt:variant>
      <vt:variant>
        <vt:lpwstr/>
      </vt:variant>
      <vt:variant>
        <vt:lpwstr>_bookmark6</vt:lpwstr>
      </vt:variant>
      <vt:variant>
        <vt:i4>2555985</vt:i4>
      </vt:variant>
      <vt:variant>
        <vt:i4>21</vt:i4>
      </vt:variant>
      <vt:variant>
        <vt:i4>0</vt:i4>
      </vt:variant>
      <vt:variant>
        <vt:i4>5</vt:i4>
      </vt:variant>
      <vt:variant>
        <vt:lpwstr/>
      </vt:variant>
      <vt:variant>
        <vt:lpwstr>_bookmark5</vt:lpwstr>
      </vt:variant>
      <vt:variant>
        <vt:i4>2490449</vt:i4>
      </vt:variant>
      <vt:variant>
        <vt:i4>18</vt:i4>
      </vt:variant>
      <vt:variant>
        <vt:i4>0</vt:i4>
      </vt:variant>
      <vt:variant>
        <vt:i4>5</vt:i4>
      </vt:variant>
      <vt:variant>
        <vt:lpwstr/>
      </vt:variant>
      <vt:variant>
        <vt:lpwstr>_bookmark4</vt:lpwstr>
      </vt:variant>
      <vt:variant>
        <vt:i4>2162769</vt:i4>
      </vt:variant>
      <vt:variant>
        <vt:i4>15</vt:i4>
      </vt:variant>
      <vt:variant>
        <vt:i4>0</vt:i4>
      </vt:variant>
      <vt:variant>
        <vt:i4>5</vt:i4>
      </vt:variant>
      <vt:variant>
        <vt:lpwstr/>
      </vt:variant>
      <vt:variant>
        <vt:lpwstr>_bookmark3</vt:lpwstr>
      </vt:variant>
      <vt:variant>
        <vt:i4>2097233</vt:i4>
      </vt:variant>
      <vt:variant>
        <vt:i4>12</vt:i4>
      </vt:variant>
      <vt:variant>
        <vt:i4>0</vt:i4>
      </vt:variant>
      <vt:variant>
        <vt:i4>5</vt:i4>
      </vt:variant>
      <vt:variant>
        <vt:lpwstr/>
      </vt:variant>
      <vt:variant>
        <vt:lpwstr>_bookmark2</vt:lpwstr>
      </vt:variant>
      <vt:variant>
        <vt:i4>2293841</vt:i4>
      </vt:variant>
      <vt:variant>
        <vt:i4>9</vt:i4>
      </vt:variant>
      <vt:variant>
        <vt:i4>0</vt:i4>
      </vt:variant>
      <vt:variant>
        <vt:i4>5</vt:i4>
      </vt:variant>
      <vt:variant>
        <vt:lpwstr/>
      </vt:variant>
      <vt:variant>
        <vt:lpwstr>_bookmark1</vt:lpwstr>
      </vt:variant>
      <vt:variant>
        <vt:i4>2228305</vt:i4>
      </vt:variant>
      <vt:variant>
        <vt:i4>6</vt:i4>
      </vt:variant>
      <vt:variant>
        <vt:i4>0</vt:i4>
      </vt:variant>
      <vt:variant>
        <vt:i4>5</vt:i4>
      </vt:variant>
      <vt:variant>
        <vt:lpwstr/>
      </vt:variant>
      <vt:variant>
        <vt:lpwstr>_bookmark0</vt:lpwstr>
      </vt:variant>
      <vt:variant>
        <vt:i4>3080249</vt:i4>
      </vt:variant>
      <vt:variant>
        <vt:i4>3</vt:i4>
      </vt:variant>
      <vt:variant>
        <vt:i4>0</vt:i4>
      </vt:variant>
      <vt:variant>
        <vt:i4>5</vt:i4>
      </vt:variant>
      <vt:variant>
        <vt:lpwstr>https://www.nihr.ac.uk/documents/nihr-privacy-policy/12242</vt:lpwstr>
      </vt:variant>
      <vt:variant>
        <vt:lpwstr/>
      </vt:variant>
      <vt:variant>
        <vt:i4>6029316</vt:i4>
      </vt:variant>
      <vt:variant>
        <vt:i4>0</vt:i4>
      </vt:variant>
      <vt:variant>
        <vt:i4>0</vt:i4>
      </vt:variant>
      <vt:variant>
        <vt:i4>5</vt:i4>
      </vt:variant>
      <vt:variant>
        <vt:lpwstr>mailto:data_protection@dhsc.gov.uk</vt:lpwstr>
      </vt:variant>
      <vt:variant>
        <vt:lpwstr/>
      </vt:variant>
      <vt:variant>
        <vt:i4>1310801</vt:i4>
      </vt:variant>
      <vt:variant>
        <vt:i4>6</vt:i4>
      </vt:variant>
      <vt:variant>
        <vt:i4>0</vt:i4>
      </vt:variant>
      <vt:variant>
        <vt:i4>5</vt:i4>
      </vt:variant>
      <vt:variant>
        <vt:lpwstr>https://theprsb.org/standards/edischargesummary/</vt:lpwstr>
      </vt:variant>
      <vt:variant>
        <vt:lpwstr/>
      </vt:variant>
      <vt:variant>
        <vt:i4>589940</vt:i4>
      </vt:variant>
      <vt:variant>
        <vt:i4>3</vt:i4>
      </vt:variant>
      <vt:variant>
        <vt:i4>0</vt:i4>
      </vt:variant>
      <vt:variant>
        <vt:i4>5</vt:i4>
      </vt:variant>
      <vt:variant>
        <vt:lpwstr>https://dera.ioe.ac.uk/id/eprint/30948/1/Supplementary guidance for the inspection of ICT_1.pdf</vt:lpwstr>
      </vt:variant>
      <vt:variant>
        <vt:lpwstr/>
      </vt:variant>
      <vt:variant>
        <vt:i4>589940</vt:i4>
      </vt:variant>
      <vt:variant>
        <vt:i4>0</vt:i4>
      </vt:variant>
      <vt:variant>
        <vt:i4>0</vt:i4>
      </vt:variant>
      <vt:variant>
        <vt:i4>5</vt:i4>
      </vt:variant>
      <vt:variant>
        <vt:lpwstr>https://dera.ioe.ac.uk/id/eprint/30948/1/Supplementary guidance for the inspection of ICT_1.pdf</vt:lpwstr>
      </vt:variant>
      <vt:variant>
        <vt:lpwstr/>
      </vt:variant>
      <vt:variant>
        <vt:i4>917571</vt:i4>
      </vt:variant>
      <vt:variant>
        <vt:i4>9</vt:i4>
      </vt:variant>
      <vt:variant>
        <vt:i4>0</vt:i4>
      </vt:variant>
      <vt:variant>
        <vt:i4>5</vt:i4>
      </vt:variant>
      <vt:variant>
        <vt:lpwstr>https://www.nihr.ac.uk/documents/research-governance-guidelines/12154</vt:lpwstr>
      </vt:variant>
      <vt:variant>
        <vt:lpwstr/>
      </vt:variant>
      <vt:variant>
        <vt:i4>6553724</vt:i4>
      </vt:variant>
      <vt:variant>
        <vt:i4>6</vt:i4>
      </vt:variant>
      <vt:variant>
        <vt:i4>0</vt:i4>
      </vt:variant>
      <vt:variant>
        <vt:i4>5</vt:i4>
      </vt:variant>
      <vt:variant>
        <vt:lpwstr>http://www.nihr.ac.uk/documents/the-nihr-carbon-reduction-guidelines/21685</vt:lpwstr>
      </vt:variant>
      <vt:variant>
        <vt:lpwstr/>
      </vt:variant>
      <vt:variant>
        <vt:i4>3997802</vt:i4>
      </vt:variant>
      <vt:variant>
        <vt:i4>3</vt:i4>
      </vt:variant>
      <vt:variant>
        <vt:i4>0</vt:i4>
      </vt:variant>
      <vt:variant>
        <vt:i4>5</vt:i4>
      </vt:variant>
      <vt:variant>
        <vt:lpwstr>https://www.gov.uk/data-protection</vt:lpwstr>
      </vt:variant>
      <vt:variant>
        <vt:lpwstr/>
      </vt:variant>
      <vt:variant>
        <vt:i4>3997802</vt:i4>
      </vt:variant>
      <vt:variant>
        <vt:i4>0</vt:i4>
      </vt:variant>
      <vt:variant>
        <vt:i4>0</vt:i4>
      </vt:variant>
      <vt:variant>
        <vt:i4>5</vt:i4>
      </vt:variant>
      <vt:variant>
        <vt:lpwstr>https://www.gov.uk/data-protection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33095.pdf</dc:title>
  <dc:subject>NIHR Academy</dc:subject>
  <dc:creator>Robert Milne</dc:creator>
  <cp:keywords/>
  <cp:lastModifiedBy>Carol Ann Fawkes</cp:lastModifiedBy>
  <cp:revision>2</cp:revision>
  <dcterms:created xsi:type="dcterms:W3CDTF">2024-05-15T11:04:00Z</dcterms:created>
  <dcterms:modified xsi:type="dcterms:W3CDTF">2024-05-15T11:04:00Z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2022-03-29T00:00:00Z</vt:filetime>
  </property>
  <property fmtid="{D5CDD505-2E9C-101B-9397-08002B2CF9AE}" pid="3" name="Creator">
    <vt:lpwstr>Aspose Ltd.</vt:lpwstr>
  </property>
  <property fmtid="{D5CDD505-2E9C-101B-9397-08002B2CF9AE}" pid="4" name="LastSaved">
    <vt:filetime>2024-01-15T00:00:00Z</vt:filetime>
  </property>
  <property fmtid="{D5CDD505-2E9C-101B-9397-08002B2CF9AE}" pid="5" name="Producer">
    <vt:lpwstr>Aspose.PDF for .NET 19.6</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Mendeley Document_1">
    <vt:lpwstr>True</vt:lpwstr>
  </property>
  <property fmtid="{D5CDD505-2E9C-101B-9397-08002B2CF9AE}" pid="27" name="Mendeley Unique User Id_1">
    <vt:lpwstr>a669ceae-42d1-3c8d-9fd3-b027520a97c1</vt:lpwstr>
  </property>
  <property fmtid="{D5CDD505-2E9C-101B-9397-08002B2CF9AE}" pid="28" name="Mendeley Citation Style_1">
    <vt:lpwstr>http://www.zotero.org/styles/apa</vt:lpwstr>
  </property>
</Properties>
</file>