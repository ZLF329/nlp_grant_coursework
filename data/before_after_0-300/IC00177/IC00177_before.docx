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1348EF" w14:textId="77777777" w:rsidR="00636F9B" w:rsidRDefault="00000000">
      <w:pPr>
        <w:jc w:val="both"/>
      </w:pPr>
      <w:r>
        <w:rPr>
          <w:rFonts w:ascii="Arial" w:hAnsi="Arial"/>
          <w:b/>
          <w:bCs/>
        </w:rPr>
        <w:t xml:space="preserve">Title: </w:t>
      </w:r>
    </w:p>
    <w:p w14:paraId="7AE1C8EB" w14:textId="77777777" w:rsidR="00636F9B" w:rsidRDefault="00636F9B">
      <w:pPr>
        <w:jc w:val="both"/>
      </w:pPr>
    </w:p>
    <w:p w14:paraId="42E5E63E" w14:textId="77777777" w:rsidR="00636F9B" w:rsidRDefault="00000000">
      <w:pPr>
        <w:jc w:val="both"/>
      </w:pPr>
      <w:r>
        <w:rPr>
          <w:rFonts w:ascii="Arial" w:hAnsi="Arial"/>
        </w:rPr>
        <w:t>How can we increase inclusive participation in hyperacute and acute stroke research at Hyperacute Stroke Research Centres (HSRCs)?</w:t>
      </w:r>
    </w:p>
    <w:p w14:paraId="08BEB091" w14:textId="77777777" w:rsidR="00636F9B" w:rsidRDefault="00636F9B">
      <w:pPr>
        <w:jc w:val="both"/>
      </w:pPr>
    </w:p>
    <w:p w14:paraId="16886E90" w14:textId="77777777" w:rsidR="00636F9B" w:rsidRDefault="00000000">
      <w:pPr>
        <w:jc w:val="both"/>
        <w:rPr>
          <w:rFonts w:ascii="Arial" w:hAnsi="Arial"/>
        </w:rPr>
      </w:pPr>
      <w:bookmarkStart w:id="0" w:name="plain-english-summary-of-research--600-w"/>
      <w:bookmarkEnd w:id="0"/>
      <w:r>
        <w:rPr>
          <w:rFonts w:ascii="Arial" w:hAnsi="Arial"/>
        </w:rPr>
        <w:t xml:space="preserve">Plain English Summary of Research – </w:t>
      </w:r>
      <w:proofErr w:type="gramStart"/>
      <w:r>
        <w:rPr>
          <w:rFonts w:ascii="Arial" w:hAnsi="Arial"/>
        </w:rPr>
        <w:t>600 word</w:t>
      </w:r>
      <w:proofErr w:type="gramEnd"/>
      <w:r>
        <w:rPr>
          <w:rFonts w:ascii="Arial" w:hAnsi="Arial"/>
        </w:rPr>
        <w:t xml:space="preserve"> limit</w:t>
      </w:r>
    </w:p>
    <w:p w14:paraId="0B065385" w14:textId="77777777" w:rsidR="00636F9B" w:rsidRDefault="00000000">
      <w:pPr>
        <w:jc w:val="both"/>
        <w:rPr>
          <w:rFonts w:ascii="Arial" w:hAnsi="Arial"/>
          <w:color w:val="3465A4"/>
          <w:sz w:val="18"/>
          <w:szCs w:val="18"/>
        </w:rPr>
      </w:pPr>
      <w:r>
        <w:rPr>
          <w:rFonts w:ascii="Arial" w:hAnsi="Arial"/>
          <w:color w:val="3465A4"/>
          <w:sz w:val="18"/>
          <w:szCs w:val="18"/>
        </w:rPr>
        <w:t>A plain English summary is a clear explanation of your research.</w:t>
      </w:r>
    </w:p>
    <w:p w14:paraId="0CBEDA8E" w14:textId="77777777" w:rsidR="00636F9B" w:rsidRDefault="00636F9B">
      <w:pPr>
        <w:jc w:val="both"/>
        <w:rPr>
          <w:rFonts w:ascii="Arial" w:hAnsi="Arial"/>
          <w:color w:val="3465A4"/>
          <w:sz w:val="18"/>
          <w:szCs w:val="18"/>
        </w:rPr>
      </w:pPr>
    </w:p>
    <w:p w14:paraId="10D326C5" w14:textId="77777777" w:rsidR="00636F9B" w:rsidRDefault="00000000">
      <w:pPr>
        <w:jc w:val="both"/>
        <w:rPr>
          <w:rFonts w:ascii="Arial" w:hAnsi="Arial"/>
          <w:color w:val="3465A4"/>
          <w:sz w:val="18"/>
          <w:szCs w:val="18"/>
        </w:rPr>
      </w:pPr>
      <w:r>
        <w:rPr>
          <w:rFonts w:ascii="Arial" w:hAnsi="Arial"/>
          <w:color w:val="3465A4"/>
          <w:sz w:val="18"/>
          <w:szCs w:val="18"/>
        </w:rPr>
        <w:t>Many reviewers use this summary to inform their review of your funding application. Reviewers include practitioner academics and researchers who do not have specialist knowledge of your field as well as members of the public. If your application for funding is successful, the summary will be used on the National Institute for Health and Care Research (NIHR) and on other websites.</w:t>
      </w:r>
    </w:p>
    <w:p w14:paraId="0F831B5A" w14:textId="77777777" w:rsidR="00636F9B" w:rsidRDefault="00636F9B">
      <w:pPr>
        <w:jc w:val="both"/>
        <w:rPr>
          <w:rFonts w:ascii="Arial" w:hAnsi="Arial"/>
          <w:color w:val="3465A4"/>
          <w:sz w:val="18"/>
          <w:szCs w:val="18"/>
        </w:rPr>
      </w:pPr>
    </w:p>
    <w:p w14:paraId="33BCFF9F" w14:textId="77777777" w:rsidR="00636F9B" w:rsidRDefault="00000000">
      <w:pPr>
        <w:jc w:val="both"/>
        <w:rPr>
          <w:rFonts w:ascii="Arial" w:hAnsi="Arial"/>
          <w:color w:val="3465A4"/>
          <w:sz w:val="18"/>
          <w:szCs w:val="18"/>
        </w:rPr>
      </w:pPr>
      <w:r>
        <w:rPr>
          <w:rFonts w:ascii="Arial" w:hAnsi="Arial"/>
          <w:color w:val="3465A4"/>
          <w:sz w:val="18"/>
          <w:szCs w:val="18"/>
        </w:rPr>
        <w:t>A good quality plain English summary providing an easy-to-read overview of your whole study will help:</w:t>
      </w:r>
    </w:p>
    <w:p w14:paraId="74A74BE1" w14:textId="77777777" w:rsidR="00636F9B" w:rsidRDefault="00000000">
      <w:pPr>
        <w:numPr>
          <w:ilvl w:val="0"/>
          <w:numId w:val="4"/>
        </w:numPr>
        <w:tabs>
          <w:tab w:val="left" w:pos="0"/>
        </w:tabs>
        <w:jc w:val="both"/>
        <w:rPr>
          <w:rFonts w:ascii="Arial" w:hAnsi="Arial"/>
          <w:color w:val="3465A4"/>
          <w:sz w:val="18"/>
          <w:szCs w:val="18"/>
        </w:rPr>
      </w:pPr>
      <w:r>
        <w:rPr>
          <w:rFonts w:ascii="Arial" w:hAnsi="Arial"/>
          <w:color w:val="3465A4"/>
          <w:sz w:val="18"/>
          <w:szCs w:val="18"/>
        </w:rPr>
        <w:t>those carrying out the review to have a better understanding of your research proposal.</w:t>
      </w:r>
    </w:p>
    <w:p w14:paraId="5116DDC4" w14:textId="77777777" w:rsidR="00636F9B" w:rsidRDefault="00000000">
      <w:pPr>
        <w:numPr>
          <w:ilvl w:val="0"/>
          <w:numId w:val="4"/>
        </w:numPr>
        <w:tabs>
          <w:tab w:val="left" w:pos="0"/>
        </w:tabs>
        <w:jc w:val="both"/>
        <w:rPr>
          <w:rFonts w:ascii="Arial" w:hAnsi="Arial"/>
          <w:color w:val="3465A4"/>
          <w:sz w:val="18"/>
          <w:szCs w:val="18"/>
        </w:rPr>
      </w:pPr>
      <w:r>
        <w:rPr>
          <w:rFonts w:ascii="Arial" w:hAnsi="Arial"/>
          <w:color w:val="3465A4"/>
          <w:sz w:val="18"/>
          <w:szCs w:val="18"/>
        </w:rPr>
        <w:t>inform others about your research such as members of the public, health and social care professionals, policy makers and the media.</w:t>
      </w:r>
    </w:p>
    <w:p w14:paraId="754678C0" w14:textId="77777777" w:rsidR="00636F9B" w:rsidRDefault="00000000">
      <w:pPr>
        <w:numPr>
          <w:ilvl w:val="0"/>
          <w:numId w:val="4"/>
        </w:numPr>
        <w:tabs>
          <w:tab w:val="left" w:pos="0"/>
        </w:tabs>
        <w:jc w:val="both"/>
        <w:rPr>
          <w:rFonts w:ascii="Arial" w:hAnsi="Arial"/>
          <w:color w:val="3465A4"/>
          <w:sz w:val="18"/>
          <w:szCs w:val="18"/>
        </w:rPr>
      </w:pPr>
      <w:r>
        <w:rPr>
          <w:rFonts w:ascii="Arial" w:hAnsi="Arial"/>
          <w:color w:val="3465A4"/>
          <w:sz w:val="18"/>
          <w:szCs w:val="18"/>
        </w:rPr>
        <w:t>research funders to publicise the research that they fund.</w:t>
      </w:r>
    </w:p>
    <w:p w14:paraId="2B9341B5" w14:textId="77777777" w:rsidR="00636F9B" w:rsidRDefault="00000000">
      <w:pPr>
        <w:jc w:val="both"/>
        <w:rPr>
          <w:rFonts w:ascii="Arial" w:hAnsi="Arial"/>
          <w:color w:val="3465A4"/>
          <w:sz w:val="18"/>
          <w:szCs w:val="18"/>
        </w:rPr>
      </w:pPr>
      <w:r>
        <w:rPr>
          <w:rFonts w:ascii="Arial" w:hAnsi="Arial"/>
          <w:color w:val="3465A4"/>
          <w:sz w:val="18"/>
          <w:szCs w:val="18"/>
        </w:rPr>
        <w:t>If it is felt that your plain English summary is not clear and of a good quality, then you may be required to amend it prior to final funding approval.</w:t>
      </w:r>
    </w:p>
    <w:p w14:paraId="4B4C7C38" w14:textId="77777777" w:rsidR="00636F9B" w:rsidRDefault="00000000">
      <w:pPr>
        <w:jc w:val="both"/>
        <w:rPr>
          <w:rFonts w:ascii="Arial" w:hAnsi="Arial"/>
          <w:color w:val="3465A4"/>
          <w:sz w:val="18"/>
          <w:szCs w:val="18"/>
        </w:rPr>
      </w:pPr>
      <w:r>
        <w:rPr>
          <w:rFonts w:ascii="Arial" w:hAnsi="Arial"/>
          <w:color w:val="3465A4"/>
          <w:sz w:val="18"/>
          <w:szCs w:val="18"/>
        </w:rPr>
        <w:t>It is helpful to involve service users / carers / members of the public in developing a plain English summary.</w:t>
      </w:r>
    </w:p>
    <w:p w14:paraId="5046446A" w14:textId="77777777" w:rsidR="00636F9B" w:rsidRDefault="00636F9B">
      <w:pPr>
        <w:jc w:val="both"/>
        <w:rPr>
          <w:rFonts w:ascii="Arial" w:hAnsi="Arial"/>
          <w:color w:val="3465A4"/>
          <w:sz w:val="18"/>
          <w:szCs w:val="18"/>
        </w:rPr>
      </w:pPr>
    </w:p>
    <w:p w14:paraId="32BB68B5" w14:textId="77777777" w:rsidR="00636F9B" w:rsidRDefault="00000000">
      <w:pPr>
        <w:jc w:val="both"/>
        <w:rPr>
          <w:rFonts w:ascii="Arial" w:hAnsi="Arial"/>
          <w:color w:val="3465A4"/>
          <w:sz w:val="18"/>
          <w:szCs w:val="18"/>
        </w:rPr>
      </w:pPr>
      <w:r>
        <w:rPr>
          <w:rFonts w:ascii="Arial" w:hAnsi="Arial"/>
          <w:color w:val="3465A4"/>
          <w:sz w:val="18"/>
          <w:szCs w:val="18"/>
        </w:rPr>
        <w:t>Content</w:t>
      </w:r>
    </w:p>
    <w:p w14:paraId="5AACA532" w14:textId="77777777" w:rsidR="00636F9B" w:rsidRDefault="00000000">
      <w:pPr>
        <w:jc w:val="both"/>
        <w:rPr>
          <w:rFonts w:ascii="Arial" w:hAnsi="Arial"/>
          <w:color w:val="3465A4"/>
          <w:sz w:val="18"/>
          <w:szCs w:val="18"/>
        </w:rPr>
      </w:pPr>
      <w:r>
        <w:rPr>
          <w:rFonts w:ascii="Arial" w:hAnsi="Arial"/>
          <w:color w:val="3465A4"/>
          <w:sz w:val="18"/>
          <w:szCs w:val="18"/>
        </w:rPr>
        <w:t>When writing your summary consider including the following information where appropriate:</w:t>
      </w:r>
    </w:p>
    <w:p w14:paraId="2C4A46E8" w14:textId="77777777" w:rsidR="00636F9B" w:rsidRDefault="00000000">
      <w:pPr>
        <w:numPr>
          <w:ilvl w:val="0"/>
          <w:numId w:val="5"/>
        </w:numPr>
        <w:tabs>
          <w:tab w:val="clear" w:pos="720"/>
          <w:tab w:val="left" w:pos="0"/>
        </w:tabs>
        <w:ind w:left="0" w:firstLine="0"/>
        <w:jc w:val="both"/>
        <w:rPr>
          <w:rFonts w:ascii="Arial" w:hAnsi="Arial"/>
          <w:color w:val="3465A4"/>
          <w:sz w:val="18"/>
          <w:szCs w:val="18"/>
        </w:rPr>
      </w:pPr>
      <w:r>
        <w:rPr>
          <w:rFonts w:ascii="Arial" w:hAnsi="Arial"/>
          <w:color w:val="3465A4"/>
          <w:sz w:val="18"/>
          <w:szCs w:val="18"/>
        </w:rPr>
        <w:t xml:space="preserve">aim(s) of the </w:t>
      </w:r>
      <w:proofErr w:type="gramStart"/>
      <w:r>
        <w:rPr>
          <w:rFonts w:ascii="Arial" w:hAnsi="Arial"/>
          <w:color w:val="3465A4"/>
          <w:sz w:val="18"/>
          <w:szCs w:val="18"/>
        </w:rPr>
        <w:t>research;</w:t>
      </w:r>
      <w:proofErr w:type="gramEnd"/>
    </w:p>
    <w:p w14:paraId="388F00A8" w14:textId="77777777" w:rsidR="00636F9B" w:rsidRDefault="00000000">
      <w:pPr>
        <w:numPr>
          <w:ilvl w:val="0"/>
          <w:numId w:val="5"/>
        </w:numPr>
        <w:tabs>
          <w:tab w:val="clear" w:pos="720"/>
          <w:tab w:val="left" w:pos="0"/>
        </w:tabs>
        <w:ind w:left="0" w:firstLine="0"/>
        <w:jc w:val="both"/>
        <w:rPr>
          <w:rFonts w:ascii="Arial" w:hAnsi="Arial"/>
          <w:color w:val="3465A4"/>
          <w:sz w:val="18"/>
          <w:szCs w:val="18"/>
        </w:rPr>
      </w:pPr>
      <w:r>
        <w:rPr>
          <w:rFonts w:ascii="Arial" w:hAnsi="Arial"/>
          <w:color w:val="3465A4"/>
          <w:sz w:val="18"/>
          <w:szCs w:val="18"/>
        </w:rPr>
        <w:t xml:space="preserve">background to the </w:t>
      </w:r>
      <w:proofErr w:type="gramStart"/>
      <w:r>
        <w:rPr>
          <w:rFonts w:ascii="Arial" w:hAnsi="Arial"/>
          <w:color w:val="3465A4"/>
          <w:sz w:val="18"/>
          <w:szCs w:val="18"/>
        </w:rPr>
        <w:t>research;</w:t>
      </w:r>
      <w:proofErr w:type="gramEnd"/>
    </w:p>
    <w:p w14:paraId="611906B8" w14:textId="77777777" w:rsidR="00636F9B" w:rsidRDefault="00000000">
      <w:pPr>
        <w:numPr>
          <w:ilvl w:val="0"/>
          <w:numId w:val="5"/>
        </w:numPr>
        <w:tabs>
          <w:tab w:val="clear" w:pos="720"/>
          <w:tab w:val="left" w:pos="0"/>
        </w:tabs>
        <w:ind w:left="0" w:firstLine="0"/>
        <w:jc w:val="both"/>
        <w:rPr>
          <w:rFonts w:ascii="Arial" w:hAnsi="Arial"/>
          <w:color w:val="3465A4"/>
          <w:sz w:val="18"/>
          <w:szCs w:val="18"/>
        </w:rPr>
      </w:pPr>
      <w:r>
        <w:rPr>
          <w:rFonts w:ascii="Arial" w:hAnsi="Arial"/>
          <w:color w:val="3465A4"/>
          <w:sz w:val="18"/>
          <w:szCs w:val="18"/>
        </w:rPr>
        <w:t xml:space="preserve">design and methods </w:t>
      </w:r>
      <w:proofErr w:type="gramStart"/>
      <w:r>
        <w:rPr>
          <w:rFonts w:ascii="Arial" w:hAnsi="Arial"/>
          <w:color w:val="3465A4"/>
          <w:sz w:val="18"/>
          <w:szCs w:val="18"/>
        </w:rPr>
        <w:t>used;</w:t>
      </w:r>
      <w:proofErr w:type="gramEnd"/>
    </w:p>
    <w:p w14:paraId="1823AAF2" w14:textId="77777777" w:rsidR="00636F9B" w:rsidRDefault="00000000">
      <w:pPr>
        <w:numPr>
          <w:ilvl w:val="0"/>
          <w:numId w:val="5"/>
        </w:numPr>
        <w:tabs>
          <w:tab w:val="clear" w:pos="720"/>
          <w:tab w:val="left" w:pos="0"/>
        </w:tabs>
        <w:ind w:left="0" w:firstLine="0"/>
        <w:jc w:val="both"/>
        <w:rPr>
          <w:rFonts w:ascii="Arial" w:hAnsi="Arial"/>
          <w:color w:val="3465A4"/>
          <w:sz w:val="18"/>
          <w:szCs w:val="18"/>
        </w:rPr>
      </w:pPr>
      <w:r>
        <w:rPr>
          <w:rFonts w:ascii="Arial" w:hAnsi="Arial"/>
          <w:color w:val="3465A4"/>
          <w:sz w:val="18"/>
          <w:szCs w:val="18"/>
        </w:rPr>
        <w:t xml:space="preserve">public involvement and </w:t>
      </w:r>
      <w:proofErr w:type="gramStart"/>
      <w:r>
        <w:rPr>
          <w:rFonts w:ascii="Arial" w:hAnsi="Arial"/>
          <w:color w:val="3465A4"/>
          <w:sz w:val="18"/>
          <w:szCs w:val="18"/>
        </w:rPr>
        <w:t>engagement;</w:t>
      </w:r>
      <w:proofErr w:type="gramEnd"/>
    </w:p>
    <w:p w14:paraId="2B61C12F" w14:textId="77777777" w:rsidR="00636F9B" w:rsidRDefault="00000000">
      <w:pPr>
        <w:numPr>
          <w:ilvl w:val="0"/>
          <w:numId w:val="5"/>
        </w:numPr>
        <w:tabs>
          <w:tab w:val="clear" w:pos="720"/>
          <w:tab w:val="left" w:pos="0"/>
        </w:tabs>
        <w:ind w:left="0" w:firstLine="0"/>
        <w:jc w:val="both"/>
        <w:rPr>
          <w:rFonts w:ascii="Arial" w:hAnsi="Arial"/>
          <w:color w:val="3465A4"/>
          <w:sz w:val="18"/>
          <w:szCs w:val="18"/>
        </w:rPr>
      </w:pPr>
      <w:r>
        <w:rPr>
          <w:rFonts w:ascii="Arial" w:hAnsi="Arial"/>
          <w:color w:val="3465A4"/>
          <w:sz w:val="18"/>
          <w:szCs w:val="18"/>
        </w:rPr>
        <w:t>dissemination.</w:t>
      </w:r>
    </w:p>
    <w:p w14:paraId="603CF58C" w14:textId="77777777" w:rsidR="00636F9B" w:rsidRDefault="00000000">
      <w:pPr>
        <w:jc w:val="both"/>
        <w:rPr>
          <w:rFonts w:ascii="Arial" w:hAnsi="Arial"/>
          <w:color w:val="3465A4"/>
          <w:sz w:val="18"/>
          <w:szCs w:val="18"/>
        </w:rPr>
      </w:pPr>
      <w:r>
        <w:rPr>
          <w:rFonts w:ascii="Arial" w:hAnsi="Arial"/>
          <w:color w:val="3465A4"/>
          <w:sz w:val="18"/>
          <w:szCs w:val="18"/>
        </w:rPr>
        <w:t>The plain English summary is not the same as a scientific abstract - please do not cut and paste this or other sections of your application form to create the plain English summary.</w:t>
      </w:r>
    </w:p>
    <w:p w14:paraId="1DA4F505" w14:textId="77777777" w:rsidR="00636F9B" w:rsidRDefault="00000000">
      <w:pPr>
        <w:jc w:val="both"/>
      </w:pPr>
      <w:hyperlink r:id="rId5">
        <w:r>
          <w:rPr>
            <w:rStyle w:val="Hyperlink"/>
            <w:rFonts w:ascii="Arial" w:hAnsi="Arial"/>
            <w:color w:val="3465A4"/>
            <w:sz w:val="18"/>
            <w:szCs w:val="18"/>
          </w:rPr>
          <w:t>Further guidance on writing in plain English is available.</w:t>
        </w:r>
      </w:hyperlink>
    </w:p>
    <w:p w14:paraId="5C588FA4" w14:textId="77777777" w:rsidR="00636F9B" w:rsidRDefault="00000000">
      <w:pPr>
        <w:jc w:val="both"/>
      </w:pPr>
      <w:hyperlink r:id="rId6">
        <w:r>
          <w:rPr>
            <w:rStyle w:val="Hyperlink"/>
            <w:rFonts w:ascii="Arial" w:hAnsi="Arial"/>
            <w:color w:val="3465A4"/>
            <w:sz w:val="18"/>
            <w:szCs w:val="18"/>
          </w:rPr>
          <w:t>For further support and advice on writing a plain English summary, please contact your local Research Support Service.</w:t>
        </w:r>
      </w:hyperlink>
    </w:p>
    <w:p w14:paraId="4C8B63B7" w14:textId="77777777" w:rsidR="00636F9B" w:rsidRDefault="00636F9B">
      <w:pPr>
        <w:rPr>
          <w:rFonts w:ascii="Arial" w:hAnsi="Arial"/>
          <w:b/>
          <w:bCs/>
        </w:rPr>
      </w:pPr>
    </w:p>
    <w:p w14:paraId="1A7D34DB" w14:textId="77777777" w:rsidR="00636F9B" w:rsidRDefault="00000000">
      <w:pPr>
        <w:jc w:val="both"/>
      </w:pPr>
      <w:commentRangeStart w:id="1"/>
      <w:r>
        <w:rPr>
          <w:rStyle w:val="Strong"/>
          <w:rFonts w:ascii="Arial" w:hAnsi="Arial"/>
        </w:rPr>
        <w:t>Background</w:t>
      </w:r>
      <w:commentRangeEnd w:id="1"/>
      <w:r w:rsidR="004E6B56">
        <w:rPr>
          <w:rStyle w:val="CommentReference"/>
          <w:rFonts w:cs="Mangal"/>
        </w:rPr>
        <w:commentReference w:id="1"/>
      </w:r>
    </w:p>
    <w:p w14:paraId="50617313" w14:textId="77777777" w:rsidR="00636F9B" w:rsidRDefault="00000000">
      <w:pPr>
        <w:jc w:val="both"/>
        <w:rPr>
          <w:rFonts w:ascii="Arial" w:hAnsi="Arial"/>
        </w:rPr>
      </w:pPr>
      <w:r>
        <w:rPr>
          <w:rFonts w:ascii="Arial" w:hAnsi="Arial"/>
        </w:rPr>
        <w:t xml:space="preserve">If you (or someone else) </w:t>
      </w:r>
      <w:proofErr w:type="gramStart"/>
      <w:r>
        <w:rPr>
          <w:rFonts w:ascii="Arial" w:hAnsi="Arial"/>
        </w:rPr>
        <w:t>has</w:t>
      </w:r>
      <w:proofErr w:type="gramEnd"/>
      <w:r>
        <w:rPr>
          <w:rFonts w:ascii="Arial" w:hAnsi="Arial"/>
        </w:rPr>
        <w:t xml:space="preserve"> a </w:t>
      </w:r>
      <w:commentRangeStart w:id="2"/>
      <w:r>
        <w:rPr>
          <w:rFonts w:ascii="Arial" w:hAnsi="Arial"/>
        </w:rPr>
        <w:t>stroke</w:t>
      </w:r>
      <w:commentRangeEnd w:id="2"/>
      <w:r w:rsidR="004E6B56">
        <w:rPr>
          <w:rStyle w:val="CommentReference"/>
          <w:rFonts w:cs="Mangal"/>
        </w:rPr>
        <w:commentReference w:id="2"/>
      </w:r>
      <w:r>
        <w:rPr>
          <w:rFonts w:ascii="Arial" w:hAnsi="Arial"/>
        </w:rPr>
        <w:t>, you should be taken to a specialised centre that can treat you urgently to help prevent death and disability. If eligible, you should be offered participation in a clinical trial, this might be because no other treatment option is available for you or because the research option is potentially safer and more effective. However, this doesn’t always happen. Even at most centres that specialise in urgent treatment of strokes and this type of research, patients do not always get the option of participating in a research treatment.</w:t>
      </w:r>
    </w:p>
    <w:p w14:paraId="45887E9D" w14:textId="77777777" w:rsidR="00636F9B" w:rsidRDefault="00636F9B">
      <w:pPr>
        <w:jc w:val="both"/>
        <w:rPr>
          <w:rFonts w:ascii="Arial" w:hAnsi="Arial"/>
        </w:rPr>
      </w:pPr>
    </w:p>
    <w:p w14:paraId="206E174B" w14:textId="77777777" w:rsidR="00636F9B" w:rsidRDefault="00000000">
      <w:pPr>
        <w:jc w:val="both"/>
        <w:rPr>
          <w:rFonts w:ascii="Arial" w:hAnsi="Arial"/>
        </w:rPr>
      </w:pPr>
      <w:r>
        <w:rPr>
          <w:rFonts w:ascii="Arial" w:hAnsi="Arial"/>
        </w:rPr>
        <w:t xml:space="preserve">Also, if you happen to be a woman, </w:t>
      </w:r>
      <w:commentRangeStart w:id="3"/>
      <w:r>
        <w:rPr>
          <w:rFonts w:ascii="Arial" w:hAnsi="Arial"/>
        </w:rPr>
        <w:t xml:space="preserve">not Caucasian </w:t>
      </w:r>
      <w:commentRangeEnd w:id="3"/>
      <w:r w:rsidR="004E6B56">
        <w:rPr>
          <w:rStyle w:val="CommentReference"/>
          <w:rFonts w:cs="Mangal"/>
        </w:rPr>
        <w:commentReference w:id="3"/>
      </w:r>
      <w:r>
        <w:rPr>
          <w:rFonts w:ascii="Arial" w:hAnsi="Arial"/>
        </w:rPr>
        <w:t>or from a marginalised community or poorer socio-economic background, you are less likely to participate in research treatments. This means you have less treatment options available to you when needed most to prevent death or disability.</w:t>
      </w:r>
    </w:p>
    <w:p w14:paraId="3A804BF3" w14:textId="77777777" w:rsidR="00636F9B" w:rsidRDefault="00636F9B">
      <w:pPr>
        <w:jc w:val="both"/>
        <w:rPr>
          <w:rFonts w:ascii="Arial" w:hAnsi="Arial"/>
        </w:rPr>
      </w:pPr>
    </w:p>
    <w:p w14:paraId="66EE697D" w14:textId="77777777" w:rsidR="00636F9B" w:rsidRDefault="00000000">
      <w:pPr>
        <w:jc w:val="both"/>
      </w:pPr>
      <w:r>
        <w:rPr>
          <w:rStyle w:val="Strong"/>
          <w:rFonts w:ascii="Arial" w:hAnsi="Arial"/>
        </w:rPr>
        <w:t>Aim of the research</w:t>
      </w:r>
    </w:p>
    <w:p w14:paraId="6351D3CC" w14:textId="77777777" w:rsidR="00636F9B" w:rsidRDefault="00000000">
      <w:pPr>
        <w:jc w:val="both"/>
        <w:rPr>
          <w:rFonts w:ascii="Arial" w:hAnsi="Arial"/>
        </w:rPr>
      </w:pPr>
      <w:r>
        <w:rPr>
          <w:rFonts w:ascii="Arial" w:hAnsi="Arial"/>
        </w:rPr>
        <w:t>My study aims to find out why and what steps we can take to improve this at Hyperacute Stroke Research Centres.</w:t>
      </w:r>
    </w:p>
    <w:p w14:paraId="55372ED2" w14:textId="77777777" w:rsidR="00636F9B" w:rsidRDefault="00636F9B">
      <w:pPr>
        <w:jc w:val="both"/>
        <w:rPr>
          <w:rFonts w:ascii="Arial" w:hAnsi="Arial"/>
        </w:rPr>
      </w:pPr>
    </w:p>
    <w:p w14:paraId="410C15D7" w14:textId="77777777" w:rsidR="00636F9B" w:rsidRDefault="00000000">
      <w:pPr>
        <w:jc w:val="both"/>
        <w:rPr>
          <w:rFonts w:ascii="Arial" w:hAnsi="Arial"/>
        </w:rPr>
      </w:pPr>
      <w:r>
        <w:rPr>
          <w:rFonts w:ascii="Arial" w:hAnsi="Arial"/>
        </w:rPr>
        <w:t xml:space="preserve">My study is needed now because the burden of stroke is estimated to increase by 35% by 2050. Currently stroke is the main cause of adult-disability and the third-biggest killer in the UK, with an £8 billion cost. We need more treatment options to help reduce death and </w:t>
      </w:r>
      <w:proofErr w:type="gramStart"/>
      <w:r>
        <w:rPr>
          <w:rFonts w:ascii="Arial" w:hAnsi="Arial"/>
        </w:rPr>
        <w:t>disability, and</w:t>
      </w:r>
      <w:proofErr w:type="gramEnd"/>
      <w:r>
        <w:rPr>
          <w:rFonts w:ascii="Arial" w:hAnsi="Arial"/>
        </w:rPr>
        <w:t xml:space="preserve"> reduce the impact of stroke. Also, equality diversity and inclusion </w:t>
      </w:r>
      <w:proofErr w:type="gramStart"/>
      <w:r>
        <w:rPr>
          <w:rFonts w:ascii="Arial" w:hAnsi="Arial"/>
        </w:rPr>
        <w:t>is</w:t>
      </w:r>
      <w:proofErr w:type="gramEnd"/>
      <w:r>
        <w:rPr>
          <w:rFonts w:ascii="Arial" w:hAnsi="Arial"/>
        </w:rPr>
        <w:t xml:space="preserve"> a national priority that requires urgent action.</w:t>
      </w:r>
    </w:p>
    <w:p w14:paraId="07AEB3FF" w14:textId="77777777" w:rsidR="00636F9B" w:rsidRDefault="00636F9B">
      <w:pPr>
        <w:jc w:val="both"/>
        <w:rPr>
          <w:rFonts w:ascii="Arial" w:hAnsi="Arial"/>
        </w:rPr>
      </w:pPr>
    </w:p>
    <w:p w14:paraId="543BFDC6" w14:textId="77777777" w:rsidR="00636F9B" w:rsidRDefault="00000000">
      <w:pPr>
        <w:jc w:val="both"/>
        <w:rPr>
          <w:rFonts w:ascii="Arial" w:hAnsi="Arial"/>
        </w:rPr>
      </w:pPr>
      <w:r>
        <w:rPr>
          <w:rFonts w:ascii="Arial" w:hAnsi="Arial"/>
        </w:rPr>
        <w:lastRenderedPageBreak/>
        <w:t xml:space="preserve">Patients and carers will benefit from my study because it will widen-access and improve participation in clinical trials for all eligible patients at stroke treatment centres across the UK. </w:t>
      </w:r>
      <w:proofErr w:type="gramStart"/>
      <w:r>
        <w:rPr>
          <w:rFonts w:ascii="Arial" w:hAnsi="Arial"/>
        </w:rPr>
        <w:t>Inclusive-participation</w:t>
      </w:r>
      <w:proofErr w:type="gramEnd"/>
      <w:r>
        <w:rPr>
          <w:rFonts w:ascii="Arial" w:hAnsi="Arial"/>
        </w:rPr>
        <w:t xml:space="preserve"> will enhance reliability of the evidence produced. Society will benefit because clinical trials will successfully finish on time or earlier, informing guidelines and making clinical treatments available sooner. This, in turn, will reduce the human and economic burden of stroke nationwide.  My study will improve the stroke service </w:t>
      </w:r>
      <w:proofErr w:type="gramStart"/>
      <w:r>
        <w:rPr>
          <w:rFonts w:ascii="Arial" w:hAnsi="Arial"/>
        </w:rPr>
        <w:t>and also</w:t>
      </w:r>
      <w:proofErr w:type="gramEnd"/>
      <w:r>
        <w:rPr>
          <w:rFonts w:ascii="Arial" w:hAnsi="Arial"/>
        </w:rPr>
        <w:t xml:space="preserve"> contribute to national strategies related to EDI, embedding research into clinical practice, improving commercial-study performance, and improving access to clot-removal (thrombectomy).</w:t>
      </w:r>
    </w:p>
    <w:p w14:paraId="1C83815A" w14:textId="77777777" w:rsidR="00636F9B" w:rsidRDefault="00636F9B">
      <w:pPr>
        <w:jc w:val="both"/>
        <w:rPr>
          <w:rFonts w:ascii="Arial" w:hAnsi="Arial"/>
        </w:rPr>
      </w:pPr>
    </w:p>
    <w:p w14:paraId="7C062D29" w14:textId="77777777" w:rsidR="00636F9B" w:rsidRDefault="00000000">
      <w:pPr>
        <w:jc w:val="both"/>
      </w:pPr>
      <w:r>
        <w:rPr>
          <w:rStyle w:val="Strong"/>
          <w:rFonts w:ascii="Arial" w:hAnsi="Arial"/>
        </w:rPr>
        <w:t>Design and methods used</w:t>
      </w:r>
    </w:p>
    <w:p w14:paraId="13FF8B70" w14:textId="77777777" w:rsidR="00636F9B" w:rsidRDefault="00000000">
      <w:pPr>
        <w:jc w:val="both"/>
        <w:rPr>
          <w:rFonts w:ascii="Arial" w:hAnsi="Arial"/>
        </w:rPr>
      </w:pPr>
      <w:r>
        <w:rPr>
          <w:rFonts w:ascii="Arial" w:hAnsi="Arial"/>
        </w:rPr>
        <w:t xml:space="preserve">I will use the Design Council’s Double Diamond Framework, design-thinking principles and normalisation process theory to investigate the </w:t>
      </w:r>
      <w:proofErr w:type="gramStart"/>
      <w:r>
        <w:rPr>
          <w:rFonts w:ascii="Arial" w:hAnsi="Arial"/>
        </w:rPr>
        <w:t>issues, and</w:t>
      </w:r>
      <w:proofErr w:type="gramEnd"/>
      <w:r>
        <w:rPr>
          <w:rFonts w:ascii="Arial" w:hAnsi="Arial"/>
        </w:rPr>
        <w:t xml:space="preserve"> develop a solution. These methods have been used in healthcare to achieve successful outcomes in complex interventions.</w:t>
      </w:r>
    </w:p>
    <w:p w14:paraId="4D94FFCF" w14:textId="77777777" w:rsidR="00636F9B" w:rsidRDefault="00000000">
      <w:pPr>
        <w:jc w:val="both"/>
        <w:rPr>
          <w:rFonts w:ascii="Arial" w:hAnsi="Arial"/>
        </w:rPr>
      </w:pPr>
      <w:r>
        <w:rPr>
          <w:rFonts w:ascii="Arial" w:hAnsi="Arial"/>
        </w:rPr>
        <w:t>I will adopt a mixed-methods approach. I will speak to patients and carers across different demographics who have experienced stroke to understand what the issues and opportunities in emergency stroke research are. I will observe and speak to stroke services colleagues who deliver research services in HSRCs. Following that, in partnership with patients and professionals, I will co-design and test the solution at selected centres to improve inclusive participation.</w:t>
      </w:r>
    </w:p>
    <w:p w14:paraId="682683E9" w14:textId="77777777" w:rsidR="00636F9B" w:rsidRDefault="00636F9B">
      <w:pPr>
        <w:jc w:val="both"/>
        <w:rPr>
          <w:rStyle w:val="Strong"/>
          <w:rFonts w:ascii="Arial" w:hAnsi="Arial"/>
        </w:rPr>
      </w:pPr>
    </w:p>
    <w:p w14:paraId="289F6813" w14:textId="77777777" w:rsidR="00636F9B" w:rsidRDefault="00000000">
      <w:pPr>
        <w:jc w:val="both"/>
      </w:pPr>
      <w:r>
        <w:rPr>
          <w:rStyle w:val="Strong"/>
          <w:rFonts w:ascii="Arial" w:hAnsi="Arial"/>
        </w:rPr>
        <w:t>Patient and public involvement</w:t>
      </w:r>
    </w:p>
    <w:p w14:paraId="06685FFF" w14:textId="77777777" w:rsidR="00636F9B" w:rsidRDefault="00000000">
      <w:pPr>
        <w:jc w:val="both"/>
        <w:rPr>
          <w:rFonts w:ascii="Arial" w:hAnsi="Arial"/>
        </w:rPr>
      </w:pPr>
      <w:r>
        <w:rPr>
          <w:rFonts w:ascii="Arial" w:hAnsi="Arial"/>
        </w:rPr>
        <w:t xml:space="preserve">My stroke PPI-group, composed of patients and carers with lived-experience of stroke, have contributed and will continue to shape my study and identify areas of focus, navigate ethical issues, and validate outcomes. For example, members have confirmed the need for inclusive participation and to find a sustainable-solution for the post-code lottery access to thrombectomy-research. </w:t>
      </w:r>
      <w:proofErr w:type="gramStart"/>
      <w:r>
        <w:rPr>
          <w:rFonts w:ascii="Arial" w:hAnsi="Arial"/>
        </w:rPr>
        <w:t>Also</w:t>
      </w:r>
      <w:proofErr w:type="gramEnd"/>
      <w:r>
        <w:rPr>
          <w:rFonts w:ascii="Arial" w:hAnsi="Arial"/>
        </w:rPr>
        <w:t xml:space="preserve"> PPI-input about how and when patients/carers should be contacted, and how gender, ethnicity, and culture can bear on receptivity to research.</w:t>
      </w:r>
    </w:p>
    <w:p w14:paraId="6D376ADD" w14:textId="77777777" w:rsidR="00636F9B" w:rsidRDefault="00636F9B">
      <w:pPr>
        <w:jc w:val="both"/>
        <w:rPr>
          <w:rFonts w:ascii="Arial" w:hAnsi="Arial"/>
        </w:rPr>
      </w:pPr>
    </w:p>
    <w:p w14:paraId="020B8717" w14:textId="669E643B" w:rsidR="00636F9B" w:rsidRDefault="00000000">
      <w:pPr>
        <w:jc w:val="both"/>
      </w:pPr>
      <w:r>
        <w:rPr>
          <w:rStyle w:val="Strong"/>
          <w:rFonts w:ascii="Arial" w:hAnsi="Arial"/>
        </w:rPr>
        <w:t>Dissemination</w:t>
      </w:r>
      <w:r w:rsidR="004E6B56">
        <w:rPr>
          <w:rStyle w:val="Strong"/>
          <w:rFonts w:ascii="Arial" w:hAnsi="Arial"/>
        </w:rPr>
        <w:t xml:space="preserve"> </w:t>
      </w:r>
      <w:ins w:id="4" w:author="Carol Ann Fawkes" w:date="2024-05-10T13:19:00Z" w16du:dateUtc="2024-05-10T12:19:00Z">
        <w:r w:rsidR="004E6B56">
          <w:rPr>
            <w:rStyle w:val="Strong"/>
            <w:rFonts w:ascii="Arial" w:hAnsi="Arial"/>
          </w:rPr>
          <w:t>and impact?</w:t>
        </w:r>
      </w:ins>
    </w:p>
    <w:p w14:paraId="0F4A38ED" w14:textId="77777777" w:rsidR="00636F9B" w:rsidRDefault="00000000">
      <w:pPr>
        <w:jc w:val="both"/>
        <w:rPr>
          <w:rFonts w:ascii="Arial" w:hAnsi="Arial"/>
        </w:rPr>
      </w:pPr>
      <w:r>
        <w:rPr>
          <w:rFonts w:ascii="Arial" w:hAnsi="Arial"/>
        </w:rPr>
        <w:t xml:space="preserve">I will share my findings with patients, the public, HSRCs, and wider stroke-community. I will also present at </w:t>
      </w:r>
      <w:commentRangeStart w:id="5"/>
      <w:r>
        <w:rPr>
          <w:rFonts w:ascii="Arial" w:hAnsi="Arial"/>
        </w:rPr>
        <w:t xml:space="preserve">national and international stroke conferences and publish in scientific journals. </w:t>
      </w:r>
      <w:commentRangeEnd w:id="5"/>
      <w:r w:rsidR="004E6B56">
        <w:rPr>
          <w:rStyle w:val="CommentReference"/>
          <w:rFonts w:cs="Mangal"/>
        </w:rPr>
        <w:commentReference w:id="5"/>
      </w:r>
      <w:r>
        <w:rPr>
          <w:rFonts w:ascii="Arial" w:hAnsi="Arial"/>
        </w:rPr>
        <w:t>Lastly, my study will inform for larger-scale work as part of post-doctoral work.</w:t>
      </w:r>
    </w:p>
    <w:p w14:paraId="2D769F16" w14:textId="77777777" w:rsidR="00636F9B" w:rsidRDefault="00636F9B">
      <w:pPr>
        <w:jc w:val="both"/>
        <w:rPr>
          <w:rFonts w:ascii="Arial" w:hAnsi="Arial"/>
        </w:rPr>
      </w:pPr>
    </w:p>
    <w:p w14:paraId="3AC1E84F" w14:textId="77777777" w:rsidR="00636F9B" w:rsidRDefault="00000000">
      <w:pPr>
        <w:jc w:val="both"/>
      </w:pPr>
      <w:bookmarkStart w:id="6" w:name="scientific-abstract--500-word-limit"/>
      <w:bookmarkEnd w:id="6"/>
      <w:r>
        <w:rPr>
          <w:rStyle w:val="Strong"/>
          <w:rFonts w:ascii="Arial" w:hAnsi="Arial"/>
        </w:rPr>
        <w:t xml:space="preserve">Scientific Abstract – </w:t>
      </w:r>
      <w:proofErr w:type="gramStart"/>
      <w:r>
        <w:rPr>
          <w:rStyle w:val="Strong"/>
          <w:rFonts w:ascii="Arial" w:hAnsi="Arial"/>
        </w:rPr>
        <w:t>500 word</w:t>
      </w:r>
      <w:proofErr w:type="gramEnd"/>
      <w:r>
        <w:rPr>
          <w:rStyle w:val="Strong"/>
          <w:rFonts w:ascii="Arial" w:hAnsi="Arial"/>
        </w:rPr>
        <w:t xml:space="preserve"> limit</w:t>
      </w:r>
    </w:p>
    <w:p w14:paraId="3BF9E5F5" w14:textId="77777777" w:rsidR="00636F9B" w:rsidRDefault="00000000">
      <w:pPr>
        <w:jc w:val="both"/>
        <w:rPr>
          <w:rFonts w:ascii="Arial" w:hAnsi="Arial"/>
          <w:color w:val="3465A4"/>
          <w:sz w:val="18"/>
          <w:szCs w:val="18"/>
        </w:rPr>
      </w:pPr>
      <w:r>
        <w:rPr>
          <w:rFonts w:ascii="Arial" w:hAnsi="Arial"/>
          <w:color w:val="3465A4"/>
          <w:sz w:val="18"/>
          <w:szCs w:val="18"/>
        </w:rPr>
        <w:t>The scientific abstract should be a clear and concise scientific summary of the Detailed Research Plan / Methods.</w:t>
      </w:r>
    </w:p>
    <w:p w14:paraId="7CF7B7E0" w14:textId="77777777" w:rsidR="00636F9B" w:rsidRDefault="00000000">
      <w:pPr>
        <w:jc w:val="both"/>
      </w:pPr>
      <w:r>
        <w:rPr>
          <w:rFonts w:ascii="Arial" w:hAnsi="Arial"/>
          <w:color w:val="3465A4"/>
          <w:sz w:val="18"/>
          <w:szCs w:val="18"/>
        </w:rPr>
        <w:t>The following is a list of potential elements / headings that might be included depending on the design of the proposed research, the setting and programme being applied to, and whether it is for primary research or evidence synthesis. It will be for researchers to decide the appropriate elements to be included in the scientific abstract and could include elements outside this list. Applicants may find the guidance on the EQUATOR Network website (</w:t>
      </w:r>
      <w:hyperlink r:id="rId11">
        <w:r>
          <w:rPr>
            <w:rStyle w:val="Hyperlink"/>
            <w:rFonts w:ascii="Arial" w:hAnsi="Arial"/>
            <w:color w:val="3465A4"/>
            <w:sz w:val="18"/>
            <w:szCs w:val="18"/>
          </w:rPr>
          <w:t>www.equator-network.org</w:t>
        </w:r>
      </w:hyperlink>
      <w:r>
        <w:rPr>
          <w:rFonts w:ascii="Arial" w:hAnsi="Arial"/>
          <w:color w:val="3465A4"/>
          <w:sz w:val="18"/>
          <w:szCs w:val="18"/>
        </w:rPr>
        <w:t>) useful.</w:t>
      </w:r>
    </w:p>
    <w:p w14:paraId="4655FE57" w14:textId="77777777" w:rsidR="00636F9B" w:rsidRDefault="00000000">
      <w:pPr>
        <w:numPr>
          <w:ilvl w:val="0"/>
          <w:numId w:val="1"/>
        </w:numPr>
        <w:tabs>
          <w:tab w:val="left" w:pos="0"/>
        </w:tabs>
        <w:jc w:val="both"/>
        <w:rPr>
          <w:rFonts w:ascii="Arial" w:hAnsi="Arial"/>
          <w:color w:val="3465A4"/>
          <w:sz w:val="18"/>
          <w:szCs w:val="18"/>
        </w:rPr>
      </w:pPr>
      <w:r>
        <w:rPr>
          <w:rFonts w:ascii="Arial" w:hAnsi="Arial"/>
          <w:color w:val="3465A4"/>
          <w:sz w:val="18"/>
          <w:szCs w:val="18"/>
        </w:rPr>
        <w:t>Background</w:t>
      </w:r>
    </w:p>
    <w:p w14:paraId="6C0B3415" w14:textId="77777777" w:rsidR="00636F9B" w:rsidRDefault="00000000">
      <w:pPr>
        <w:numPr>
          <w:ilvl w:val="0"/>
          <w:numId w:val="1"/>
        </w:numPr>
        <w:tabs>
          <w:tab w:val="left" w:pos="0"/>
        </w:tabs>
        <w:jc w:val="both"/>
        <w:rPr>
          <w:rFonts w:ascii="Arial" w:hAnsi="Arial"/>
          <w:color w:val="3465A4"/>
          <w:sz w:val="18"/>
          <w:szCs w:val="18"/>
        </w:rPr>
      </w:pPr>
      <w:r>
        <w:rPr>
          <w:rFonts w:ascii="Arial" w:hAnsi="Arial"/>
          <w:color w:val="3465A4"/>
          <w:sz w:val="18"/>
          <w:szCs w:val="18"/>
        </w:rPr>
        <w:t>Research question</w:t>
      </w:r>
    </w:p>
    <w:p w14:paraId="04D9F9BA" w14:textId="77777777" w:rsidR="00636F9B" w:rsidRDefault="00000000">
      <w:pPr>
        <w:numPr>
          <w:ilvl w:val="0"/>
          <w:numId w:val="1"/>
        </w:numPr>
        <w:tabs>
          <w:tab w:val="left" w:pos="0"/>
        </w:tabs>
        <w:jc w:val="both"/>
        <w:rPr>
          <w:rFonts w:ascii="Arial" w:hAnsi="Arial"/>
          <w:color w:val="3465A4"/>
          <w:sz w:val="18"/>
          <w:szCs w:val="18"/>
        </w:rPr>
      </w:pPr>
      <w:r>
        <w:rPr>
          <w:rFonts w:ascii="Arial" w:hAnsi="Arial"/>
          <w:color w:val="3465A4"/>
          <w:sz w:val="18"/>
          <w:szCs w:val="18"/>
        </w:rPr>
        <w:t>Aims and objectives</w:t>
      </w:r>
    </w:p>
    <w:p w14:paraId="394DFDDB" w14:textId="77777777" w:rsidR="00636F9B" w:rsidRDefault="00000000">
      <w:pPr>
        <w:numPr>
          <w:ilvl w:val="0"/>
          <w:numId w:val="1"/>
        </w:numPr>
        <w:tabs>
          <w:tab w:val="left" w:pos="0"/>
        </w:tabs>
        <w:jc w:val="both"/>
        <w:rPr>
          <w:rFonts w:ascii="Arial" w:hAnsi="Arial"/>
          <w:color w:val="3465A4"/>
          <w:sz w:val="18"/>
          <w:szCs w:val="18"/>
        </w:rPr>
      </w:pPr>
      <w:r>
        <w:rPr>
          <w:rFonts w:ascii="Arial" w:hAnsi="Arial"/>
          <w:color w:val="3465A4"/>
          <w:sz w:val="18"/>
          <w:szCs w:val="18"/>
        </w:rPr>
        <w:t>Methods</w:t>
      </w:r>
    </w:p>
    <w:p w14:paraId="001097A0" w14:textId="77777777" w:rsidR="00636F9B" w:rsidRDefault="00000000">
      <w:pPr>
        <w:numPr>
          <w:ilvl w:val="0"/>
          <w:numId w:val="1"/>
        </w:numPr>
        <w:tabs>
          <w:tab w:val="left" w:pos="0"/>
        </w:tabs>
        <w:jc w:val="both"/>
        <w:rPr>
          <w:rFonts w:ascii="Arial" w:hAnsi="Arial"/>
          <w:color w:val="3465A4"/>
          <w:sz w:val="18"/>
          <w:szCs w:val="18"/>
        </w:rPr>
      </w:pPr>
      <w:r>
        <w:rPr>
          <w:rFonts w:ascii="Arial" w:hAnsi="Arial"/>
          <w:color w:val="3465A4"/>
          <w:sz w:val="18"/>
          <w:szCs w:val="18"/>
        </w:rPr>
        <w:t>Timelines for delivery</w:t>
      </w:r>
    </w:p>
    <w:p w14:paraId="1795792B" w14:textId="77777777" w:rsidR="00636F9B" w:rsidRDefault="00000000">
      <w:pPr>
        <w:numPr>
          <w:ilvl w:val="0"/>
          <w:numId w:val="1"/>
        </w:numPr>
        <w:tabs>
          <w:tab w:val="left" w:pos="0"/>
        </w:tabs>
        <w:jc w:val="both"/>
        <w:rPr>
          <w:rFonts w:ascii="Arial" w:hAnsi="Arial"/>
          <w:color w:val="3465A4"/>
        </w:rPr>
      </w:pPr>
      <w:r>
        <w:rPr>
          <w:rFonts w:ascii="Arial" w:hAnsi="Arial"/>
          <w:color w:val="3465A4"/>
          <w:sz w:val="18"/>
          <w:szCs w:val="18"/>
        </w:rPr>
        <w:t>Anticipated impact and dissemination</w:t>
      </w:r>
    </w:p>
    <w:p w14:paraId="5C562842" w14:textId="77777777" w:rsidR="00636F9B" w:rsidRDefault="00636F9B">
      <w:pPr>
        <w:tabs>
          <w:tab w:val="left" w:pos="0"/>
        </w:tabs>
        <w:jc w:val="both"/>
        <w:rPr>
          <w:rFonts w:ascii="Arial" w:hAnsi="Arial"/>
          <w:color w:val="3465A4"/>
        </w:rPr>
      </w:pPr>
    </w:p>
    <w:p w14:paraId="705357F7" w14:textId="77777777" w:rsidR="00636F9B" w:rsidRDefault="00000000">
      <w:pPr>
        <w:jc w:val="both"/>
        <w:rPr>
          <w:rFonts w:ascii="Arial" w:hAnsi="Arial"/>
          <w:b/>
          <w:bCs/>
        </w:rPr>
      </w:pPr>
      <w:r>
        <w:rPr>
          <w:rFonts w:ascii="Arial" w:hAnsi="Arial"/>
          <w:b/>
          <w:bCs/>
        </w:rPr>
        <w:t>Background: Lack of inclusive participation in hyperacute and acute stroke research</w:t>
      </w:r>
    </w:p>
    <w:p w14:paraId="48628D40" w14:textId="03C00BCB" w:rsidR="00636F9B" w:rsidRDefault="00000000">
      <w:pPr>
        <w:jc w:val="both"/>
        <w:rPr>
          <w:rFonts w:ascii="Arial" w:hAnsi="Arial"/>
        </w:rPr>
      </w:pPr>
      <w:r>
        <w:rPr>
          <w:rFonts w:ascii="Arial" w:hAnsi="Arial"/>
        </w:rPr>
        <w:t xml:space="preserve">Stroke is the third-biggest killer in the UK, and of profound consequence impacting quality-of-life, </w:t>
      </w:r>
      <w:proofErr w:type="gramStart"/>
      <w:r>
        <w:rPr>
          <w:rFonts w:ascii="Arial" w:hAnsi="Arial"/>
        </w:rPr>
        <w:t>morbidity</w:t>
      </w:r>
      <w:proofErr w:type="gramEnd"/>
      <w:r>
        <w:rPr>
          <w:rFonts w:ascii="Arial" w:hAnsi="Arial"/>
        </w:rPr>
        <w:t xml:space="preserve"> and mortality, for the lives of many, with a vast economic burden to society. It can also be mild and subtle, with hard-to-detect impairments. </w:t>
      </w:r>
      <w:r>
        <w:rPr>
          <w:rFonts w:ascii="Arial" w:hAnsi="Arial"/>
          <w:color w:val="0D1214"/>
        </w:rPr>
        <w:t>New treatments like clot-busting (thrombolysis) and clot-retrieval (thrombectomy) are now available due to advances in stroke research</w:t>
      </w:r>
      <w:r>
        <w:rPr>
          <w:rFonts w:ascii="Arial" w:hAnsi="Arial"/>
        </w:rPr>
        <w:t xml:space="preserve">. But the window for </w:t>
      </w:r>
      <w:ins w:id="7" w:author="Carol Ann Fawkes" w:date="2024-05-10T13:21:00Z" w16du:dateUtc="2024-05-10T12:21:00Z">
        <w:r w:rsidR="004E6B56">
          <w:rPr>
            <w:rFonts w:ascii="Arial" w:hAnsi="Arial"/>
          </w:rPr>
          <w:t xml:space="preserve">using these </w:t>
        </w:r>
      </w:ins>
      <w:r>
        <w:rPr>
          <w:rFonts w:ascii="Arial" w:hAnsi="Arial"/>
        </w:rPr>
        <w:t>treatment</w:t>
      </w:r>
      <w:ins w:id="8" w:author="Carol Ann Fawkes" w:date="2024-05-10T13:21:00Z" w16du:dateUtc="2024-05-10T12:21:00Z">
        <w:r w:rsidR="004E6B56">
          <w:rPr>
            <w:rFonts w:ascii="Arial" w:hAnsi="Arial"/>
          </w:rPr>
          <w:t>s</w:t>
        </w:r>
      </w:ins>
      <w:r>
        <w:rPr>
          <w:rFonts w:ascii="Arial" w:hAnsi="Arial"/>
        </w:rPr>
        <w:t xml:space="preserve"> is astonishingly narrow (4.5 and 6-hours, respectively) and there are limited secondary prevention treatments for stroke.</w:t>
      </w:r>
    </w:p>
    <w:p w14:paraId="07D1A718" w14:textId="77777777" w:rsidR="00636F9B" w:rsidRDefault="00636F9B">
      <w:pPr>
        <w:jc w:val="both"/>
        <w:rPr>
          <w:rFonts w:ascii="Arial" w:hAnsi="Arial"/>
        </w:rPr>
      </w:pPr>
    </w:p>
    <w:p w14:paraId="11040B34" w14:textId="77777777" w:rsidR="00636F9B" w:rsidRDefault="00000000">
      <w:pPr>
        <w:jc w:val="both"/>
        <w:rPr>
          <w:rFonts w:ascii="Arial" w:hAnsi="Arial"/>
        </w:rPr>
      </w:pPr>
      <w:r>
        <w:rPr>
          <w:rFonts w:ascii="Arial" w:hAnsi="Arial"/>
        </w:rPr>
        <w:t>Nationwide, NIHR Hyperacute Stroke Research Centres (HSRCs) and Hyperacute Stroke Units (HASUs) can offer clinical trial options. But patients are not always offered this, even when this is the only treatment-option available or is potentially safer and more effective. Further, underserved populations miss out disproportionately. Women, half the population, count as underserved in thrombectomy research, for example. This is problematic, as evidence might not represent the population, leading to less reliable results raising safety and efficacy concerns. Stroke clinical trials also take longer to recruit, require extensions, and delay evidence that can change treatment paradigms.</w:t>
      </w:r>
    </w:p>
    <w:p w14:paraId="632E884E" w14:textId="77777777" w:rsidR="00636F9B" w:rsidRDefault="00636F9B">
      <w:pPr>
        <w:jc w:val="both"/>
        <w:rPr>
          <w:rFonts w:ascii="Arial" w:hAnsi="Arial"/>
        </w:rPr>
      </w:pPr>
    </w:p>
    <w:p w14:paraId="0B2FFDF1" w14:textId="77777777" w:rsidR="00636F9B" w:rsidRDefault="00000000">
      <w:pPr>
        <w:jc w:val="both"/>
        <w:rPr>
          <w:rFonts w:ascii="Arial" w:hAnsi="Arial"/>
          <w:b/>
          <w:bCs/>
        </w:rPr>
      </w:pPr>
      <w:r>
        <w:rPr>
          <w:rFonts w:ascii="Arial" w:hAnsi="Arial"/>
          <w:b/>
          <w:bCs/>
        </w:rPr>
        <w:t>Research Question</w:t>
      </w:r>
    </w:p>
    <w:p w14:paraId="4B2DC5B7" w14:textId="77777777" w:rsidR="00636F9B" w:rsidRDefault="00000000">
      <w:pPr>
        <w:jc w:val="both"/>
        <w:rPr>
          <w:rFonts w:ascii="Arial" w:hAnsi="Arial"/>
        </w:rPr>
      </w:pPr>
      <w:r>
        <w:rPr>
          <w:rFonts w:ascii="Arial" w:hAnsi="Arial"/>
        </w:rPr>
        <w:t>How can we improve inclusive participation in hyperacute and acute stroke research at HSRCs?</w:t>
      </w:r>
    </w:p>
    <w:p w14:paraId="3606DC0A" w14:textId="77777777" w:rsidR="00636F9B" w:rsidRDefault="00636F9B">
      <w:pPr>
        <w:jc w:val="both"/>
        <w:rPr>
          <w:rFonts w:ascii="Arial" w:hAnsi="Arial"/>
        </w:rPr>
      </w:pPr>
    </w:p>
    <w:p w14:paraId="40344E50" w14:textId="77777777" w:rsidR="00636F9B" w:rsidRDefault="00000000">
      <w:pPr>
        <w:jc w:val="both"/>
        <w:rPr>
          <w:rFonts w:ascii="Arial" w:hAnsi="Arial"/>
          <w:b/>
          <w:bCs/>
        </w:rPr>
      </w:pPr>
      <w:commentRangeStart w:id="9"/>
      <w:r>
        <w:rPr>
          <w:rFonts w:ascii="Arial" w:hAnsi="Arial"/>
          <w:b/>
          <w:bCs/>
        </w:rPr>
        <w:t xml:space="preserve">Key Aims </w:t>
      </w:r>
      <w:commentRangeEnd w:id="9"/>
      <w:r w:rsidR="00F24A10">
        <w:rPr>
          <w:rStyle w:val="CommentReference"/>
          <w:rFonts w:cs="Mangal"/>
        </w:rPr>
        <w:commentReference w:id="9"/>
      </w:r>
      <w:r>
        <w:rPr>
          <w:rFonts w:ascii="Arial" w:hAnsi="Arial"/>
          <w:b/>
          <w:bCs/>
        </w:rPr>
        <w:t>and Objectives: Increasing Inclusive Participation</w:t>
      </w:r>
    </w:p>
    <w:p w14:paraId="31AD355F" w14:textId="77777777" w:rsidR="00636F9B" w:rsidRDefault="00000000">
      <w:pPr>
        <w:jc w:val="both"/>
        <w:rPr>
          <w:ins w:id="10" w:author="Carol Ann Fawkes" w:date="2024-05-10T13:25:00Z" w16du:dateUtc="2024-05-10T12:25:00Z"/>
          <w:rFonts w:ascii="Arial" w:hAnsi="Arial"/>
        </w:rPr>
      </w:pPr>
      <w:r>
        <w:rPr>
          <w:rFonts w:ascii="Arial" w:hAnsi="Arial"/>
        </w:rPr>
        <w:t>To develop an effective inclusive-participation framework, co-designed with patients and key stakeholders to improve inclusive-participation in hyperacute and acute stroke research at HSRCs, and to drive forward new treatments for patients and reduce the impact of stroke on society.</w:t>
      </w:r>
    </w:p>
    <w:p w14:paraId="51276BD8" w14:textId="738BD8E5" w:rsidR="00F24A10" w:rsidRDefault="00F24A10">
      <w:pPr>
        <w:jc w:val="both"/>
        <w:rPr>
          <w:rFonts w:ascii="Arial" w:hAnsi="Arial"/>
        </w:rPr>
      </w:pPr>
      <w:ins w:id="11" w:author="Carol Ann Fawkes" w:date="2024-05-10T13:25:00Z" w16du:dateUtc="2024-05-10T12:25:00Z">
        <w:r>
          <w:rPr>
            <w:rFonts w:ascii="Arial" w:hAnsi="Arial"/>
          </w:rPr>
          <w:t xml:space="preserve">The objectives are how you will meet the aims e.g. </w:t>
        </w:r>
      </w:ins>
      <w:ins w:id="12" w:author="Carol Ann Fawkes" w:date="2024-05-10T13:26:00Z" w16du:dateUtc="2024-05-10T12:26:00Z">
        <w:r>
          <w:rPr>
            <w:rFonts w:ascii="Arial" w:hAnsi="Arial"/>
          </w:rPr>
          <w:t>Using co-design to develop an inclusive participation framework.</w:t>
        </w:r>
      </w:ins>
    </w:p>
    <w:p w14:paraId="5CE53CF9" w14:textId="77777777" w:rsidR="00636F9B" w:rsidRDefault="00636F9B">
      <w:pPr>
        <w:jc w:val="both"/>
        <w:rPr>
          <w:rFonts w:ascii="Arial" w:hAnsi="Arial"/>
        </w:rPr>
      </w:pPr>
    </w:p>
    <w:p w14:paraId="616116E3" w14:textId="77777777" w:rsidR="00636F9B" w:rsidRDefault="00000000">
      <w:pPr>
        <w:jc w:val="both"/>
        <w:rPr>
          <w:rFonts w:ascii="Arial" w:hAnsi="Arial"/>
          <w:b/>
          <w:bCs/>
        </w:rPr>
      </w:pPr>
      <w:r>
        <w:rPr>
          <w:rFonts w:ascii="Arial" w:hAnsi="Arial"/>
          <w:b/>
          <w:bCs/>
        </w:rPr>
        <w:t>Methods</w:t>
      </w:r>
    </w:p>
    <w:p w14:paraId="64B7FB06" w14:textId="77777777" w:rsidR="00636F9B" w:rsidRDefault="00000000">
      <w:pPr>
        <w:jc w:val="both"/>
        <w:rPr>
          <w:rFonts w:ascii="Arial" w:hAnsi="Arial"/>
        </w:rPr>
      </w:pPr>
      <w:r>
        <w:rPr>
          <w:rFonts w:ascii="Arial" w:hAnsi="Arial"/>
        </w:rPr>
        <w:t xml:space="preserve">My study will adopt a convergent mixed-methods approach and use the established Double Diamond Framework, design thinking principles, and Normalisation Process Theory, </w:t>
      </w:r>
      <w:commentRangeStart w:id="13"/>
      <w:r>
        <w:rPr>
          <w:rFonts w:ascii="Arial" w:hAnsi="Arial"/>
        </w:rPr>
        <w:t xml:space="preserve">to: (1) discover and define the problems and opportunities, and (2) to develop </w:t>
      </w:r>
      <w:commentRangeStart w:id="14"/>
      <w:r>
        <w:rPr>
          <w:rFonts w:ascii="Arial" w:hAnsi="Arial"/>
        </w:rPr>
        <w:t xml:space="preserve">and implement </w:t>
      </w:r>
      <w:commentRangeEnd w:id="14"/>
      <w:r w:rsidR="00F24A10">
        <w:rPr>
          <w:rStyle w:val="CommentReference"/>
          <w:rFonts w:cs="Mangal"/>
        </w:rPr>
        <w:commentReference w:id="14"/>
      </w:r>
      <w:r>
        <w:rPr>
          <w:rFonts w:ascii="Arial" w:hAnsi="Arial"/>
        </w:rPr>
        <w:t>a co-designed inclusive-participation framework.</w:t>
      </w:r>
      <w:commentRangeEnd w:id="13"/>
      <w:r w:rsidR="00F24A10">
        <w:rPr>
          <w:rStyle w:val="CommentReference"/>
          <w:rFonts w:cs="Mangal"/>
        </w:rPr>
        <w:commentReference w:id="13"/>
      </w:r>
      <w:r>
        <w:rPr>
          <w:rFonts w:ascii="Arial" w:hAnsi="Arial"/>
        </w:rPr>
        <w:t xml:space="preserve"> Data collection methods, qualitatively include, </w:t>
      </w:r>
      <w:commentRangeStart w:id="15"/>
      <w:r>
        <w:rPr>
          <w:rFonts w:ascii="Arial" w:hAnsi="Arial"/>
        </w:rPr>
        <w:t>observation, interviews and focus groups</w:t>
      </w:r>
      <w:commentRangeEnd w:id="15"/>
      <w:r w:rsidR="00F24A10">
        <w:rPr>
          <w:rStyle w:val="CommentReference"/>
          <w:rFonts w:cs="Mangal"/>
        </w:rPr>
        <w:commentReference w:id="15"/>
      </w:r>
      <w:r>
        <w:rPr>
          <w:rFonts w:ascii="Arial" w:hAnsi="Arial"/>
        </w:rPr>
        <w:t xml:space="preserve">; </w:t>
      </w:r>
      <w:commentRangeStart w:id="16"/>
      <w:r>
        <w:rPr>
          <w:rFonts w:ascii="Arial" w:hAnsi="Arial"/>
        </w:rPr>
        <w:t xml:space="preserve">quantitively data from databases like NIHR Open-data-platform, </w:t>
      </w:r>
      <w:r>
        <w:rPr>
          <w:rStyle w:val="Strong"/>
          <w:rFonts w:ascii="Arial" w:hAnsi="Arial"/>
          <w:b w:val="0"/>
          <w:bCs w:val="0"/>
        </w:rPr>
        <w:t>Stroke National Audit Programme,  NIHR HSRC annual accreditation pro-</w:t>
      </w:r>
      <w:proofErr w:type="spellStart"/>
      <w:r>
        <w:rPr>
          <w:rStyle w:val="Strong"/>
          <w:rFonts w:ascii="Arial" w:hAnsi="Arial"/>
          <w:b w:val="0"/>
          <w:bCs w:val="0"/>
        </w:rPr>
        <w:t>formas</w:t>
      </w:r>
      <w:proofErr w:type="spellEnd"/>
      <w:r>
        <w:rPr>
          <w:rStyle w:val="Strong"/>
          <w:rFonts w:ascii="Arial" w:hAnsi="Arial"/>
          <w:b w:val="0"/>
          <w:bCs w:val="0"/>
        </w:rPr>
        <w:t xml:space="preserve">; local screening logs; and local databases for participation, performance, and pathways. </w:t>
      </w:r>
      <w:commentRangeEnd w:id="16"/>
      <w:r w:rsidR="00F24A10">
        <w:rPr>
          <w:rStyle w:val="CommentReference"/>
          <w:rFonts w:cs="Mangal"/>
        </w:rPr>
        <w:commentReference w:id="16"/>
      </w:r>
      <w:commentRangeStart w:id="17"/>
      <w:r>
        <w:rPr>
          <w:rStyle w:val="Strong"/>
          <w:rFonts w:ascii="Arial" w:hAnsi="Arial"/>
          <w:b w:val="0"/>
          <w:bCs w:val="0"/>
        </w:rPr>
        <w:t>Using thematic analysis and statistical methods</w:t>
      </w:r>
      <w:commentRangeEnd w:id="17"/>
      <w:r w:rsidR="00F24A10">
        <w:rPr>
          <w:rStyle w:val="CommentReference"/>
          <w:rFonts w:cs="Mangal"/>
        </w:rPr>
        <w:commentReference w:id="17"/>
      </w:r>
      <w:r>
        <w:rPr>
          <w:rStyle w:val="Strong"/>
          <w:rFonts w:ascii="Arial" w:hAnsi="Arial"/>
          <w:b w:val="0"/>
          <w:bCs w:val="0"/>
        </w:rPr>
        <w:t>, with integration for a fuller picture for data analysis.</w:t>
      </w:r>
    </w:p>
    <w:p w14:paraId="0125F8FD" w14:textId="77777777" w:rsidR="00636F9B" w:rsidRDefault="00636F9B">
      <w:pPr>
        <w:jc w:val="both"/>
        <w:rPr>
          <w:rFonts w:ascii="Arial" w:hAnsi="Arial"/>
        </w:rPr>
      </w:pPr>
    </w:p>
    <w:p w14:paraId="28CDB34A" w14:textId="77777777" w:rsidR="00636F9B" w:rsidRDefault="00000000">
      <w:pPr>
        <w:jc w:val="both"/>
        <w:rPr>
          <w:rFonts w:ascii="Arial" w:hAnsi="Arial"/>
          <w:b/>
          <w:bCs/>
        </w:rPr>
      </w:pPr>
      <w:commentRangeStart w:id="18"/>
      <w:r>
        <w:rPr>
          <w:rFonts w:ascii="Arial" w:hAnsi="Arial"/>
          <w:b/>
          <w:bCs/>
        </w:rPr>
        <w:t>Timelines for Delivery</w:t>
      </w:r>
      <w:commentRangeEnd w:id="18"/>
      <w:r w:rsidR="00DB37EE">
        <w:rPr>
          <w:rStyle w:val="CommentReference"/>
          <w:rFonts w:cs="Mangal"/>
        </w:rPr>
        <w:commentReference w:id="18"/>
      </w:r>
    </w:p>
    <w:p w14:paraId="7663EC42" w14:textId="77777777" w:rsidR="00636F9B" w:rsidRDefault="00000000">
      <w:pPr>
        <w:jc w:val="both"/>
        <w:rPr>
          <w:rFonts w:ascii="Arial" w:hAnsi="Arial"/>
        </w:rPr>
      </w:pPr>
      <w:r>
        <w:rPr>
          <w:rFonts w:ascii="Arial" w:hAnsi="Arial"/>
        </w:rPr>
        <w:t>Year 1: Discover and define issues and opportunities, continue with PPI-involvement, and HSRC engagement. Deliverables: a well-defined problem domain and opportunities, a complete scoping-review, and theoretical framework.</w:t>
      </w:r>
    </w:p>
    <w:p w14:paraId="726B852A" w14:textId="77777777" w:rsidR="00636F9B" w:rsidRDefault="00636F9B">
      <w:pPr>
        <w:jc w:val="both"/>
        <w:rPr>
          <w:rFonts w:ascii="Arial" w:hAnsi="Arial"/>
        </w:rPr>
      </w:pPr>
    </w:p>
    <w:p w14:paraId="21E0951F" w14:textId="77777777" w:rsidR="00636F9B" w:rsidRDefault="00000000">
      <w:pPr>
        <w:jc w:val="both"/>
        <w:rPr>
          <w:rFonts w:ascii="Arial" w:hAnsi="Arial"/>
        </w:rPr>
      </w:pPr>
      <w:r>
        <w:rPr>
          <w:rFonts w:ascii="Arial" w:hAnsi="Arial"/>
        </w:rPr>
        <w:t xml:space="preserve">Year 2: </w:t>
      </w:r>
      <w:commentRangeStart w:id="19"/>
      <w:r>
        <w:rPr>
          <w:rFonts w:ascii="Arial" w:hAnsi="Arial"/>
        </w:rPr>
        <w:t xml:space="preserve">Co-design </w:t>
      </w:r>
      <w:commentRangeEnd w:id="19"/>
      <w:r w:rsidR="00DB37EE">
        <w:rPr>
          <w:rStyle w:val="CommentReference"/>
          <w:rFonts w:cs="Mangal"/>
        </w:rPr>
        <w:commentReference w:id="19"/>
      </w:r>
      <w:r>
        <w:rPr>
          <w:rFonts w:ascii="Arial" w:hAnsi="Arial"/>
        </w:rPr>
        <w:t xml:space="preserve">and implement an initial inclusive-participation framework at </w:t>
      </w:r>
      <w:commentRangeStart w:id="20"/>
      <w:r>
        <w:rPr>
          <w:rFonts w:ascii="Arial" w:hAnsi="Arial"/>
        </w:rPr>
        <w:t>selected HSRCs</w:t>
      </w:r>
      <w:commentRangeEnd w:id="20"/>
      <w:r w:rsidR="00DB37EE">
        <w:rPr>
          <w:rStyle w:val="CommentReference"/>
          <w:rFonts w:cs="Mangal"/>
        </w:rPr>
        <w:commentReference w:id="20"/>
      </w:r>
      <w:r>
        <w:rPr>
          <w:rFonts w:ascii="Arial" w:hAnsi="Arial"/>
        </w:rPr>
        <w:t>. Deliverables: an initial framework and results of testing and evaluation.</w:t>
      </w:r>
    </w:p>
    <w:p w14:paraId="3FC5794A" w14:textId="77777777" w:rsidR="00636F9B" w:rsidRDefault="00636F9B">
      <w:pPr>
        <w:jc w:val="both"/>
        <w:rPr>
          <w:rFonts w:ascii="Arial" w:hAnsi="Arial"/>
        </w:rPr>
      </w:pPr>
    </w:p>
    <w:p w14:paraId="15CADA1C" w14:textId="77777777" w:rsidR="00636F9B" w:rsidRDefault="00000000">
      <w:pPr>
        <w:jc w:val="both"/>
        <w:rPr>
          <w:rFonts w:ascii="Arial" w:hAnsi="Arial"/>
        </w:rPr>
      </w:pPr>
      <w:r>
        <w:rPr>
          <w:rFonts w:ascii="Arial" w:hAnsi="Arial"/>
        </w:rPr>
        <w:t>Year 3: Final inclusive-participation service framework, writing-up and dissemination of the outcomes.</w:t>
      </w:r>
    </w:p>
    <w:p w14:paraId="221E2FED" w14:textId="77777777" w:rsidR="00636F9B" w:rsidRDefault="00636F9B">
      <w:pPr>
        <w:jc w:val="both"/>
        <w:rPr>
          <w:rFonts w:ascii="Arial" w:hAnsi="Arial"/>
        </w:rPr>
      </w:pPr>
    </w:p>
    <w:p w14:paraId="7B216312" w14:textId="77777777" w:rsidR="00636F9B" w:rsidRDefault="00000000">
      <w:pPr>
        <w:jc w:val="both"/>
        <w:rPr>
          <w:rFonts w:ascii="Arial" w:hAnsi="Arial"/>
        </w:rPr>
      </w:pPr>
      <w:commentRangeStart w:id="21"/>
      <w:r>
        <w:rPr>
          <w:rFonts w:ascii="Arial" w:hAnsi="Arial"/>
        </w:rPr>
        <w:t>Post-doctoral work will further test the concepts, solutions, and expand their implementation nationwide.</w:t>
      </w:r>
      <w:commentRangeEnd w:id="21"/>
      <w:r w:rsidR="00DB37EE">
        <w:rPr>
          <w:rStyle w:val="CommentReference"/>
          <w:rFonts w:cs="Mangal"/>
        </w:rPr>
        <w:commentReference w:id="21"/>
      </w:r>
    </w:p>
    <w:p w14:paraId="4AE2B0C9" w14:textId="77777777" w:rsidR="00636F9B" w:rsidRDefault="00636F9B">
      <w:pPr>
        <w:jc w:val="both"/>
        <w:rPr>
          <w:rFonts w:ascii="Arial" w:hAnsi="Arial"/>
        </w:rPr>
      </w:pPr>
    </w:p>
    <w:p w14:paraId="75A4E39C" w14:textId="77777777" w:rsidR="00636F9B" w:rsidRDefault="00000000">
      <w:pPr>
        <w:tabs>
          <w:tab w:val="left" w:pos="3254"/>
        </w:tabs>
        <w:jc w:val="both"/>
        <w:rPr>
          <w:rFonts w:ascii="Arial" w:hAnsi="Arial"/>
          <w:b/>
          <w:bCs/>
        </w:rPr>
      </w:pPr>
      <w:commentRangeStart w:id="22"/>
      <w:r>
        <w:rPr>
          <w:rFonts w:ascii="Arial" w:hAnsi="Arial"/>
          <w:b/>
          <w:bCs/>
        </w:rPr>
        <w:t xml:space="preserve">Anticipated Impact </w:t>
      </w:r>
      <w:commentRangeEnd w:id="22"/>
      <w:r w:rsidR="00DB37EE">
        <w:rPr>
          <w:rStyle w:val="CommentReference"/>
          <w:rFonts w:cs="Mangal"/>
        </w:rPr>
        <w:commentReference w:id="22"/>
      </w:r>
      <w:r>
        <w:rPr>
          <w:rFonts w:ascii="Arial" w:hAnsi="Arial"/>
          <w:b/>
          <w:bCs/>
        </w:rPr>
        <w:t>and Dissemination</w:t>
      </w:r>
    </w:p>
    <w:p w14:paraId="51BCDAA5" w14:textId="77777777" w:rsidR="00636F9B" w:rsidRDefault="00000000">
      <w:pPr>
        <w:tabs>
          <w:tab w:val="left" w:pos="3254"/>
        </w:tabs>
        <w:jc w:val="both"/>
      </w:pPr>
      <w:r>
        <w:rPr>
          <w:rFonts w:ascii="Arial" w:hAnsi="Arial"/>
        </w:rPr>
        <w:t xml:space="preserve">Short-term impact includes </w:t>
      </w:r>
      <w:proofErr w:type="gramStart"/>
      <w:r>
        <w:rPr>
          <w:rFonts w:ascii="Arial" w:hAnsi="Arial"/>
        </w:rPr>
        <w:t>positively-engaged</w:t>
      </w:r>
      <w:proofErr w:type="gramEnd"/>
      <w:r>
        <w:rPr>
          <w:rFonts w:ascii="Arial" w:hAnsi="Arial"/>
        </w:rPr>
        <w:t xml:space="preserve"> and involved Stroke PPI-group and 13-HSRCs nationwide. Medium to longer term: (1) patient access to wider stroke treatments options including thrombectomy; (2) study sponsors seeing improved results, making the UK more competitive; (3) improving HSRCs’ clinical practice of inclusive participation </w:t>
      </w:r>
      <w:r>
        <w:rPr>
          <w:rFonts w:ascii="Arial" w:hAnsi="Arial"/>
        </w:rPr>
        <w:lastRenderedPageBreak/>
        <w:t>through better-integrating clinical trials and clinical activity; and (4) NHS – reduced human and economic burden, increased commercial-income, realising national strategies. Dissemination includes presentations and publications at national and international stroke conferences and journals.</w:t>
      </w:r>
    </w:p>
    <w:p w14:paraId="551CD943" w14:textId="77777777" w:rsidR="00636F9B" w:rsidRDefault="00000000">
      <w:pPr>
        <w:jc w:val="both"/>
      </w:pPr>
      <w:r>
        <w:rPr>
          <w:rFonts w:ascii="Arial" w:hAnsi="Arial"/>
        </w:rPr>
        <w:br/>
      </w:r>
      <w:bookmarkStart w:id="23" w:name="detailed-research-plan--5000-word-limit"/>
      <w:bookmarkEnd w:id="23"/>
      <w:r>
        <w:rPr>
          <w:rStyle w:val="Strong"/>
          <w:rFonts w:ascii="Arial" w:hAnsi="Arial"/>
        </w:rPr>
        <w:t xml:space="preserve">Detailed Research Plan – </w:t>
      </w:r>
      <w:proofErr w:type="gramStart"/>
      <w:r>
        <w:rPr>
          <w:rStyle w:val="Strong"/>
          <w:rFonts w:ascii="Arial" w:hAnsi="Arial"/>
        </w:rPr>
        <w:t>5000 word</w:t>
      </w:r>
      <w:proofErr w:type="gramEnd"/>
      <w:r>
        <w:rPr>
          <w:rStyle w:val="Strong"/>
          <w:rFonts w:ascii="Arial" w:hAnsi="Arial"/>
        </w:rPr>
        <w:t xml:space="preserve"> limit</w:t>
      </w:r>
    </w:p>
    <w:p w14:paraId="4EC7B9B4" w14:textId="77777777" w:rsidR="00636F9B" w:rsidRDefault="00000000">
      <w:pPr>
        <w:jc w:val="both"/>
        <w:rPr>
          <w:rFonts w:ascii="Arial" w:hAnsi="Arial"/>
          <w:color w:val="3465A4"/>
          <w:sz w:val="18"/>
          <w:szCs w:val="18"/>
        </w:rPr>
      </w:pPr>
      <w:r>
        <w:rPr>
          <w:rFonts w:ascii="Arial" w:hAnsi="Arial"/>
          <w:color w:val="3465A4"/>
          <w:sz w:val="18"/>
          <w:szCs w:val="18"/>
        </w:rPr>
        <w:t xml:space="preserve">Using </w:t>
      </w:r>
      <w:proofErr w:type="gramStart"/>
      <w:r>
        <w:rPr>
          <w:rFonts w:ascii="Arial" w:hAnsi="Arial"/>
          <w:color w:val="3465A4"/>
          <w:sz w:val="18"/>
          <w:szCs w:val="18"/>
        </w:rPr>
        <w:t>all of</w:t>
      </w:r>
      <w:proofErr w:type="gramEnd"/>
      <w:r>
        <w:rPr>
          <w:rFonts w:ascii="Arial" w:hAnsi="Arial"/>
          <w:color w:val="3465A4"/>
          <w:sz w:val="18"/>
          <w:szCs w:val="18"/>
        </w:rPr>
        <w:t xml:space="preserve"> the headings (in the order presented) and guidance below, please use this section to clearly explain your proposed research. As this is the main part of your application detailing your proposal which will be considered by the reviewing Panel you should ensure that the information is accurate, succinct, and clearly laid out.</w:t>
      </w:r>
    </w:p>
    <w:p w14:paraId="5F2C0A7A" w14:textId="77777777" w:rsidR="00636F9B" w:rsidRDefault="00636F9B">
      <w:pPr>
        <w:jc w:val="both"/>
        <w:rPr>
          <w:rFonts w:ascii="Arial" w:hAnsi="Arial"/>
          <w:color w:val="3465A4"/>
          <w:sz w:val="18"/>
          <w:szCs w:val="18"/>
        </w:rPr>
      </w:pPr>
    </w:p>
    <w:p w14:paraId="379ACD3A" w14:textId="77777777" w:rsidR="00636F9B" w:rsidRDefault="00000000">
      <w:pPr>
        <w:jc w:val="both"/>
        <w:rPr>
          <w:rFonts w:ascii="Arial" w:hAnsi="Arial"/>
          <w:color w:val="3465A4"/>
          <w:sz w:val="18"/>
          <w:szCs w:val="18"/>
        </w:rPr>
      </w:pPr>
      <w:r>
        <w:rPr>
          <w:rFonts w:ascii="Arial" w:hAnsi="Arial"/>
          <w:color w:val="3465A4"/>
          <w:sz w:val="18"/>
          <w:szCs w:val="18"/>
        </w:rPr>
        <w:t xml:space="preserve">The NIHR expects appropriate and relevant involvement of patients/service users, </w:t>
      </w:r>
      <w:proofErr w:type="gramStart"/>
      <w:r>
        <w:rPr>
          <w:rFonts w:ascii="Arial" w:hAnsi="Arial"/>
          <w:color w:val="3465A4"/>
          <w:sz w:val="18"/>
          <w:szCs w:val="18"/>
        </w:rPr>
        <w:t>carers</w:t>
      </w:r>
      <w:proofErr w:type="gramEnd"/>
      <w:r>
        <w:rPr>
          <w:rFonts w:ascii="Arial" w:hAnsi="Arial"/>
          <w:color w:val="3465A4"/>
          <w:sz w:val="18"/>
          <w:szCs w:val="18"/>
        </w:rPr>
        <w:t xml:space="preserve"> and the public and other key stakeholders in the research it supports. It is essential to set out your plans to involve patients/service users and the public in this application. Your patient/service user, carer and public involvement plans will be assessed by the funding committee including patients/service users, </w:t>
      </w:r>
      <w:proofErr w:type="gramStart"/>
      <w:r>
        <w:rPr>
          <w:rFonts w:ascii="Arial" w:hAnsi="Arial"/>
          <w:color w:val="3465A4"/>
          <w:sz w:val="18"/>
          <w:szCs w:val="18"/>
        </w:rPr>
        <w:t>carers</w:t>
      </w:r>
      <w:proofErr w:type="gramEnd"/>
      <w:r>
        <w:rPr>
          <w:rFonts w:ascii="Arial" w:hAnsi="Arial"/>
          <w:color w:val="3465A4"/>
          <w:sz w:val="18"/>
          <w:szCs w:val="18"/>
        </w:rPr>
        <w:t xml:space="preserve"> and public members.</w:t>
      </w:r>
    </w:p>
    <w:p w14:paraId="48BFFAEB" w14:textId="77777777" w:rsidR="00636F9B" w:rsidRDefault="00636F9B">
      <w:pPr>
        <w:jc w:val="both"/>
        <w:rPr>
          <w:rFonts w:ascii="Arial" w:hAnsi="Arial"/>
          <w:color w:val="3465A4"/>
          <w:sz w:val="18"/>
          <w:szCs w:val="18"/>
        </w:rPr>
      </w:pPr>
    </w:p>
    <w:p w14:paraId="0809E2D7" w14:textId="77777777" w:rsidR="00636F9B" w:rsidRDefault="00000000">
      <w:pPr>
        <w:jc w:val="both"/>
      </w:pPr>
      <w:r>
        <w:rPr>
          <w:rFonts w:ascii="Arial" w:hAnsi="Arial"/>
          <w:color w:val="3465A4"/>
          <w:sz w:val="18"/>
          <w:szCs w:val="18"/>
        </w:rPr>
        <w:t>Information and resources to assist prospective applicants can be found on the NIHR website (</w:t>
      </w:r>
      <w:hyperlink r:id="rId12">
        <w:r>
          <w:rPr>
            <w:rStyle w:val="Hyperlink"/>
            <w:rFonts w:ascii="Arial" w:hAnsi="Arial"/>
            <w:color w:val="3465A4"/>
            <w:sz w:val="18"/>
            <w:szCs w:val="18"/>
          </w:rPr>
          <w:t>a detailed definition of public involvement in research</w:t>
        </w:r>
      </w:hyperlink>
      <w:r>
        <w:rPr>
          <w:rFonts w:ascii="Arial" w:hAnsi="Arial"/>
          <w:color w:val="3465A4"/>
          <w:sz w:val="18"/>
          <w:szCs w:val="18"/>
        </w:rPr>
        <w:t>, and </w:t>
      </w:r>
      <w:hyperlink r:id="rId13">
        <w:r>
          <w:rPr>
            <w:rStyle w:val="Hyperlink"/>
            <w:rFonts w:ascii="Arial" w:hAnsi="Arial"/>
            <w:color w:val="3465A4"/>
            <w:sz w:val="18"/>
            <w:szCs w:val="18"/>
          </w:rPr>
          <w:t>briefing notes for researchers on how to involve the public</w:t>
        </w:r>
      </w:hyperlink>
      <w:r>
        <w:rPr>
          <w:rFonts w:ascii="Arial" w:hAnsi="Arial"/>
          <w:color w:val="3465A4"/>
          <w:sz w:val="18"/>
          <w:szCs w:val="18"/>
        </w:rPr>
        <w:t>).</w:t>
      </w:r>
    </w:p>
    <w:p w14:paraId="7E5000EF" w14:textId="77777777" w:rsidR="00636F9B" w:rsidRDefault="00000000">
      <w:pPr>
        <w:jc w:val="both"/>
      </w:pPr>
      <w:r>
        <w:rPr>
          <w:rFonts w:ascii="Arial" w:hAnsi="Arial"/>
          <w:color w:val="3465A4"/>
          <w:sz w:val="18"/>
          <w:szCs w:val="18"/>
        </w:rPr>
        <w:t>In addition, the NIHR has contributed to a </w:t>
      </w:r>
      <w:hyperlink r:id="rId14">
        <w:r>
          <w:rPr>
            <w:rStyle w:val="Hyperlink"/>
            <w:rFonts w:ascii="Arial" w:hAnsi="Arial"/>
            <w:color w:val="3465A4"/>
            <w:sz w:val="18"/>
            <w:szCs w:val="18"/>
          </w:rPr>
          <w:t>Toolkit for Increasing Participation of Black Asian &amp; Minority Ethnic Groups in Health &amp; Social Care Research</w:t>
        </w:r>
      </w:hyperlink>
      <w:r>
        <w:rPr>
          <w:rFonts w:ascii="Arial" w:hAnsi="Arial"/>
          <w:color w:val="3465A4"/>
          <w:sz w:val="18"/>
          <w:szCs w:val="18"/>
        </w:rPr>
        <w:t>, and has produced a further resource on </w:t>
      </w:r>
      <w:hyperlink r:id="rId15">
        <w:r>
          <w:rPr>
            <w:rStyle w:val="Hyperlink"/>
            <w:rFonts w:ascii="Arial" w:hAnsi="Arial"/>
            <w:color w:val="3465A4"/>
            <w:sz w:val="18"/>
            <w:szCs w:val="18"/>
          </w:rPr>
          <w:t>Public Involvement in Social Care Research</w:t>
        </w:r>
      </w:hyperlink>
    </w:p>
    <w:p w14:paraId="5E40BED1" w14:textId="77777777" w:rsidR="00636F9B" w:rsidRDefault="00000000">
      <w:pPr>
        <w:jc w:val="both"/>
        <w:rPr>
          <w:rFonts w:ascii="Arial" w:hAnsi="Arial"/>
          <w:color w:val="3465A4"/>
          <w:sz w:val="18"/>
          <w:szCs w:val="18"/>
        </w:rPr>
      </w:pPr>
      <w:r>
        <w:rPr>
          <w:rFonts w:ascii="Arial" w:hAnsi="Arial"/>
          <w:color w:val="3465A4"/>
          <w:sz w:val="18"/>
          <w:szCs w:val="18"/>
        </w:rPr>
        <w:t>In this section it is important that you identify all stakeholders who are relevant to your research proposal. For each stakeholder group you need to be clear about how they benefit from your proposed research and, where appropriate, how they have been involved in the development of the application, as well as the plans for their involvement in the proposed research.</w:t>
      </w:r>
    </w:p>
    <w:p w14:paraId="74E54AA3" w14:textId="77777777" w:rsidR="00636F9B" w:rsidRDefault="00636F9B">
      <w:pPr>
        <w:jc w:val="both"/>
        <w:rPr>
          <w:rFonts w:ascii="Arial" w:hAnsi="Arial"/>
          <w:color w:val="3465A4"/>
          <w:sz w:val="18"/>
          <w:szCs w:val="18"/>
        </w:rPr>
      </w:pPr>
    </w:p>
    <w:p w14:paraId="1B6D52F1" w14:textId="77777777" w:rsidR="00636F9B" w:rsidRDefault="00000000">
      <w:pPr>
        <w:jc w:val="both"/>
        <w:rPr>
          <w:rFonts w:ascii="Arial" w:hAnsi="Arial"/>
          <w:color w:val="3465A4"/>
          <w:sz w:val="18"/>
          <w:szCs w:val="18"/>
        </w:rPr>
      </w:pPr>
      <w:r>
        <w:rPr>
          <w:rFonts w:ascii="Arial" w:hAnsi="Arial"/>
          <w:color w:val="3465A4"/>
          <w:sz w:val="18"/>
          <w:szCs w:val="18"/>
        </w:rPr>
        <w:t>Guidance for applicants on Equality, Diversity, and Inclusion for study participants:</w:t>
      </w:r>
    </w:p>
    <w:p w14:paraId="4C13A79D" w14:textId="77777777" w:rsidR="00636F9B" w:rsidRDefault="00000000">
      <w:pPr>
        <w:jc w:val="both"/>
        <w:rPr>
          <w:rFonts w:ascii="Arial" w:hAnsi="Arial"/>
          <w:color w:val="3465A4"/>
          <w:sz w:val="18"/>
          <w:szCs w:val="18"/>
        </w:rPr>
      </w:pPr>
      <w:r>
        <w:rPr>
          <w:rFonts w:ascii="Arial" w:hAnsi="Arial"/>
          <w:color w:val="3465A4"/>
          <w:sz w:val="18"/>
          <w:szCs w:val="18"/>
        </w:rPr>
        <w:t>Every person eligible to take part in research should be offered the same opportunity of taking part in that research regardless of:</w:t>
      </w:r>
    </w:p>
    <w:p w14:paraId="2912177D" w14:textId="77777777" w:rsidR="00636F9B" w:rsidRDefault="00636F9B">
      <w:pPr>
        <w:jc w:val="both"/>
        <w:rPr>
          <w:rFonts w:ascii="Arial" w:hAnsi="Arial"/>
          <w:color w:val="3465A4"/>
          <w:sz w:val="18"/>
          <w:szCs w:val="18"/>
        </w:rPr>
      </w:pPr>
    </w:p>
    <w:p w14:paraId="361BEE01" w14:textId="77777777" w:rsidR="00636F9B" w:rsidRDefault="00000000">
      <w:pPr>
        <w:jc w:val="both"/>
        <w:rPr>
          <w:rFonts w:ascii="Arial" w:hAnsi="Arial"/>
          <w:color w:val="3465A4"/>
          <w:sz w:val="18"/>
          <w:szCs w:val="18"/>
        </w:rPr>
      </w:pPr>
      <w:r>
        <w:rPr>
          <w:rFonts w:ascii="Arial" w:hAnsi="Arial"/>
          <w:color w:val="3465A4"/>
          <w:sz w:val="18"/>
          <w:szCs w:val="18"/>
        </w:rPr>
        <w:t>All NIHR applications are expected to include information about how this data will be collected.</w:t>
      </w:r>
    </w:p>
    <w:p w14:paraId="68865CCD" w14:textId="77777777" w:rsidR="00636F9B" w:rsidRDefault="00000000">
      <w:pPr>
        <w:jc w:val="both"/>
        <w:rPr>
          <w:rFonts w:ascii="Arial" w:hAnsi="Arial"/>
          <w:color w:val="3465A4"/>
          <w:sz w:val="18"/>
          <w:szCs w:val="18"/>
        </w:rPr>
      </w:pPr>
      <w:r>
        <w:rPr>
          <w:rFonts w:ascii="Arial" w:hAnsi="Arial"/>
          <w:color w:val="3465A4"/>
          <w:sz w:val="18"/>
          <w:szCs w:val="18"/>
        </w:rPr>
        <w:t>In addition, applicants should demonstrate how these factors have been considered and addressed in their proposal, including steps taken to ensure the research sample is representative of the population the study is targeted at. Applicants need to explain who they are planning to recruit to ensure inclusivity of study participants and justify and explain any exclusions, for example by completing an Equality Impact Assessment. Costs associated with inclusivity, which may include, but are not limited to justified translation of research participant material into other relevant languages, would be expected and where appropriate should be included in the detailed budget section under ‘Other Direct Costs’. Additionally, applicants should demonstrate that all potential recruiting locations have been considered and the research is deliverable to those areas.</w:t>
      </w:r>
    </w:p>
    <w:p w14:paraId="05A30668" w14:textId="77777777" w:rsidR="00636F9B" w:rsidRDefault="00636F9B">
      <w:pPr>
        <w:jc w:val="both"/>
        <w:rPr>
          <w:rFonts w:ascii="Arial" w:hAnsi="Arial"/>
          <w:color w:val="3465A4"/>
          <w:sz w:val="18"/>
          <w:szCs w:val="18"/>
        </w:rPr>
      </w:pPr>
    </w:p>
    <w:p w14:paraId="5A3986C4" w14:textId="77777777" w:rsidR="00636F9B" w:rsidRDefault="00000000">
      <w:pPr>
        <w:jc w:val="both"/>
      </w:pPr>
      <w:r>
        <w:rPr>
          <w:rFonts w:ascii="Arial" w:hAnsi="Arial"/>
          <w:color w:val="3465A4"/>
          <w:sz w:val="18"/>
          <w:szCs w:val="18"/>
        </w:rPr>
        <w:t>Please see the </w:t>
      </w:r>
      <w:hyperlink r:id="rId16">
        <w:r>
          <w:rPr>
            <w:rStyle w:val="Hyperlink"/>
            <w:rFonts w:ascii="Arial" w:hAnsi="Arial"/>
            <w:color w:val="3465A4"/>
            <w:sz w:val="18"/>
            <w:szCs w:val="18"/>
          </w:rPr>
          <w:t>NIHR INCLUDE Guidance</w:t>
        </w:r>
      </w:hyperlink>
      <w:r>
        <w:rPr>
          <w:rFonts w:ascii="Arial" w:hAnsi="Arial"/>
          <w:color w:val="3465A4"/>
          <w:sz w:val="18"/>
          <w:szCs w:val="18"/>
        </w:rPr>
        <w:t> for more information about how to include under-served groups effectively.</w:t>
      </w:r>
    </w:p>
    <w:p w14:paraId="6BF3F5E0" w14:textId="77777777" w:rsidR="00636F9B" w:rsidRDefault="00000000">
      <w:pPr>
        <w:jc w:val="both"/>
        <w:rPr>
          <w:rFonts w:ascii="Arial" w:hAnsi="Arial"/>
          <w:color w:val="3465A4"/>
          <w:sz w:val="18"/>
          <w:szCs w:val="18"/>
        </w:rPr>
      </w:pPr>
      <w:r>
        <w:rPr>
          <w:rFonts w:ascii="Arial" w:hAnsi="Arial"/>
          <w:color w:val="3465A4"/>
          <w:sz w:val="18"/>
          <w:szCs w:val="18"/>
        </w:rPr>
        <w:t xml:space="preserve">The NIHR supports the Researcher Development Concordat which recognises the critical role of research and innovation in delivering the UK’s ambitious economic and industrial </w:t>
      </w:r>
      <w:proofErr w:type="gramStart"/>
      <w:r>
        <w:rPr>
          <w:rFonts w:ascii="Arial" w:hAnsi="Arial"/>
          <w:color w:val="3465A4"/>
          <w:sz w:val="18"/>
          <w:szCs w:val="18"/>
        </w:rPr>
        <w:t>strategies, and</w:t>
      </w:r>
      <w:proofErr w:type="gramEnd"/>
      <w:r>
        <w:rPr>
          <w:rFonts w:ascii="Arial" w:hAnsi="Arial"/>
          <w:color w:val="3465A4"/>
          <w:sz w:val="18"/>
          <w:szCs w:val="18"/>
        </w:rPr>
        <w:t xml:space="preserve"> aims to set the gold standard in researcher development and use it as a competitive advantage. NIHR research applicants should understand the concordat and consider this when completing their application.</w:t>
      </w:r>
    </w:p>
    <w:p w14:paraId="092C8911" w14:textId="77777777" w:rsidR="00636F9B" w:rsidRDefault="00636F9B">
      <w:pPr>
        <w:jc w:val="both"/>
        <w:rPr>
          <w:rFonts w:ascii="Arial" w:hAnsi="Arial"/>
          <w:color w:val="3465A4"/>
          <w:sz w:val="18"/>
          <w:szCs w:val="18"/>
        </w:rPr>
      </w:pPr>
    </w:p>
    <w:p w14:paraId="0C92F9DE" w14:textId="77777777" w:rsidR="00636F9B" w:rsidRDefault="00000000">
      <w:pPr>
        <w:jc w:val="both"/>
        <w:rPr>
          <w:rFonts w:ascii="Arial" w:hAnsi="Arial"/>
          <w:color w:val="3465A4"/>
          <w:sz w:val="18"/>
          <w:szCs w:val="18"/>
        </w:rPr>
      </w:pPr>
      <w:r>
        <w:rPr>
          <w:rFonts w:ascii="Arial" w:hAnsi="Arial"/>
          <w:color w:val="3465A4"/>
          <w:sz w:val="18"/>
          <w:szCs w:val="18"/>
        </w:rPr>
        <w:t>Helpful links:</w:t>
      </w:r>
    </w:p>
    <w:p w14:paraId="7D885EF6" w14:textId="77777777" w:rsidR="00636F9B" w:rsidRDefault="00636F9B">
      <w:pPr>
        <w:jc w:val="both"/>
        <w:rPr>
          <w:rFonts w:ascii="Arial" w:hAnsi="Arial"/>
          <w:color w:val="3465A4"/>
          <w:sz w:val="18"/>
          <w:szCs w:val="18"/>
        </w:rPr>
      </w:pPr>
    </w:p>
    <w:p w14:paraId="73AFEEBD" w14:textId="77777777" w:rsidR="00636F9B" w:rsidRDefault="00000000">
      <w:pPr>
        <w:jc w:val="both"/>
      </w:pPr>
      <w:hyperlink r:id="rId17">
        <w:r>
          <w:rPr>
            <w:rStyle w:val="Hyperlink"/>
            <w:rFonts w:ascii="Arial" w:hAnsi="Arial"/>
            <w:color w:val="3465A4"/>
            <w:sz w:val="18"/>
            <w:szCs w:val="18"/>
          </w:rPr>
          <w:t xml:space="preserve">Equality, </w:t>
        </w:r>
        <w:proofErr w:type="gramStart"/>
        <w:r>
          <w:rPr>
            <w:rStyle w:val="Hyperlink"/>
            <w:rFonts w:ascii="Arial" w:hAnsi="Arial"/>
            <w:color w:val="3465A4"/>
            <w:sz w:val="18"/>
            <w:szCs w:val="18"/>
          </w:rPr>
          <w:t>diversity</w:t>
        </w:r>
        <w:proofErr w:type="gramEnd"/>
        <w:r>
          <w:rPr>
            <w:rStyle w:val="Hyperlink"/>
            <w:rFonts w:ascii="Arial" w:hAnsi="Arial"/>
            <w:color w:val="3465A4"/>
            <w:sz w:val="18"/>
            <w:szCs w:val="18"/>
          </w:rPr>
          <w:t xml:space="preserve"> and inclusion</w:t>
        </w:r>
      </w:hyperlink>
    </w:p>
    <w:p w14:paraId="3F66ADBD" w14:textId="77777777" w:rsidR="00636F9B" w:rsidRDefault="00000000">
      <w:pPr>
        <w:jc w:val="both"/>
      </w:pPr>
      <w:r>
        <w:rPr>
          <w:rFonts w:ascii="Arial" w:hAnsi="Arial"/>
          <w:color w:val="3465A4"/>
          <w:sz w:val="18"/>
          <w:szCs w:val="18"/>
        </w:rPr>
        <w:t>If the research you are proposing includes a clinical trial, feasibility study or pilot study, or if your area of research is related to clinical trials, you are strongly encouraged to read the </w:t>
      </w:r>
      <w:hyperlink r:id="rId18">
        <w:r>
          <w:rPr>
            <w:rStyle w:val="Hyperlink"/>
            <w:rFonts w:ascii="Arial" w:hAnsi="Arial"/>
            <w:color w:val="3465A4"/>
            <w:sz w:val="18"/>
            <w:szCs w:val="18"/>
          </w:rPr>
          <w:t>NIHR Clinical Trials Guide for Trainees </w:t>
        </w:r>
      </w:hyperlink>
      <w:r>
        <w:rPr>
          <w:rFonts w:ascii="Arial" w:hAnsi="Arial"/>
          <w:color w:val="3465A4"/>
          <w:sz w:val="18"/>
          <w:szCs w:val="18"/>
        </w:rPr>
        <w:t>before starting an application.</w:t>
      </w:r>
    </w:p>
    <w:p w14:paraId="612406D9" w14:textId="77777777" w:rsidR="00636F9B" w:rsidRDefault="00636F9B">
      <w:pPr>
        <w:jc w:val="both"/>
        <w:rPr>
          <w:rStyle w:val="Strong"/>
          <w:rFonts w:ascii="Arial" w:hAnsi="Arial"/>
        </w:rPr>
      </w:pPr>
    </w:p>
    <w:p w14:paraId="3E278ED8" w14:textId="77777777" w:rsidR="00636F9B" w:rsidRDefault="00000000">
      <w:pPr>
        <w:jc w:val="both"/>
      </w:pPr>
      <w:r>
        <w:rPr>
          <w:rStyle w:val="Strong"/>
          <w:rFonts w:ascii="Arial" w:hAnsi="Arial"/>
        </w:rPr>
        <w:t>What is the problem being addressed?</w:t>
      </w:r>
    </w:p>
    <w:p w14:paraId="0E9FD069" w14:textId="77777777" w:rsidR="00636F9B" w:rsidRDefault="00000000">
      <w:pPr>
        <w:jc w:val="both"/>
        <w:rPr>
          <w:rFonts w:ascii="Arial" w:hAnsi="Arial"/>
          <w:color w:val="3465A4"/>
          <w:sz w:val="18"/>
          <w:szCs w:val="18"/>
        </w:rPr>
      </w:pPr>
      <w:r>
        <w:rPr>
          <w:rFonts w:ascii="Arial" w:hAnsi="Arial"/>
          <w:color w:val="3465A4"/>
          <w:sz w:val="18"/>
          <w:szCs w:val="18"/>
        </w:rPr>
        <w:t>Provide a clear explanation of the health and/or social care problem to be addressed, the impact on service users as well as health and/or social care services, and how this research would fill a demonstrable evidence gap.</w:t>
      </w:r>
    </w:p>
    <w:p w14:paraId="240AFAC1" w14:textId="77777777" w:rsidR="00636F9B" w:rsidRDefault="00636F9B">
      <w:pPr>
        <w:jc w:val="both"/>
        <w:rPr>
          <w:rFonts w:ascii="Arial" w:hAnsi="Arial"/>
          <w:color w:val="3465A4"/>
          <w:sz w:val="18"/>
          <w:szCs w:val="18"/>
        </w:rPr>
      </w:pPr>
    </w:p>
    <w:p w14:paraId="544270D7" w14:textId="77777777" w:rsidR="00636F9B" w:rsidRDefault="00000000">
      <w:pPr>
        <w:jc w:val="both"/>
      </w:pPr>
      <w:r>
        <w:rPr>
          <w:rStyle w:val="Strong"/>
          <w:rFonts w:ascii="Arial" w:hAnsi="Arial"/>
        </w:rPr>
        <w:t>What is the problem being addressed?</w:t>
      </w:r>
    </w:p>
    <w:p w14:paraId="13EFC0D3" w14:textId="77777777" w:rsidR="00636F9B" w:rsidRDefault="00636F9B">
      <w:pPr>
        <w:jc w:val="both"/>
        <w:rPr>
          <w:rStyle w:val="Strong"/>
          <w:rFonts w:ascii="Arial" w:hAnsi="Arial"/>
        </w:rPr>
      </w:pPr>
    </w:p>
    <w:p w14:paraId="6FC51486" w14:textId="77777777" w:rsidR="00636F9B" w:rsidRDefault="00000000">
      <w:pPr>
        <w:jc w:val="both"/>
      </w:pPr>
      <w:commentRangeStart w:id="24"/>
      <w:r>
        <w:rPr>
          <w:rStyle w:val="Strong"/>
          <w:rFonts w:ascii="Arial" w:hAnsi="Arial"/>
          <w:b w:val="0"/>
          <w:bCs w:val="0"/>
        </w:rPr>
        <w:t>Stroke</w:t>
      </w:r>
      <w:commentRangeEnd w:id="24"/>
      <w:r w:rsidR="00DB37EE">
        <w:rPr>
          <w:rStyle w:val="CommentReference"/>
          <w:rFonts w:cs="Mangal"/>
        </w:rPr>
        <w:commentReference w:id="24"/>
      </w:r>
      <w:r>
        <w:rPr>
          <w:rStyle w:val="Strong"/>
          <w:rFonts w:ascii="Arial" w:hAnsi="Arial"/>
          <w:b w:val="0"/>
          <w:bCs w:val="0"/>
        </w:rPr>
        <w:t xml:space="preserve"> is an enormously consequential event, both to individuals, their families, and society at large. According to NHS England (2017: 11) stroke is the main cause of adult disability and third-biggest killer in England; half of stroke survivors are left dependent with long-term disability; with an economic cost of more than £8 </w:t>
      </w:r>
      <w:commentRangeStart w:id="25"/>
      <w:r>
        <w:rPr>
          <w:rStyle w:val="Strong"/>
          <w:rFonts w:ascii="Arial" w:hAnsi="Arial"/>
          <w:b w:val="0"/>
          <w:bCs w:val="0"/>
        </w:rPr>
        <w:t xml:space="preserve">billion a year. </w:t>
      </w:r>
      <w:commentRangeEnd w:id="25"/>
      <w:r w:rsidR="00DB37EE">
        <w:rPr>
          <w:rStyle w:val="CommentReference"/>
          <w:rFonts w:cs="Mangal"/>
        </w:rPr>
        <w:commentReference w:id="25"/>
      </w:r>
      <w:r>
        <w:rPr>
          <w:rStyle w:val="Strong"/>
          <w:rFonts w:ascii="Arial" w:hAnsi="Arial"/>
          <w:b w:val="0"/>
          <w:bCs w:val="0"/>
        </w:rPr>
        <w:t xml:space="preserve">Consequences can be severe, but also subtle with hidden-impairments affecting quality-of-life and healthy functioning: Psychological, cognitive, and behavioural </w:t>
      </w:r>
      <w:commentRangeStart w:id="26"/>
      <w:r>
        <w:rPr>
          <w:rStyle w:val="Strong"/>
          <w:rFonts w:ascii="Arial" w:hAnsi="Arial"/>
          <w:b w:val="0"/>
          <w:bCs w:val="0"/>
        </w:rPr>
        <w:t>burdens</w:t>
      </w:r>
      <w:commentRangeEnd w:id="26"/>
      <w:r w:rsidR="00DB37EE">
        <w:rPr>
          <w:rStyle w:val="CommentReference"/>
          <w:rFonts w:cs="Mangal"/>
        </w:rPr>
        <w:commentReference w:id="26"/>
      </w:r>
      <w:r>
        <w:rPr>
          <w:rStyle w:val="Strong"/>
          <w:rFonts w:ascii="Arial" w:hAnsi="Arial"/>
          <w:b w:val="0"/>
          <w:bCs w:val="0"/>
        </w:rPr>
        <w:t xml:space="preserve"> can result from stroke, including depression, anxiety, and post-traumatic stress in patients and their carers </w:t>
      </w:r>
      <w:r>
        <w:rPr>
          <w:rStyle w:val="Strong"/>
          <w:rFonts w:ascii="Arial" w:hAnsi="Arial"/>
          <w:b w:val="0"/>
          <w:bCs w:val="0"/>
        </w:rPr>
        <w:lastRenderedPageBreak/>
        <w:t>(McCurley, et al., 2019). Stroke also influences chronic diseases, for example, impaired cognition and vascular dementia are more likely following severe stroke (Husseini, et al., 2023) and support for so-called “minor” stroke is lacking (Crow, et al., 2023b).</w:t>
      </w:r>
    </w:p>
    <w:p w14:paraId="76B14985" w14:textId="77777777" w:rsidR="00636F9B" w:rsidRDefault="00636F9B">
      <w:pPr>
        <w:jc w:val="both"/>
        <w:rPr>
          <w:rStyle w:val="Strong"/>
          <w:rFonts w:ascii="Arial" w:hAnsi="Arial"/>
          <w:b w:val="0"/>
          <w:bCs w:val="0"/>
        </w:rPr>
      </w:pPr>
    </w:p>
    <w:p w14:paraId="0A5E6270" w14:textId="77777777" w:rsidR="00636F9B" w:rsidRDefault="00000000">
      <w:pPr>
        <w:jc w:val="both"/>
      </w:pPr>
      <w:r>
        <w:rPr>
          <w:rStyle w:val="Strong"/>
          <w:rFonts w:ascii="Arial" w:hAnsi="Arial"/>
          <w:b w:val="0"/>
          <w:bCs w:val="0"/>
        </w:rPr>
        <w:t xml:space="preserve">Preventing and reducing the severity of complications require early treatment. Thirty years </w:t>
      </w:r>
      <w:proofErr w:type="gramStart"/>
      <w:r>
        <w:rPr>
          <w:rStyle w:val="Strong"/>
          <w:rFonts w:ascii="Arial" w:hAnsi="Arial"/>
          <w:b w:val="0"/>
          <w:bCs w:val="0"/>
        </w:rPr>
        <w:t>ago</w:t>
      </w:r>
      <w:proofErr w:type="gramEnd"/>
      <w:r>
        <w:rPr>
          <w:rStyle w:val="Strong"/>
          <w:rFonts w:ascii="Arial" w:hAnsi="Arial"/>
          <w:b w:val="0"/>
          <w:bCs w:val="0"/>
        </w:rPr>
        <w:t xml:space="preserve"> few stroke treatments existed. Thanks to the evidence contributed by stroke research, several effective treatments are now available (RCP, 2023). Early treatment is most effective in treating and avoiding death, disability, and treatment-related complications. </w:t>
      </w:r>
      <w:r>
        <w:rPr>
          <w:rStyle w:val="Strong"/>
          <w:rFonts w:ascii="Arial" w:hAnsi="Arial"/>
          <w:b w:val="0"/>
          <w:bCs w:val="0"/>
          <w:lang w:val="en-US"/>
        </w:rPr>
        <w:t>Typically, clot-busting treatment (thrombolysis) can only be given within 4.5 hours, and clot-removal (thrombectomy) within 6-hours of onset. Clinical trials are seeking to expand these limited time-</w:t>
      </w:r>
      <w:proofErr w:type="gramStart"/>
      <w:r>
        <w:rPr>
          <w:rStyle w:val="Strong"/>
          <w:rFonts w:ascii="Arial" w:hAnsi="Arial"/>
          <w:b w:val="0"/>
          <w:bCs w:val="0"/>
          <w:lang w:val="en-US"/>
        </w:rPr>
        <w:t>windows, and</w:t>
      </w:r>
      <w:proofErr w:type="gramEnd"/>
      <w:r>
        <w:rPr>
          <w:rStyle w:val="Strong"/>
          <w:rFonts w:ascii="Arial" w:hAnsi="Arial"/>
          <w:b w:val="0"/>
          <w:bCs w:val="0"/>
          <w:lang w:val="en-US"/>
        </w:rPr>
        <w:t xml:space="preserve"> make treatments more effective and safer. However, not every patient is offered </w:t>
      </w:r>
      <w:proofErr w:type="gramStart"/>
      <w:r>
        <w:rPr>
          <w:rStyle w:val="Strong"/>
          <w:rFonts w:ascii="Arial" w:hAnsi="Arial"/>
          <w:b w:val="0"/>
          <w:bCs w:val="0"/>
          <w:lang w:val="en-US"/>
        </w:rPr>
        <w:t>this</w:t>
      </w:r>
      <w:proofErr w:type="gramEnd"/>
      <w:r>
        <w:rPr>
          <w:rStyle w:val="Strong"/>
          <w:rFonts w:ascii="Arial" w:hAnsi="Arial"/>
          <w:b w:val="0"/>
          <w:bCs w:val="0"/>
          <w:lang w:val="en-US"/>
        </w:rPr>
        <w:t xml:space="preserve"> and the </w:t>
      </w:r>
      <w:commentRangeStart w:id="27"/>
      <w:r>
        <w:rPr>
          <w:rStyle w:val="Strong"/>
          <w:rFonts w:ascii="Arial" w:hAnsi="Arial"/>
          <w:b w:val="0"/>
          <w:bCs w:val="0"/>
          <w:lang w:val="en-US"/>
        </w:rPr>
        <w:t>underserved miss out disproportionately</w:t>
      </w:r>
      <w:commentRangeEnd w:id="27"/>
      <w:r w:rsidR="00103254">
        <w:rPr>
          <w:rStyle w:val="CommentReference"/>
          <w:rFonts w:cs="Mangal"/>
        </w:rPr>
        <w:commentReference w:id="27"/>
      </w:r>
      <w:r>
        <w:rPr>
          <w:rStyle w:val="Strong"/>
          <w:rFonts w:ascii="Arial" w:hAnsi="Arial"/>
          <w:b w:val="0"/>
          <w:bCs w:val="0"/>
          <w:lang w:val="en-US"/>
        </w:rPr>
        <w:t xml:space="preserve">. These studies are open at Hyperacute Stroke Units (HASUs) that treat stroke patients and Hyperacute Stroke Research </w:t>
      </w:r>
      <w:proofErr w:type="spellStart"/>
      <w:r>
        <w:rPr>
          <w:rStyle w:val="Strong"/>
          <w:rFonts w:ascii="Arial" w:hAnsi="Arial"/>
          <w:b w:val="0"/>
          <w:bCs w:val="0"/>
          <w:lang w:val="en-US"/>
        </w:rPr>
        <w:t>Centres</w:t>
      </w:r>
      <w:proofErr w:type="spellEnd"/>
      <w:r>
        <w:rPr>
          <w:rStyle w:val="Strong"/>
          <w:rFonts w:ascii="Arial" w:hAnsi="Arial"/>
          <w:b w:val="0"/>
          <w:bCs w:val="0"/>
          <w:lang w:val="en-US"/>
        </w:rPr>
        <w:t xml:space="preserve"> (HSRCs) </w:t>
      </w:r>
      <w:proofErr w:type="spellStart"/>
      <w:r>
        <w:rPr>
          <w:rStyle w:val="Strong"/>
          <w:rFonts w:ascii="Arial" w:hAnsi="Arial"/>
          <w:b w:val="0"/>
          <w:bCs w:val="0"/>
          <w:lang w:val="en-US"/>
        </w:rPr>
        <w:t>specialising</w:t>
      </w:r>
      <w:proofErr w:type="spellEnd"/>
      <w:r>
        <w:rPr>
          <w:rStyle w:val="Strong"/>
          <w:rFonts w:ascii="Arial" w:hAnsi="Arial"/>
          <w:b w:val="0"/>
          <w:bCs w:val="0"/>
          <w:lang w:val="en-US"/>
        </w:rPr>
        <w:t xml:space="preserve"> in these clinical trials.</w:t>
      </w:r>
    </w:p>
    <w:p w14:paraId="61F3248C" w14:textId="77777777" w:rsidR="00636F9B" w:rsidRDefault="00636F9B">
      <w:pPr>
        <w:jc w:val="both"/>
        <w:rPr>
          <w:rStyle w:val="Strong"/>
          <w:rFonts w:ascii="Arial" w:hAnsi="Arial"/>
          <w:b w:val="0"/>
          <w:bCs w:val="0"/>
          <w:lang w:val="en-US"/>
        </w:rPr>
      </w:pPr>
    </w:p>
    <w:p w14:paraId="47CE0219" w14:textId="77777777" w:rsidR="00636F9B" w:rsidRDefault="00000000">
      <w:pPr>
        <w:jc w:val="both"/>
      </w:pPr>
      <w:r>
        <w:rPr>
          <w:rStyle w:val="Strong"/>
          <w:rFonts w:ascii="Arial" w:hAnsi="Arial"/>
          <w:b w:val="0"/>
          <w:bCs w:val="0"/>
          <w:lang w:val="en-US"/>
        </w:rPr>
        <w:t>The problem I will address is lack of inclusion and participation in stroke hyperacute/acute clinical trials. The challenges/issues:</w:t>
      </w:r>
    </w:p>
    <w:p w14:paraId="453360DC" w14:textId="77777777" w:rsidR="00636F9B" w:rsidRDefault="00636F9B">
      <w:pPr>
        <w:jc w:val="both"/>
        <w:rPr>
          <w:rStyle w:val="Strong"/>
          <w:rFonts w:ascii="Arial" w:hAnsi="Arial"/>
          <w:b w:val="0"/>
          <w:bCs w:val="0"/>
          <w:lang w:val="en-US"/>
        </w:rPr>
      </w:pPr>
    </w:p>
    <w:p w14:paraId="5F17A15A" w14:textId="77777777" w:rsidR="00636F9B" w:rsidRDefault="00000000">
      <w:pPr>
        <w:numPr>
          <w:ilvl w:val="0"/>
          <w:numId w:val="5"/>
        </w:numPr>
        <w:jc w:val="both"/>
      </w:pPr>
      <w:r>
        <w:rPr>
          <w:rStyle w:val="Strong"/>
          <w:rFonts w:ascii="Arial" w:hAnsi="Arial"/>
          <w:b w:val="0"/>
          <w:bCs w:val="0"/>
          <w:lang w:val="en-US"/>
        </w:rPr>
        <w:t xml:space="preserve">(1) </w:t>
      </w:r>
      <w:commentRangeStart w:id="28"/>
      <w:r>
        <w:rPr>
          <w:rStyle w:val="Strong"/>
          <w:rFonts w:ascii="Arial" w:hAnsi="Arial"/>
          <w:b w:val="0"/>
          <w:bCs w:val="0"/>
          <w:lang w:val="en-US"/>
        </w:rPr>
        <w:t xml:space="preserve">Eligible patients </w:t>
      </w:r>
      <w:proofErr w:type="gramStart"/>
      <w:r>
        <w:rPr>
          <w:rStyle w:val="Strong"/>
          <w:rFonts w:ascii="Arial" w:hAnsi="Arial"/>
          <w:b w:val="0"/>
          <w:bCs w:val="0"/>
          <w:lang w:val="en-US"/>
        </w:rPr>
        <w:t>not</w:t>
      </w:r>
      <w:proofErr w:type="gramEnd"/>
      <w:r>
        <w:rPr>
          <w:rStyle w:val="Strong"/>
          <w:rFonts w:ascii="Arial" w:hAnsi="Arial"/>
          <w:b w:val="0"/>
          <w:bCs w:val="0"/>
          <w:lang w:val="en-US"/>
        </w:rPr>
        <w:t xml:space="preserve"> automatically offered clinical trial participation.</w:t>
      </w:r>
    </w:p>
    <w:p w14:paraId="2895D3D6" w14:textId="77777777" w:rsidR="00636F9B" w:rsidRDefault="00000000">
      <w:pPr>
        <w:numPr>
          <w:ilvl w:val="0"/>
          <w:numId w:val="5"/>
        </w:numPr>
        <w:jc w:val="both"/>
      </w:pPr>
      <w:r>
        <w:rPr>
          <w:rStyle w:val="Strong"/>
          <w:rFonts w:ascii="Arial" w:hAnsi="Arial"/>
          <w:b w:val="0"/>
          <w:bCs w:val="0"/>
          <w:lang w:val="en-US"/>
        </w:rPr>
        <w:t>(2) Underserved populations are under-represented in stroke clinical trials.</w:t>
      </w:r>
    </w:p>
    <w:p w14:paraId="16EC7FED" w14:textId="77777777" w:rsidR="00636F9B" w:rsidRDefault="00000000">
      <w:pPr>
        <w:numPr>
          <w:ilvl w:val="0"/>
          <w:numId w:val="5"/>
        </w:numPr>
        <w:jc w:val="both"/>
      </w:pPr>
      <w:r>
        <w:rPr>
          <w:rStyle w:val="Strong"/>
          <w:rFonts w:ascii="Arial" w:hAnsi="Arial"/>
          <w:b w:val="0"/>
          <w:bCs w:val="0"/>
          <w:lang w:val="en-US"/>
        </w:rPr>
        <w:t>(3) Lack of inclusive participation impacts clinical trials in myriad ways.</w:t>
      </w:r>
      <w:commentRangeEnd w:id="28"/>
      <w:r w:rsidR="00103254">
        <w:rPr>
          <w:rStyle w:val="CommentReference"/>
          <w:rFonts w:cs="Mangal"/>
        </w:rPr>
        <w:commentReference w:id="28"/>
      </w:r>
    </w:p>
    <w:p w14:paraId="09F47002" w14:textId="77777777" w:rsidR="00636F9B" w:rsidRDefault="00636F9B">
      <w:pPr>
        <w:jc w:val="both"/>
        <w:rPr>
          <w:rStyle w:val="Strong"/>
          <w:rFonts w:ascii="Arial" w:hAnsi="Arial"/>
          <w:b w:val="0"/>
          <w:bCs w:val="0"/>
          <w:lang w:val="en-US"/>
        </w:rPr>
      </w:pPr>
    </w:p>
    <w:p w14:paraId="0179A617" w14:textId="77777777" w:rsidR="00636F9B" w:rsidRDefault="00000000">
      <w:pPr>
        <w:jc w:val="both"/>
      </w:pPr>
      <w:r>
        <w:rPr>
          <w:rStyle w:val="Strong"/>
          <w:rFonts w:ascii="Arial" w:hAnsi="Arial"/>
          <w:lang w:val="en-US"/>
        </w:rPr>
        <w:t xml:space="preserve">(1) Eligible patients </w:t>
      </w:r>
      <w:proofErr w:type="gramStart"/>
      <w:r>
        <w:rPr>
          <w:rStyle w:val="Strong"/>
          <w:rFonts w:ascii="Arial" w:hAnsi="Arial"/>
          <w:lang w:val="en-US"/>
        </w:rPr>
        <w:t>not</w:t>
      </w:r>
      <w:proofErr w:type="gramEnd"/>
      <w:r>
        <w:rPr>
          <w:rStyle w:val="Strong"/>
          <w:rFonts w:ascii="Arial" w:hAnsi="Arial"/>
          <w:lang w:val="en-US"/>
        </w:rPr>
        <w:t xml:space="preserve"> automatically offered clinical trial participation.</w:t>
      </w:r>
    </w:p>
    <w:p w14:paraId="32E57E06" w14:textId="77777777" w:rsidR="00636F9B" w:rsidRDefault="00636F9B">
      <w:pPr>
        <w:jc w:val="both"/>
        <w:rPr>
          <w:rStyle w:val="Strong"/>
          <w:rFonts w:ascii="Arial" w:hAnsi="Arial"/>
          <w:b w:val="0"/>
          <w:bCs w:val="0"/>
          <w:lang w:val="en-US"/>
        </w:rPr>
      </w:pPr>
    </w:p>
    <w:p w14:paraId="29207277" w14:textId="77777777" w:rsidR="00636F9B" w:rsidRDefault="00000000">
      <w:pPr>
        <w:jc w:val="both"/>
      </w:pPr>
      <w:commentRangeStart w:id="29"/>
      <w:r>
        <w:rPr>
          <w:rStyle w:val="Strong"/>
          <w:rFonts w:ascii="Arial" w:hAnsi="Arial"/>
          <w:b w:val="0"/>
          <w:bCs w:val="0"/>
          <w:lang w:val="en-US"/>
        </w:rPr>
        <w:t xml:space="preserve">Clinical trials seeking to improve and </w:t>
      </w:r>
      <w:commentRangeEnd w:id="29"/>
      <w:r w:rsidR="00103254">
        <w:rPr>
          <w:rStyle w:val="CommentReference"/>
          <w:rFonts w:cs="Mangal"/>
        </w:rPr>
        <w:commentReference w:id="29"/>
      </w:r>
      <w:r>
        <w:rPr>
          <w:rStyle w:val="Strong"/>
          <w:rFonts w:ascii="Arial" w:hAnsi="Arial"/>
          <w:b w:val="0"/>
          <w:bCs w:val="0"/>
          <w:lang w:val="en-US"/>
        </w:rPr>
        <w:t xml:space="preserve">expand these treatments, and the subsequent acute phase where commencing secondary prevention is key, are being undertaken. </w:t>
      </w:r>
      <w:r>
        <w:rPr>
          <w:rStyle w:val="Strong"/>
          <w:rFonts w:ascii="Arial" w:hAnsi="Arial"/>
          <w:b w:val="0"/>
          <w:bCs w:val="0"/>
        </w:rPr>
        <w:t>But accessing a clinical trial, even at a specialist centre at the urgent time it matters most, is not automatically offered even though the study is open to recruitment at that centre.  This is a problem because it might be the only treatment option available to the patient or offer a superior/safer treatment.</w:t>
      </w:r>
    </w:p>
    <w:p w14:paraId="5CD40CBE" w14:textId="77777777" w:rsidR="00636F9B" w:rsidRDefault="00636F9B">
      <w:pPr>
        <w:jc w:val="both"/>
        <w:rPr>
          <w:rStyle w:val="Strong"/>
          <w:rFonts w:ascii="Arial" w:hAnsi="Arial"/>
          <w:b w:val="0"/>
          <w:bCs w:val="0"/>
        </w:rPr>
      </w:pPr>
    </w:p>
    <w:p w14:paraId="4DF9BE7C" w14:textId="77777777" w:rsidR="00636F9B" w:rsidRDefault="00000000">
      <w:pPr>
        <w:jc w:val="both"/>
      </w:pPr>
      <w:r>
        <w:rPr>
          <w:rStyle w:val="Strong"/>
          <w:rFonts w:ascii="Arial" w:hAnsi="Arial"/>
        </w:rPr>
        <w:t>(2)</w:t>
      </w:r>
      <w:r>
        <w:rPr>
          <w:rStyle w:val="Strong"/>
          <w:rFonts w:ascii="Arial" w:hAnsi="Arial"/>
          <w:b w:val="0"/>
          <w:bCs w:val="0"/>
        </w:rPr>
        <w:t xml:space="preserve"> </w:t>
      </w:r>
      <w:r>
        <w:rPr>
          <w:rStyle w:val="Strong"/>
          <w:rFonts w:ascii="Arial" w:hAnsi="Arial"/>
        </w:rPr>
        <w:t>Underserved populations are under-represented in stroke clinical trials.</w:t>
      </w:r>
    </w:p>
    <w:p w14:paraId="010D7AF6" w14:textId="77777777" w:rsidR="00636F9B" w:rsidRDefault="00636F9B">
      <w:pPr>
        <w:jc w:val="both"/>
        <w:rPr>
          <w:rStyle w:val="Strong"/>
          <w:rFonts w:ascii="Arial" w:hAnsi="Arial"/>
        </w:rPr>
      </w:pPr>
    </w:p>
    <w:p w14:paraId="7D32CFA8" w14:textId="77777777" w:rsidR="00636F9B" w:rsidRDefault="00000000">
      <w:pPr>
        <w:jc w:val="both"/>
      </w:pPr>
      <w:commentRangeStart w:id="30"/>
      <w:r>
        <w:rPr>
          <w:rStyle w:val="Strong"/>
          <w:rFonts w:ascii="Arial" w:hAnsi="Arial"/>
          <w:b w:val="0"/>
          <w:bCs w:val="0"/>
        </w:rPr>
        <w:t>Underserved populations are context specific (NIHR, 2020) and are a broad category in stroke research participation, highlighting a need for inclusion</w:t>
      </w:r>
      <w:commentRangeEnd w:id="30"/>
      <w:r w:rsidR="00103254">
        <w:rPr>
          <w:rStyle w:val="CommentReference"/>
          <w:rFonts w:cs="Mangal"/>
        </w:rPr>
        <w:commentReference w:id="30"/>
      </w:r>
      <w:r>
        <w:rPr>
          <w:rStyle w:val="Strong"/>
          <w:rFonts w:ascii="Arial" w:hAnsi="Arial"/>
          <w:b w:val="0"/>
          <w:bCs w:val="0"/>
        </w:rPr>
        <w:t xml:space="preserve">. </w:t>
      </w:r>
      <w:proofErr w:type="spellStart"/>
      <w:r>
        <w:rPr>
          <w:rStyle w:val="Strong"/>
          <w:rFonts w:ascii="Arial" w:hAnsi="Arial"/>
          <w:b w:val="0"/>
          <w:bCs w:val="0"/>
        </w:rPr>
        <w:t>Thombectomy</w:t>
      </w:r>
      <w:proofErr w:type="spellEnd"/>
      <w:r>
        <w:rPr>
          <w:rStyle w:val="Strong"/>
          <w:rFonts w:ascii="Arial" w:hAnsi="Arial"/>
          <w:b w:val="0"/>
          <w:bCs w:val="0"/>
        </w:rPr>
        <w:t xml:space="preserve"> research is illustrative:</w:t>
      </w:r>
    </w:p>
    <w:p w14:paraId="21556B40" w14:textId="77777777" w:rsidR="00636F9B" w:rsidRDefault="00636F9B">
      <w:pPr>
        <w:jc w:val="both"/>
        <w:rPr>
          <w:rStyle w:val="Strong"/>
          <w:rFonts w:ascii="Arial" w:hAnsi="Arial"/>
        </w:rPr>
      </w:pPr>
    </w:p>
    <w:p w14:paraId="650047FF" w14:textId="77777777" w:rsidR="00636F9B" w:rsidRDefault="00000000">
      <w:pPr>
        <w:jc w:val="both"/>
      </w:pPr>
      <w:r>
        <w:rPr>
          <w:rStyle w:val="Strong"/>
          <w:rFonts w:ascii="Arial" w:hAnsi="Arial"/>
        </w:rPr>
        <w:t xml:space="preserve">Gender. </w:t>
      </w:r>
      <w:r>
        <w:rPr>
          <w:rStyle w:val="Strong"/>
          <w:rFonts w:ascii="Arial" w:hAnsi="Arial"/>
          <w:b w:val="0"/>
          <w:bCs w:val="0"/>
        </w:rPr>
        <w:t>Women and men enjoy similar benefit of thrombectomy (</w:t>
      </w:r>
      <w:proofErr w:type="spellStart"/>
      <w:r>
        <w:rPr>
          <w:rStyle w:val="Strong"/>
          <w:rFonts w:ascii="Arial" w:hAnsi="Arial"/>
          <w:b w:val="0"/>
          <w:bCs w:val="0"/>
        </w:rPr>
        <w:t>Romoli</w:t>
      </w:r>
      <w:proofErr w:type="spellEnd"/>
      <w:r>
        <w:rPr>
          <w:rStyle w:val="Strong"/>
          <w:rFonts w:ascii="Arial" w:hAnsi="Arial"/>
          <w:b w:val="0"/>
          <w:bCs w:val="0"/>
        </w:rPr>
        <w:t xml:space="preserve">, et al., 2024; Sheth, et al., 2019). However, </w:t>
      </w:r>
      <w:commentRangeStart w:id="31"/>
      <w:r>
        <w:rPr>
          <w:rStyle w:val="Strong"/>
          <w:rFonts w:ascii="Arial" w:hAnsi="Arial"/>
          <w:b w:val="0"/>
          <w:bCs w:val="0"/>
        </w:rPr>
        <w:t>women</w:t>
      </w:r>
      <w:commentRangeEnd w:id="31"/>
      <w:r w:rsidR="00103254">
        <w:rPr>
          <w:rStyle w:val="CommentReference"/>
          <w:rFonts w:cs="Mangal"/>
        </w:rPr>
        <w:commentReference w:id="31"/>
      </w:r>
      <w:r>
        <w:rPr>
          <w:rStyle w:val="Strong"/>
          <w:rFonts w:ascii="Arial" w:hAnsi="Arial"/>
          <w:b w:val="0"/>
          <w:bCs w:val="0"/>
        </w:rPr>
        <w:t xml:space="preserve"> are underrepresented in thrombectomy clinical trials relative to the burden of disease (</w:t>
      </w:r>
      <w:proofErr w:type="spellStart"/>
      <w:r>
        <w:rPr>
          <w:rStyle w:val="Strong"/>
          <w:rFonts w:ascii="Arial" w:hAnsi="Arial"/>
          <w:b w:val="0"/>
          <w:bCs w:val="0"/>
        </w:rPr>
        <w:t>Carcel</w:t>
      </w:r>
      <w:proofErr w:type="spellEnd"/>
      <w:r>
        <w:rPr>
          <w:rStyle w:val="Strong"/>
          <w:rFonts w:ascii="Arial" w:hAnsi="Arial"/>
          <w:b w:val="0"/>
          <w:bCs w:val="0"/>
        </w:rPr>
        <w:t xml:space="preserve">, et al., 2019,2021; </w:t>
      </w:r>
      <w:proofErr w:type="spellStart"/>
      <w:r>
        <w:rPr>
          <w:rStyle w:val="Strong"/>
          <w:rFonts w:ascii="Arial" w:hAnsi="Arial"/>
          <w:b w:val="0"/>
          <w:bCs w:val="0"/>
        </w:rPr>
        <w:t>Carcel</w:t>
      </w:r>
      <w:proofErr w:type="spellEnd"/>
      <w:r>
        <w:rPr>
          <w:rStyle w:val="Strong"/>
          <w:rFonts w:ascii="Arial" w:hAnsi="Arial"/>
          <w:b w:val="0"/>
          <w:bCs w:val="0"/>
        </w:rPr>
        <w:t xml:space="preserve"> and Reeves, 2021). These are important considerations for both treatment and safety paradigms (Bala, et al., 2022; </w:t>
      </w:r>
      <w:proofErr w:type="spellStart"/>
      <w:r>
        <w:rPr>
          <w:rStyle w:val="Strong"/>
          <w:rFonts w:ascii="Arial" w:hAnsi="Arial"/>
          <w:b w:val="0"/>
          <w:bCs w:val="0"/>
        </w:rPr>
        <w:t>Ospel</w:t>
      </w:r>
      <w:proofErr w:type="spellEnd"/>
      <w:r>
        <w:rPr>
          <w:rStyle w:val="Strong"/>
          <w:rFonts w:ascii="Arial" w:hAnsi="Arial"/>
          <w:b w:val="0"/>
          <w:bCs w:val="0"/>
        </w:rPr>
        <w:t xml:space="preserve">, et al., 2022). Underrepresentation applies to both hyperacute and acute-stage secondary prevention </w:t>
      </w:r>
      <w:proofErr w:type="gramStart"/>
      <w:r>
        <w:rPr>
          <w:rStyle w:val="Strong"/>
          <w:rFonts w:ascii="Arial" w:hAnsi="Arial"/>
          <w:b w:val="0"/>
          <w:bCs w:val="0"/>
        </w:rPr>
        <w:t>studies, and</w:t>
      </w:r>
      <w:proofErr w:type="gramEnd"/>
      <w:r>
        <w:rPr>
          <w:rStyle w:val="Strong"/>
          <w:rFonts w:ascii="Arial" w:hAnsi="Arial"/>
          <w:b w:val="0"/>
          <w:bCs w:val="0"/>
        </w:rPr>
        <w:t xml:space="preserve"> can lead to erroneous safety and efficacy study-conclusions (</w:t>
      </w:r>
      <w:proofErr w:type="spellStart"/>
      <w:r>
        <w:rPr>
          <w:rStyle w:val="Strong"/>
          <w:rFonts w:ascii="Arial" w:hAnsi="Arial"/>
          <w:b w:val="0"/>
          <w:bCs w:val="0"/>
        </w:rPr>
        <w:t>Tsivgoulis</w:t>
      </w:r>
      <w:proofErr w:type="spellEnd"/>
      <w:r>
        <w:rPr>
          <w:rStyle w:val="Strong"/>
          <w:rFonts w:ascii="Arial" w:hAnsi="Arial"/>
          <w:b w:val="0"/>
          <w:bCs w:val="0"/>
        </w:rPr>
        <w:t>, et al., 2017). The disparity can be as high as 70:30 (</w:t>
      </w:r>
      <w:proofErr w:type="spellStart"/>
      <w:r>
        <w:rPr>
          <w:rStyle w:val="Strong"/>
          <w:rFonts w:ascii="Arial" w:hAnsi="Arial"/>
          <w:b w:val="0"/>
          <w:bCs w:val="0"/>
        </w:rPr>
        <w:t>Shoamanesh</w:t>
      </w:r>
      <w:proofErr w:type="spellEnd"/>
      <w:r>
        <w:rPr>
          <w:rStyle w:val="Strong"/>
          <w:rFonts w:ascii="Arial" w:hAnsi="Arial"/>
          <w:b w:val="0"/>
          <w:bCs w:val="0"/>
        </w:rPr>
        <w:t xml:space="preserve">, et al., 2022). Need for evidence has been highlighted regarding challenges related to gender </w:t>
      </w:r>
      <w:proofErr w:type="gramStart"/>
      <w:r>
        <w:rPr>
          <w:rStyle w:val="Strong"/>
          <w:rFonts w:ascii="Arial" w:hAnsi="Arial"/>
          <w:b w:val="0"/>
          <w:bCs w:val="0"/>
        </w:rPr>
        <w:t>and also</w:t>
      </w:r>
      <w:proofErr w:type="gramEnd"/>
      <w:r>
        <w:rPr>
          <w:rStyle w:val="Strong"/>
          <w:rFonts w:ascii="Arial" w:hAnsi="Arial"/>
          <w:b w:val="0"/>
          <w:bCs w:val="0"/>
        </w:rPr>
        <w:t xml:space="preserve"> LGBQTI+ communities (Volpe, et al., 2023).</w:t>
      </w:r>
    </w:p>
    <w:p w14:paraId="56D6E1FE" w14:textId="77777777" w:rsidR="00636F9B" w:rsidRDefault="00636F9B">
      <w:pPr>
        <w:jc w:val="both"/>
        <w:rPr>
          <w:rStyle w:val="Strong"/>
          <w:rFonts w:ascii="Arial" w:hAnsi="Arial"/>
          <w:b w:val="0"/>
          <w:bCs w:val="0"/>
        </w:rPr>
      </w:pPr>
    </w:p>
    <w:p w14:paraId="0CA8BDBF" w14:textId="77777777" w:rsidR="00636F9B" w:rsidRDefault="00000000">
      <w:pPr>
        <w:jc w:val="both"/>
      </w:pPr>
      <w:r>
        <w:rPr>
          <w:rStyle w:val="Strong"/>
          <w:rFonts w:ascii="Arial" w:hAnsi="Arial"/>
        </w:rPr>
        <w:t>Ethnicity and Social Determinants</w:t>
      </w:r>
      <w:r>
        <w:rPr>
          <w:rStyle w:val="Strong"/>
          <w:rFonts w:ascii="Arial" w:hAnsi="Arial"/>
          <w:b w:val="0"/>
          <w:bCs w:val="0"/>
        </w:rPr>
        <w:t xml:space="preserve"> relate to stroke and their outcomes (Lopez-Espejo, et al., 2023; Tsao, et al., 2022; Yadav, et al., 2022; Baptiste, et al., 2021; Levine, et al., 2020; </w:t>
      </w:r>
      <w:proofErr w:type="spellStart"/>
      <w:r>
        <w:rPr>
          <w:rStyle w:val="Strong"/>
          <w:rFonts w:ascii="Arial" w:hAnsi="Arial"/>
          <w:b w:val="0"/>
          <w:bCs w:val="0"/>
        </w:rPr>
        <w:t>Reshetnyak</w:t>
      </w:r>
      <w:proofErr w:type="spellEnd"/>
      <w:r>
        <w:rPr>
          <w:rStyle w:val="Strong"/>
          <w:rFonts w:ascii="Arial" w:hAnsi="Arial"/>
          <w:b w:val="0"/>
          <w:bCs w:val="0"/>
        </w:rPr>
        <w:t xml:space="preserve">, et al., 2020; </w:t>
      </w:r>
      <w:proofErr w:type="spellStart"/>
      <w:r>
        <w:rPr>
          <w:rStyle w:val="Strong"/>
          <w:rFonts w:ascii="Arial" w:hAnsi="Arial"/>
          <w:b w:val="0"/>
          <w:bCs w:val="0"/>
        </w:rPr>
        <w:t>Skolarus</w:t>
      </w:r>
      <w:proofErr w:type="spellEnd"/>
      <w:r>
        <w:rPr>
          <w:rStyle w:val="Strong"/>
          <w:rFonts w:ascii="Arial" w:hAnsi="Arial"/>
          <w:b w:val="0"/>
          <w:bCs w:val="0"/>
        </w:rPr>
        <w:t xml:space="preserve">, et al., 2020; Morgenstern, 2009).  Ethnic minorities, compared to Caucasians, suffer stroke 5-years earlier, with 2-to-4-fold increase in death and adverse outcomes (Fluck, et al., 2023).  Similarly, wide disparities in socioeconomic groups </w:t>
      </w:r>
      <w:r>
        <w:rPr>
          <w:rStyle w:val="Strong"/>
          <w:rFonts w:ascii="Arial" w:hAnsi="Arial"/>
          <w:b w:val="0"/>
          <w:bCs w:val="0"/>
        </w:rPr>
        <w:lastRenderedPageBreak/>
        <w:t xml:space="preserve">exist for stroke: </w:t>
      </w:r>
      <w:proofErr w:type="gramStart"/>
      <w:r>
        <w:rPr>
          <w:rStyle w:val="Strong"/>
          <w:rFonts w:ascii="Arial" w:hAnsi="Arial"/>
          <w:b w:val="0"/>
          <w:bCs w:val="0"/>
        </w:rPr>
        <w:t>first-stroke</w:t>
      </w:r>
      <w:proofErr w:type="gramEnd"/>
      <w:r>
        <w:rPr>
          <w:rStyle w:val="Strong"/>
          <w:rFonts w:ascii="Arial" w:hAnsi="Arial"/>
          <w:b w:val="0"/>
          <w:bCs w:val="0"/>
        </w:rPr>
        <w:t xml:space="preserve"> occurred 7-years earlier in the lowest SES-group compared to the highest, with higher prevalence of risk-factors like diabetes and disability (Bray, et al., 2018). Also, non-Caucasians are underserved in thrombectomy research (Silva, et al., 2023). Additionally, barriers including language and cultural aspects have been recognised (NHS England, 2023). </w:t>
      </w:r>
    </w:p>
    <w:p w14:paraId="4083EE27" w14:textId="77777777" w:rsidR="00636F9B" w:rsidRDefault="00636F9B">
      <w:pPr>
        <w:jc w:val="both"/>
        <w:rPr>
          <w:rStyle w:val="Strong"/>
          <w:rFonts w:ascii="Arial" w:hAnsi="Arial"/>
        </w:rPr>
      </w:pPr>
    </w:p>
    <w:p w14:paraId="205416A0" w14:textId="77777777" w:rsidR="00636F9B" w:rsidRDefault="00000000">
      <w:pPr>
        <w:jc w:val="both"/>
      </w:pPr>
      <w:r>
        <w:rPr>
          <w:rStyle w:val="Strong"/>
          <w:rFonts w:ascii="Arial" w:hAnsi="Arial"/>
        </w:rPr>
        <w:t>(3) Lack of inclusive participation impacts clinical trials in myriad ways.</w:t>
      </w:r>
    </w:p>
    <w:p w14:paraId="54F4C467" w14:textId="77777777" w:rsidR="00636F9B" w:rsidRDefault="00636F9B">
      <w:pPr>
        <w:jc w:val="both"/>
        <w:rPr>
          <w:rStyle w:val="Strong"/>
          <w:rFonts w:ascii="Arial" w:hAnsi="Arial"/>
        </w:rPr>
      </w:pPr>
    </w:p>
    <w:p w14:paraId="4D1F79CF" w14:textId="77777777" w:rsidR="00636F9B" w:rsidRDefault="00000000">
      <w:pPr>
        <w:jc w:val="both"/>
      </w:pPr>
      <w:r>
        <w:rPr>
          <w:rStyle w:val="Strong"/>
          <w:rFonts w:ascii="Arial" w:hAnsi="Arial"/>
          <w:b w:val="0"/>
          <w:bCs w:val="0"/>
        </w:rPr>
        <w:t xml:space="preserve">Translating clinical trial results into practice is affected when lacking sufficient participants, leading to underpowered, </w:t>
      </w:r>
      <w:proofErr w:type="gramStart"/>
      <w:r>
        <w:rPr>
          <w:rStyle w:val="Strong"/>
          <w:rFonts w:ascii="Arial" w:hAnsi="Arial"/>
          <w:b w:val="0"/>
          <w:bCs w:val="0"/>
        </w:rPr>
        <w:t>inconclusive</w:t>
      </w:r>
      <w:proofErr w:type="gramEnd"/>
      <w:r>
        <w:rPr>
          <w:rStyle w:val="Strong"/>
          <w:rFonts w:ascii="Arial" w:hAnsi="Arial"/>
          <w:b w:val="0"/>
          <w:bCs w:val="0"/>
        </w:rPr>
        <w:t xml:space="preserve"> or misleading results. </w:t>
      </w:r>
      <w:proofErr w:type="gramStart"/>
      <w:r>
        <w:rPr>
          <w:rStyle w:val="Strong"/>
          <w:rFonts w:ascii="Arial" w:hAnsi="Arial"/>
          <w:b w:val="0"/>
          <w:bCs w:val="0"/>
        </w:rPr>
        <w:t>Costly-extensions</w:t>
      </w:r>
      <w:proofErr w:type="gramEnd"/>
      <w:r>
        <w:rPr>
          <w:rStyle w:val="Strong"/>
          <w:rFonts w:ascii="Arial" w:hAnsi="Arial"/>
          <w:b w:val="0"/>
          <w:bCs w:val="0"/>
        </w:rPr>
        <w:t>, if granted, are needed to answer the primary research question and delays result (Carlisle, et al., 2015). Women, half the population, are underserved in the stroke context, potentially limiting applicability. Commercial trials underperforming in the UK may impact future access to novel therapeutics for patients (DBEIS</w:t>
      </w:r>
      <w:r>
        <w:rPr>
          <w:rStyle w:val="Strong"/>
          <w:rFonts w:ascii="Arial" w:hAnsi="Arial"/>
          <w:b w:val="0"/>
          <w:bCs w:val="0"/>
          <w:color w:val="000000"/>
        </w:rPr>
        <w:t>, 2023</w:t>
      </w:r>
      <w:proofErr w:type="gramStart"/>
      <w:r>
        <w:rPr>
          <w:rStyle w:val="Strong"/>
          <w:rFonts w:ascii="Arial" w:hAnsi="Arial"/>
          <w:b w:val="0"/>
          <w:bCs w:val="0"/>
          <w:color w:val="000000"/>
        </w:rPr>
        <w:t>a,b</w:t>
      </w:r>
      <w:proofErr w:type="gramEnd"/>
      <w:r>
        <w:rPr>
          <w:rStyle w:val="Strong"/>
          <w:rFonts w:ascii="Arial" w:hAnsi="Arial"/>
          <w:b w:val="0"/>
          <w:bCs w:val="0"/>
        </w:rPr>
        <w:t>). Addressing these issues can improve trial outcomes and patient access.</w:t>
      </w:r>
    </w:p>
    <w:p w14:paraId="4B90E499" w14:textId="77777777" w:rsidR="00636F9B" w:rsidRDefault="00636F9B">
      <w:pPr>
        <w:jc w:val="both"/>
        <w:rPr>
          <w:rStyle w:val="Strong"/>
          <w:rFonts w:ascii="Arial" w:hAnsi="Arial"/>
        </w:rPr>
      </w:pPr>
    </w:p>
    <w:p w14:paraId="109E98BA" w14:textId="77777777" w:rsidR="00636F9B" w:rsidRDefault="00000000">
      <w:pPr>
        <w:jc w:val="both"/>
      </w:pPr>
      <w:r>
        <w:rPr>
          <w:rStyle w:val="Strong"/>
          <w:rFonts w:ascii="Arial" w:hAnsi="Arial"/>
        </w:rPr>
        <w:t>Why is this research important in terms of improving the health and/or wellbeing of the public and/or to service users and health and social care services?</w:t>
      </w:r>
    </w:p>
    <w:p w14:paraId="2F55D490" w14:textId="77777777" w:rsidR="00636F9B" w:rsidRDefault="00000000">
      <w:pPr>
        <w:jc w:val="both"/>
        <w:rPr>
          <w:rFonts w:ascii="Arial" w:hAnsi="Arial"/>
          <w:color w:val="3465A4"/>
          <w:sz w:val="18"/>
          <w:szCs w:val="18"/>
        </w:rPr>
      </w:pPr>
      <w:r>
        <w:rPr>
          <w:rFonts w:ascii="Arial" w:hAnsi="Arial"/>
          <w:color w:val="3465A4"/>
          <w:sz w:val="18"/>
          <w:szCs w:val="18"/>
        </w:rPr>
        <w:t>It is essential that you clearly identify the health and social care need your research meets or contributes to. Please outline the anticipated value or contribution the study will provide.</w:t>
      </w:r>
    </w:p>
    <w:p w14:paraId="0AC86C9C" w14:textId="77777777" w:rsidR="00636F9B" w:rsidRDefault="00000000">
      <w:pPr>
        <w:jc w:val="both"/>
        <w:rPr>
          <w:rFonts w:ascii="Arial" w:hAnsi="Arial"/>
          <w:color w:val="3465A4"/>
          <w:sz w:val="18"/>
          <w:szCs w:val="18"/>
        </w:rPr>
      </w:pPr>
      <w:r>
        <w:rPr>
          <w:rFonts w:ascii="Arial" w:hAnsi="Arial"/>
          <w:color w:val="3465A4"/>
          <w:sz w:val="18"/>
          <w:szCs w:val="18"/>
        </w:rPr>
        <w:t>Review of existing evidence - How does the existing literature support this proposal?</w:t>
      </w:r>
    </w:p>
    <w:p w14:paraId="45FB5D69" w14:textId="77777777" w:rsidR="00636F9B" w:rsidRDefault="00000000">
      <w:pPr>
        <w:jc w:val="both"/>
        <w:rPr>
          <w:rFonts w:ascii="Arial" w:hAnsi="Arial"/>
          <w:color w:val="3465A4"/>
          <w:sz w:val="18"/>
          <w:szCs w:val="18"/>
        </w:rPr>
      </w:pPr>
      <w:r>
        <w:rPr>
          <w:rFonts w:ascii="Arial" w:hAnsi="Arial"/>
          <w:color w:val="3465A4"/>
          <w:sz w:val="18"/>
          <w:szCs w:val="18"/>
        </w:rPr>
        <w:t>Explain why this research is needed now, both in terms of time and relevance. We will only fund primary research where the proposed research is informed by a review of the existing evidence.</w:t>
      </w:r>
    </w:p>
    <w:p w14:paraId="573B5C96" w14:textId="77777777" w:rsidR="00636F9B" w:rsidRDefault="00636F9B">
      <w:pPr>
        <w:jc w:val="both"/>
        <w:rPr>
          <w:rFonts w:ascii="Arial" w:hAnsi="Arial"/>
        </w:rPr>
      </w:pPr>
    </w:p>
    <w:p w14:paraId="1B5BBF5C" w14:textId="77777777" w:rsidR="00636F9B" w:rsidRDefault="00000000">
      <w:pPr>
        <w:jc w:val="both"/>
        <w:rPr>
          <w:rFonts w:ascii="Arial" w:hAnsi="Arial"/>
        </w:rPr>
      </w:pPr>
      <w:r>
        <w:rPr>
          <w:rFonts w:ascii="Arial" w:hAnsi="Arial"/>
        </w:rPr>
        <w:t>My study is important, timely, and relevant because:</w:t>
      </w:r>
    </w:p>
    <w:p w14:paraId="29C8F03C" w14:textId="77777777" w:rsidR="00636F9B" w:rsidRDefault="00636F9B">
      <w:pPr>
        <w:jc w:val="both"/>
        <w:rPr>
          <w:rFonts w:ascii="Arial" w:hAnsi="Arial"/>
        </w:rPr>
      </w:pPr>
    </w:p>
    <w:p w14:paraId="1CB4F009" w14:textId="77777777" w:rsidR="00636F9B" w:rsidRDefault="00000000">
      <w:pPr>
        <w:numPr>
          <w:ilvl w:val="0"/>
          <w:numId w:val="6"/>
        </w:numPr>
        <w:tabs>
          <w:tab w:val="left" w:pos="709"/>
        </w:tabs>
        <w:jc w:val="both"/>
      </w:pPr>
      <w:commentRangeStart w:id="32"/>
      <w:r>
        <w:rPr>
          <w:rStyle w:val="Strong"/>
          <w:rFonts w:ascii="Arial" w:hAnsi="Arial"/>
          <w:b w:val="0"/>
          <w:bCs w:val="0"/>
        </w:rPr>
        <w:t xml:space="preserve">Stroke is a common cause of death </w:t>
      </w:r>
      <w:commentRangeEnd w:id="32"/>
      <w:r w:rsidR="005E4B26">
        <w:rPr>
          <w:rStyle w:val="CommentReference"/>
          <w:rFonts w:cs="Mangal"/>
        </w:rPr>
        <w:commentReference w:id="32"/>
      </w:r>
      <w:r>
        <w:rPr>
          <w:rStyle w:val="Strong"/>
          <w:rFonts w:ascii="Arial" w:hAnsi="Arial"/>
          <w:b w:val="0"/>
          <w:bCs w:val="0"/>
        </w:rPr>
        <w:t>and disability with limited treatments, increasing inclusive participation in stroke clinical trials is needed to drive forward new hyperacute/acute treatments for patients and society, and reduce the social and economic impact of stroke.</w:t>
      </w:r>
    </w:p>
    <w:p w14:paraId="6469529F" w14:textId="77777777" w:rsidR="00636F9B" w:rsidRDefault="00636F9B">
      <w:pPr>
        <w:jc w:val="both"/>
        <w:rPr>
          <w:rFonts w:ascii="Arial" w:hAnsi="Arial"/>
        </w:rPr>
      </w:pPr>
    </w:p>
    <w:p w14:paraId="3793974C" w14:textId="77777777" w:rsidR="00636F9B" w:rsidRDefault="00000000">
      <w:pPr>
        <w:numPr>
          <w:ilvl w:val="0"/>
          <w:numId w:val="7"/>
        </w:numPr>
        <w:tabs>
          <w:tab w:val="left" w:pos="709"/>
        </w:tabs>
        <w:jc w:val="both"/>
      </w:pPr>
      <w:commentRangeStart w:id="33"/>
      <w:r>
        <w:rPr>
          <w:rStyle w:val="Strong"/>
          <w:rFonts w:ascii="Arial" w:hAnsi="Arial"/>
          <w:b w:val="0"/>
          <w:bCs w:val="0"/>
        </w:rPr>
        <w:t>Underserved populations are under-represented in stroke clinical trials and risk undermining relevance and reliability of evidence for the next generation of clinical treatments</w:t>
      </w:r>
      <w:commentRangeEnd w:id="33"/>
      <w:r w:rsidR="005E4B26">
        <w:rPr>
          <w:rStyle w:val="CommentReference"/>
          <w:rFonts w:cs="Mangal"/>
        </w:rPr>
        <w:commentReference w:id="33"/>
      </w:r>
      <w:r>
        <w:rPr>
          <w:rStyle w:val="Strong"/>
          <w:rFonts w:ascii="Arial" w:hAnsi="Arial"/>
          <w:b w:val="0"/>
          <w:bCs w:val="0"/>
        </w:rPr>
        <w:t>.</w:t>
      </w:r>
    </w:p>
    <w:p w14:paraId="342009EA" w14:textId="77777777" w:rsidR="00636F9B" w:rsidRDefault="00636F9B">
      <w:pPr>
        <w:jc w:val="both"/>
        <w:rPr>
          <w:rStyle w:val="Strong"/>
          <w:rFonts w:ascii="Arial" w:hAnsi="Arial"/>
          <w:b w:val="0"/>
          <w:bCs w:val="0"/>
        </w:rPr>
      </w:pPr>
    </w:p>
    <w:p w14:paraId="4C291E8A" w14:textId="77777777" w:rsidR="00636F9B" w:rsidRDefault="00000000">
      <w:pPr>
        <w:jc w:val="both"/>
      </w:pPr>
      <w:r>
        <w:rPr>
          <w:rStyle w:val="Strong"/>
          <w:rFonts w:ascii="Arial" w:hAnsi="Arial"/>
          <w:b w:val="0"/>
          <w:bCs w:val="0"/>
        </w:rPr>
        <w:t>The anticipated value and contributions include:</w:t>
      </w:r>
    </w:p>
    <w:p w14:paraId="60856760" w14:textId="77777777" w:rsidR="00636F9B" w:rsidRDefault="00636F9B">
      <w:pPr>
        <w:jc w:val="both"/>
        <w:rPr>
          <w:rStyle w:val="Strong"/>
          <w:rFonts w:ascii="Arial" w:hAnsi="Arial"/>
          <w:b w:val="0"/>
          <w:bCs w:val="0"/>
        </w:rPr>
      </w:pPr>
    </w:p>
    <w:p w14:paraId="78DBC682" w14:textId="77777777" w:rsidR="00636F9B" w:rsidRDefault="00000000">
      <w:pPr>
        <w:numPr>
          <w:ilvl w:val="0"/>
          <w:numId w:val="8"/>
        </w:numPr>
        <w:jc w:val="both"/>
      </w:pPr>
      <w:r>
        <w:rPr>
          <w:rStyle w:val="Strong"/>
          <w:rFonts w:ascii="Arial" w:hAnsi="Arial"/>
        </w:rPr>
        <w:t>Inclusive and wider participation in stroke clinical trials at Hyperacute Stroke HSRCs.</w:t>
      </w:r>
    </w:p>
    <w:p w14:paraId="225B5400" w14:textId="77777777" w:rsidR="00636F9B" w:rsidRDefault="00636F9B">
      <w:pPr>
        <w:ind w:left="720"/>
        <w:jc w:val="both"/>
        <w:rPr>
          <w:rStyle w:val="Strong"/>
          <w:rFonts w:ascii="Arial" w:hAnsi="Arial"/>
        </w:rPr>
      </w:pPr>
    </w:p>
    <w:p w14:paraId="24B257B2" w14:textId="77777777" w:rsidR="00636F9B" w:rsidRDefault="00000000">
      <w:pPr>
        <w:ind w:left="720"/>
        <w:jc w:val="both"/>
      </w:pPr>
      <w:r>
        <w:rPr>
          <w:rFonts w:ascii="Arial" w:hAnsi="Arial"/>
        </w:rPr>
        <w:t xml:space="preserve">My study’s key outcome will be generalisable across the UK to HASUs that treat stroke patients, and the HSRCs specialising in these clinical trials. Making clinical trials accessible to all eligible patients. </w:t>
      </w:r>
      <w:proofErr w:type="gramStart"/>
      <w:r>
        <w:rPr>
          <w:rFonts w:ascii="Arial" w:hAnsi="Arial"/>
        </w:rPr>
        <w:t>Thus</w:t>
      </w:r>
      <w:proofErr w:type="gramEnd"/>
      <w:r>
        <w:rPr>
          <w:rFonts w:ascii="Arial" w:hAnsi="Arial"/>
        </w:rPr>
        <w:t xml:space="preserve"> better achieving study-delivery representative of the population they serve, in turn increasing efficiency, time-to-target, and speeding up the journey from clinical trial to guideline clinical treatment.</w:t>
      </w:r>
    </w:p>
    <w:p w14:paraId="68DB1D61" w14:textId="77777777" w:rsidR="00636F9B" w:rsidRDefault="00636F9B">
      <w:pPr>
        <w:ind w:left="720"/>
        <w:jc w:val="both"/>
        <w:rPr>
          <w:rFonts w:ascii="Arial" w:hAnsi="Arial"/>
          <w:color w:val="000000"/>
        </w:rPr>
      </w:pPr>
    </w:p>
    <w:p w14:paraId="39030AA6" w14:textId="77777777" w:rsidR="00636F9B" w:rsidRDefault="00000000">
      <w:pPr>
        <w:ind w:left="720"/>
        <w:jc w:val="both"/>
      </w:pPr>
      <w:r>
        <w:rPr>
          <w:rFonts w:ascii="Arial" w:hAnsi="Arial"/>
          <w:color w:val="000000"/>
        </w:rPr>
        <w:t>Consequently, contributing to NIHR’s</w:t>
      </w:r>
      <w:r>
        <w:rPr>
          <w:rFonts w:ascii="Arial" w:hAnsi="Arial"/>
          <w:i/>
          <w:iCs/>
          <w:color w:val="000000"/>
        </w:rPr>
        <w:t xml:space="preserve"> EDI Strategy 2022-2027</w:t>
      </w:r>
      <w:r>
        <w:rPr>
          <w:rFonts w:ascii="Arial" w:hAnsi="Arial"/>
          <w:color w:val="000000"/>
        </w:rPr>
        <w:t xml:space="preserve"> (NIHR, 2022: 6) for understanding impediments in our systems that underserve our population and redesigning our processes and championing inclusivity. And </w:t>
      </w:r>
      <w:r>
        <w:rPr>
          <w:rStyle w:val="Strong"/>
          <w:rFonts w:ascii="Arial" w:hAnsi="Arial"/>
          <w:b w:val="0"/>
          <w:bCs w:val="0"/>
          <w:color w:val="000000"/>
        </w:rPr>
        <w:t xml:space="preserve">support organisations to “reduce the inequalities of outcome which result from socio-economic disadvantage” fulfilling the Equality Act 2010 (section 1(1)). Also drawing on untapped potential of frontline research staff to uncover issues and measures of success </w:t>
      </w:r>
      <w:r>
        <w:rPr>
          <w:rStyle w:val="Strong"/>
          <w:rFonts w:ascii="Arial" w:hAnsi="Arial"/>
          <w:b w:val="0"/>
          <w:bCs w:val="0"/>
          <w:color w:val="000000"/>
          <w:shd w:val="clear" w:color="auto" w:fill="FFFFFF"/>
        </w:rPr>
        <w:t xml:space="preserve">(DBEIS, 2022) </w:t>
      </w:r>
      <w:r>
        <w:rPr>
          <w:rStyle w:val="Strong"/>
          <w:rFonts w:ascii="Arial" w:hAnsi="Arial"/>
          <w:b w:val="0"/>
          <w:bCs w:val="0"/>
          <w:color w:val="000000"/>
          <w:shd w:val="clear" w:color="auto" w:fill="FFFFFF"/>
        </w:rPr>
        <w:lastRenderedPageBreak/>
        <w:t>through</w:t>
      </w:r>
      <w:r>
        <w:rPr>
          <w:rStyle w:val="Strong"/>
          <w:rFonts w:ascii="Arial" w:hAnsi="Arial"/>
          <w:b w:val="0"/>
          <w:bCs w:val="0"/>
          <w:color w:val="000000"/>
        </w:rPr>
        <w:t xml:space="preserve"> co-design of an implementable inclusive-participation solution with key stakeholders and patients at HSRCs.</w:t>
      </w:r>
    </w:p>
    <w:p w14:paraId="44BC582C" w14:textId="77777777" w:rsidR="00636F9B" w:rsidRDefault="00636F9B">
      <w:pPr>
        <w:jc w:val="both"/>
        <w:rPr>
          <w:rStyle w:val="Strong"/>
          <w:rFonts w:ascii="Arial" w:hAnsi="Arial"/>
          <w:b w:val="0"/>
          <w:bCs w:val="0"/>
          <w:color w:val="000000"/>
        </w:rPr>
      </w:pPr>
    </w:p>
    <w:p w14:paraId="088F6FF9" w14:textId="77777777" w:rsidR="00636F9B" w:rsidRDefault="00000000">
      <w:pPr>
        <w:numPr>
          <w:ilvl w:val="0"/>
          <w:numId w:val="8"/>
        </w:numPr>
        <w:jc w:val="both"/>
      </w:pPr>
      <w:r>
        <w:rPr>
          <w:rStyle w:val="Strong"/>
          <w:rFonts w:ascii="Arial" w:hAnsi="Arial"/>
          <w:color w:val="000000"/>
        </w:rPr>
        <w:t xml:space="preserve">Improving performance of </w:t>
      </w:r>
      <w:proofErr w:type="gramStart"/>
      <w:r>
        <w:rPr>
          <w:rStyle w:val="Strong"/>
          <w:rFonts w:ascii="Arial" w:hAnsi="Arial"/>
          <w:color w:val="000000"/>
        </w:rPr>
        <w:t>commercially-sponsored</w:t>
      </w:r>
      <w:proofErr w:type="gramEnd"/>
      <w:r>
        <w:rPr>
          <w:rStyle w:val="Strong"/>
          <w:rFonts w:ascii="Arial" w:hAnsi="Arial"/>
          <w:color w:val="000000"/>
        </w:rPr>
        <w:t xml:space="preserve"> trials, making the UK more competitive.</w:t>
      </w:r>
      <w:r>
        <w:rPr>
          <w:rStyle w:val="Strong"/>
          <w:rFonts w:ascii="Arial" w:hAnsi="Arial"/>
          <w:b w:val="0"/>
          <w:bCs w:val="0"/>
          <w:color w:val="000000"/>
        </w:rPr>
        <w:t xml:space="preserve"> </w:t>
      </w:r>
    </w:p>
    <w:p w14:paraId="01C74AB9" w14:textId="77777777" w:rsidR="00636F9B" w:rsidRDefault="00000000">
      <w:pPr>
        <w:ind w:left="720"/>
        <w:jc w:val="both"/>
      </w:pPr>
      <w:r>
        <w:rPr>
          <w:rFonts w:ascii="Arial" w:hAnsi="Arial"/>
          <w:color w:val="000000"/>
        </w:rPr>
        <w:t>Hyperacute and acute commercial trials with improved participation will contribute to reversing the UK’s underperformance identified in Lord O’Shaughnessy’s</w:t>
      </w:r>
      <w:r>
        <w:rPr>
          <w:rFonts w:ascii="Arial" w:hAnsi="Arial"/>
          <w:i/>
          <w:iCs/>
          <w:color w:val="000000"/>
        </w:rPr>
        <w:t xml:space="preserve"> Review </w:t>
      </w:r>
      <w:r>
        <w:rPr>
          <w:rFonts w:ascii="Arial" w:hAnsi="Arial"/>
          <w:color w:val="000000"/>
        </w:rPr>
        <w:t>(DBEIS, 2023</w:t>
      </w:r>
      <w:proofErr w:type="gramStart"/>
      <w:r>
        <w:rPr>
          <w:rFonts w:ascii="Arial" w:hAnsi="Arial"/>
          <w:color w:val="000000"/>
        </w:rPr>
        <w:t>a,b</w:t>
      </w:r>
      <w:proofErr w:type="gramEnd"/>
      <w:r>
        <w:rPr>
          <w:rFonts w:ascii="Arial" w:hAnsi="Arial"/>
          <w:color w:val="000000"/>
        </w:rPr>
        <w:t>).</w:t>
      </w:r>
    </w:p>
    <w:p w14:paraId="558A5593" w14:textId="77777777" w:rsidR="00636F9B" w:rsidRDefault="00636F9B">
      <w:pPr>
        <w:ind w:left="720"/>
        <w:jc w:val="both"/>
        <w:rPr>
          <w:rFonts w:ascii="Arial" w:hAnsi="Arial"/>
          <w:color w:val="000000"/>
        </w:rPr>
      </w:pPr>
    </w:p>
    <w:p w14:paraId="3701D55A" w14:textId="77777777" w:rsidR="00636F9B" w:rsidRDefault="00000000">
      <w:pPr>
        <w:numPr>
          <w:ilvl w:val="0"/>
          <w:numId w:val="9"/>
        </w:numPr>
        <w:jc w:val="both"/>
      </w:pPr>
      <w:r>
        <w:rPr>
          <w:rFonts w:ascii="Arial" w:hAnsi="Arial"/>
          <w:b/>
          <w:bCs/>
          <w:color w:val="000000"/>
        </w:rPr>
        <w:t>Equipping HSRCs to become more inclusive, effective, and integrating clinical trials and clinical activity to the benefit of all eligible stroke patients</w:t>
      </w:r>
      <w:r>
        <w:rPr>
          <w:rFonts w:ascii="Arial" w:hAnsi="Arial"/>
          <w:color w:val="000000"/>
        </w:rPr>
        <w:t>.</w:t>
      </w:r>
    </w:p>
    <w:p w14:paraId="5C62AC38" w14:textId="77777777" w:rsidR="00636F9B" w:rsidRDefault="00000000">
      <w:pPr>
        <w:tabs>
          <w:tab w:val="right" w:pos="6960"/>
        </w:tabs>
        <w:ind w:left="720"/>
        <w:jc w:val="both"/>
      </w:pPr>
      <w:r>
        <w:rPr>
          <w:rStyle w:val="Strong"/>
          <w:rFonts w:ascii="Arial" w:hAnsi="Arial"/>
          <w:b w:val="0"/>
          <w:bCs w:val="0"/>
          <w:color w:val="000000"/>
          <w:shd w:val="clear" w:color="auto" w:fill="FFFFFF"/>
        </w:rPr>
        <w:t xml:space="preserve">This supports core goals of </w:t>
      </w:r>
      <w:r>
        <w:rPr>
          <w:rFonts w:ascii="Arial" w:hAnsi="Arial"/>
          <w:i/>
          <w:iCs/>
        </w:rPr>
        <w:t>Best Research for Best Health</w:t>
      </w:r>
      <w:r>
        <w:rPr>
          <w:rFonts w:ascii="Arial" w:hAnsi="Arial"/>
        </w:rPr>
        <w:t xml:space="preserve"> (DHSC, 2021) and</w:t>
      </w:r>
      <w:r>
        <w:rPr>
          <w:rFonts w:ascii="Arial" w:hAnsi="Arial"/>
          <w:color w:val="000000"/>
        </w:rPr>
        <w:t xml:space="preserve"> </w:t>
      </w:r>
      <w:r>
        <w:rPr>
          <w:rStyle w:val="Strong"/>
          <w:rFonts w:ascii="Arial" w:hAnsi="Arial"/>
          <w:b w:val="0"/>
          <w:bCs w:val="0"/>
          <w:i/>
          <w:color w:val="000000"/>
          <w:shd w:val="clear" w:color="auto" w:fill="FFFFFF"/>
        </w:rPr>
        <w:t xml:space="preserve">Saving and Improving Lives </w:t>
      </w:r>
      <w:r>
        <w:rPr>
          <w:rStyle w:val="Strong"/>
          <w:rFonts w:ascii="Arial" w:hAnsi="Arial"/>
          <w:b w:val="0"/>
          <w:bCs w:val="0"/>
          <w:color w:val="000000"/>
          <w:shd w:val="clear" w:color="auto" w:fill="FFFFFF"/>
        </w:rPr>
        <w:t xml:space="preserve">(HM Government, 2021b) by improving: patient-centred research, embedding clinical research delivery, making research matter, making research more diverse and relevant to the whole-UK, and strengthening PPI. Furthering research as part of direct clinical care (RCP and NIHR, 2022: 2). This will also contribute to </w:t>
      </w:r>
      <w:r>
        <w:rPr>
          <w:rStyle w:val="Strong"/>
          <w:rFonts w:ascii="Arial" w:hAnsi="Arial"/>
          <w:b w:val="0"/>
          <w:bCs w:val="0"/>
          <w:i/>
          <w:iCs/>
          <w:color w:val="000000"/>
          <w:shd w:val="clear" w:color="auto" w:fill="FFFFFF"/>
        </w:rPr>
        <w:t>Levelling Up</w:t>
      </w:r>
      <w:r>
        <w:rPr>
          <w:rStyle w:val="Strong"/>
          <w:rFonts w:ascii="Arial" w:hAnsi="Arial"/>
          <w:b w:val="0"/>
          <w:bCs w:val="0"/>
          <w:color w:val="000000"/>
          <w:shd w:val="clear" w:color="auto" w:fill="FFFFFF"/>
        </w:rPr>
        <w:t xml:space="preserve"> (HM Government, </w:t>
      </w:r>
      <w:r>
        <w:rPr>
          <w:rStyle w:val="Strong"/>
          <w:rFonts w:ascii="Arial" w:hAnsi="Arial"/>
          <w:b w:val="0"/>
          <w:bCs w:val="0"/>
          <w:color w:val="212121"/>
          <w:shd w:val="clear" w:color="auto" w:fill="FFFFFF"/>
        </w:rPr>
        <w:t xml:space="preserve">2022), </w:t>
      </w:r>
      <w:r>
        <w:rPr>
          <w:rStyle w:val="Strong"/>
          <w:rFonts w:ascii="Arial" w:hAnsi="Arial"/>
          <w:b w:val="0"/>
          <w:bCs w:val="0"/>
          <w:i/>
          <w:iCs/>
          <w:color w:val="212121"/>
          <w:shd w:val="clear" w:color="auto" w:fill="FFFFFF"/>
        </w:rPr>
        <w:t>Life Sciences</w:t>
      </w:r>
      <w:r>
        <w:rPr>
          <w:rStyle w:val="Strong"/>
          <w:rFonts w:ascii="Arial" w:hAnsi="Arial"/>
          <w:b w:val="0"/>
          <w:bCs w:val="0"/>
          <w:color w:val="212121"/>
          <w:shd w:val="clear" w:color="auto" w:fill="FFFFFF"/>
        </w:rPr>
        <w:t xml:space="preserve"> (DBEIS, 2021</w:t>
      </w:r>
      <w:proofErr w:type="gramStart"/>
      <w:r>
        <w:rPr>
          <w:rStyle w:val="Strong"/>
          <w:rFonts w:ascii="Arial" w:hAnsi="Arial"/>
          <w:b w:val="0"/>
          <w:bCs w:val="0"/>
          <w:color w:val="212121"/>
          <w:shd w:val="clear" w:color="auto" w:fill="FFFFFF"/>
        </w:rPr>
        <w:t>a,b</w:t>
      </w:r>
      <w:proofErr w:type="gramEnd"/>
      <w:r>
        <w:rPr>
          <w:rStyle w:val="Strong"/>
          <w:rFonts w:ascii="Arial" w:hAnsi="Arial"/>
          <w:b w:val="0"/>
          <w:bCs w:val="0"/>
          <w:color w:val="212121"/>
          <w:shd w:val="clear" w:color="auto" w:fill="FFFFFF"/>
        </w:rPr>
        <w:t>),and sustainability strategies (</w:t>
      </w:r>
      <w:r>
        <w:rPr>
          <w:rStyle w:val="Strong"/>
          <w:rFonts w:ascii="Arial" w:hAnsi="Arial"/>
          <w:b w:val="0"/>
          <w:bCs w:val="0"/>
          <w:color w:val="000000"/>
          <w:shd w:val="clear" w:color="auto" w:fill="FFFFFF"/>
        </w:rPr>
        <w:t>UN, 2024) reducing inequalities and improving health.</w:t>
      </w:r>
    </w:p>
    <w:p w14:paraId="5075C7F8" w14:textId="77777777" w:rsidR="00636F9B" w:rsidRDefault="00636F9B">
      <w:pPr>
        <w:jc w:val="both"/>
        <w:rPr>
          <w:rStyle w:val="Strong"/>
          <w:color w:val="000000"/>
        </w:rPr>
      </w:pPr>
    </w:p>
    <w:p w14:paraId="518556F3" w14:textId="77777777" w:rsidR="00636F9B" w:rsidRDefault="00000000">
      <w:pPr>
        <w:jc w:val="both"/>
      </w:pPr>
      <w:r>
        <w:rPr>
          <w:rStyle w:val="Strong"/>
          <w:rFonts w:ascii="Arial" w:hAnsi="Arial"/>
          <w:color w:val="000000"/>
        </w:rPr>
        <w:t xml:space="preserve">Why improving inclusive participation to prevent impact of stroke is needed now: </w:t>
      </w:r>
    </w:p>
    <w:p w14:paraId="03658AAA" w14:textId="77777777" w:rsidR="00636F9B" w:rsidRDefault="00636F9B">
      <w:pPr>
        <w:jc w:val="both"/>
        <w:rPr>
          <w:rStyle w:val="Strong"/>
          <w:rFonts w:ascii="Arial" w:hAnsi="Arial"/>
          <w:color w:val="000000"/>
        </w:rPr>
      </w:pPr>
    </w:p>
    <w:p w14:paraId="69853BD3" w14:textId="77777777" w:rsidR="00636F9B" w:rsidRDefault="00000000">
      <w:pPr>
        <w:jc w:val="both"/>
      </w:pPr>
      <w:r>
        <w:rPr>
          <w:rStyle w:val="Strong"/>
          <w:rFonts w:ascii="Arial" w:hAnsi="Arial"/>
          <w:b w:val="0"/>
          <w:bCs w:val="0"/>
          <w:color w:val="000000"/>
        </w:rPr>
        <w:t>Stroke burden will increase by an estimated 35% in Europe by 2050 (</w:t>
      </w:r>
      <w:proofErr w:type="spellStart"/>
      <w:r>
        <w:rPr>
          <w:rStyle w:val="Strong"/>
          <w:rFonts w:ascii="Arial" w:hAnsi="Arial"/>
          <w:b w:val="0"/>
          <w:bCs w:val="0"/>
          <w:color w:val="000000"/>
        </w:rPr>
        <w:t>Norrving</w:t>
      </w:r>
      <w:proofErr w:type="spellEnd"/>
      <w:r>
        <w:rPr>
          <w:rStyle w:val="Strong"/>
          <w:rFonts w:ascii="Arial" w:hAnsi="Arial"/>
          <w:b w:val="0"/>
          <w:bCs w:val="0"/>
          <w:color w:val="000000"/>
        </w:rPr>
        <w:t xml:space="preserve">, et al., 2018). According to the </w:t>
      </w:r>
      <w:r>
        <w:rPr>
          <w:rStyle w:val="Strong"/>
          <w:rFonts w:ascii="Arial" w:hAnsi="Arial"/>
          <w:b w:val="0"/>
          <w:bCs w:val="0"/>
          <w:i/>
          <w:iCs/>
          <w:color w:val="000000"/>
        </w:rPr>
        <w:t>Action Plan for Stroke in Europe 2018-2030</w:t>
      </w:r>
      <w:r>
        <w:rPr>
          <w:rStyle w:val="Strong"/>
          <w:rFonts w:ascii="Arial" w:hAnsi="Arial"/>
          <w:b w:val="0"/>
          <w:bCs w:val="0"/>
          <w:color w:val="000000"/>
        </w:rPr>
        <w:t>, stroke is treatable and manageable (</w:t>
      </w:r>
      <w:proofErr w:type="spellStart"/>
      <w:r>
        <w:rPr>
          <w:rStyle w:val="Strong"/>
          <w:rFonts w:ascii="Arial" w:hAnsi="Arial"/>
          <w:b w:val="0"/>
          <w:bCs w:val="0"/>
          <w:color w:val="000000"/>
        </w:rPr>
        <w:t>Norrving</w:t>
      </w:r>
      <w:proofErr w:type="spellEnd"/>
      <w:r>
        <w:rPr>
          <w:rStyle w:val="Strong"/>
          <w:rFonts w:ascii="Arial" w:hAnsi="Arial"/>
          <w:b w:val="0"/>
          <w:bCs w:val="0"/>
          <w:color w:val="000000"/>
        </w:rPr>
        <w:t xml:space="preserve">, et al., 2018). Reperfusion therapies like thrombolysis and thrombectomy have expanded treatment-options and increased stroke-survival in the UK (Stroke Association and James Lind Alliance, 2021; RCP, 2023; Tunkl, et al., 2024). </w:t>
      </w:r>
    </w:p>
    <w:p w14:paraId="375503F7" w14:textId="77777777" w:rsidR="00636F9B" w:rsidRDefault="00636F9B">
      <w:pPr>
        <w:jc w:val="both"/>
        <w:rPr>
          <w:rStyle w:val="Strong"/>
          <w:rFonts w:ascii="Arial" w:hAnsi="Arial"/>
          <w:b w:val="0"/>
          <w:bCs w:val="0"/>
          <w:color w:val="000000"/>
        </w:rPr>
      </w:pPr>
    </w:p>
    <w:p w14:paraId="5385ED4D" w14:textId="77777777" w:rsidR="00636F9B" w:rsidRDefault="00000000">
      <w:pPr>
        <w:jc w:val="both"/>
      </w:pPr>
      <w:r>
        <w:rPr>
          <w:rStyle w:val="Strong"/>
          <w:rFonts w:ascii="Arial" w:hAnsi="Arial"/>
          <w:b w:val="0"/>
          <w:bCs w:val="0"/>
          <w:color w:val="000000"/>
        </w:rPr>
        <w:t xml:space="preserve">The </w:t>
      </w:r>
      <w:r>
        <w:rPr>
          <w:rStyle w:val="Strong"/>
          <w:rFonts w:ascii="Arial" w:hAnsi="Arial"/>
          <w:b w:val="0"/>
          <w:bCs w:val="0"/>
          <w:i/>
          <w:iCs/>
          <w:color w:val="000000"/>
        </w:rPr>
        <w:t>NHS Long Term Plan</w:t>
      </w:r>
      <w:r>
        <w:rPr>
          <w:rStyle w:val="Strong"/>
          <w:rFonts w:ascii="Arial" w:hAnsi="Arial"/>
          <w:b w:val="0"/>
          <w:bCs w:val="0"/>
          <w:color w:val="000000"/>
        </w:rPr>
        <w:t xml:space="preserve"> (NHS, 2019: 64-65) aims to increase the number of patients accessing thrombectomy. Currently, even at advanced-HSRCs, patients with medium-vessel occlusions (treatable in a trial like Escape </w:t>
      </w:r>
      <w:proofErr w:type="spellStart"/>
      <w:r>
        <w:rPr>
          <w:rStyle w:val="Strong"/>
          <w:rFonts w:ascii="Arial" w:hAnsi="Arial"/>
          <w:b w:val="0"/>
          <w:bCs w:val="0"/>
          <w:color w:val="000000"/>
        </w:rPr>
        <w:t>MeVO</w:t>
      </w:r>
      <w:proofErr w:type="spellEnd"/>
      <w:r>
        <w:rPr>
          <w:rStyle w:val="Strong"/>
          <w:rFonts w:ascii="Arial" w:hAnsi="Arial"/>
          <w:b w:val="0"/>
          <w:bCs w:val="0"/>
          <w:color w:val="000000"/>
        </w:rPr>
        <w:t>) are not always offered this option. M</w:t>
      </w:r>
      <w:r>
        <w:rPr>
          <w:rStyle w:val="Strong"/>
          <w:rFonts w:ascii="Arial" w:hAnsi="Arial"/>
          <w:b w:val="0"/>
          <w:bCs w:val="0"/>
          <w:color w:val="000000"/>
          <w:shd w:val="clear" w:color="auto" w:fill="FFFFFF"/>
        </w:rPr>
        <w:t xml:space="preserve">y proposed study, by increasing inclusive-participation in clinical trials, will contribute to this and six of the ten top urgent-priorities in </w:t>
      </w:r>
      <w:r>
        <w:rPr>
          <w:rStyle w:val="Strong"/>
          <w:rFonts w:ascii="Arial" w:hAnsi="Arial"/>
          <w:b w:val="0"/>
          <w:bCs w:val="0"/>
          <w:i/>
          <w:iCs/>
          <w:color w:val="000000"/>
          <w:shd w:val="clear" w:color="auto" w:fill="FFFFFF"/>
        </w:rPr>
        <w:t>Shaping Stroke Research</w:t>
      </w:r>
      <w:r>
        <w:rPr>
          <w:rStyle w:val="Strong"/>
          <w:rFonts w:ascii="Arial" w:hAnsi="Arial"/>
          <w:b w:val="0"/>
          <w:bCs w:val="0"/>
          <w:color w:val="000000"/>
          <w:shd w:val="clear" w:color="auto" w:fill="FFFFFF"/>
        </w:rPr>
        <w:t xml:space="preserve"> (Stroke Association and James Lind Alliance, 2021) and </w:t>
      </w:r>
      <w:r>
        <w:rPr>
          <w:rStyle w:val="Strong"/>
          <w:rFonts w:ascii="Arial" w:hAnsi="Arial"/>
          <w:b w:val="0"/>
          <w:bCs w:val="0"/>
          <w:i/>
          <w:iCs/>
          <w:color w:val="000000"/>
          <w:shd w:val="clear" w:color="auto" w:fill="FFFFFF"/>
        </w:rPr>
        <w:t>Demand Signalling</w:t>
      </w:r>
      <w:r>
        <w:rPr>
          <w:rStyle w:val="Strong"/>
          <w:rFonts w:ascii="Arial" w:hAnsi="Arial"/>
          <w:b w:val="0"/>
          <w:bCs w:val="0"/>
          <w:color w:val="000000"/>
          <w:shd w:val="clear" w:color="auto" w:fill="FFFFFF"/>
        </w:rPr>
        <w:t xml:space="preserve"> (NHS England, 2022: 18). These priorities relate to evaluating new and established hyperacute therapies, access to thrombectomy, and preventing stroke-complications.</w:t>
      </w:r>
    </w:p>
    <w:p w14:paraId="53ED8341" w14:textId="77777777" w:rsidR="00636F9B" w:rsidRDefault="00636F9B">
      <w:pPr>
        <w:jc w:val="both"/>
        <w:rPr>
          <w:rStyle w:val="Strong"/>
          <w:rFonts w:ascii="Arial" w:hAnsi="Arial"/>
          <w:b w:val="0"/>
          <w:bCs w:val="0"/>
        </w:rPr>
      </w:pPr>
    </w:p>
    <w:p w14:paraId="59D13E1C" w14:textId="77777777" w:rsidR="00636F9B" w:rsidRDefault="00000000">
      <w:pPr>
        <w:jc w:val="both"/>
      </w:pPr>
      <w:r>
        <w:rPr>
          <w:rStyle w:val="Strong"/>
          <w:rFonts w:ascii="Arial" w:hAnsi="Arial"/>
          <w:b w:val="0"/>
          <w:bCs w:val="0"/>
        </w:rPr>
        <w:t xml:space="preserve">Importantly, several clinical trials are trying to improve the efficacy and safety of these </w:t>
      </w:r>
      <w:proofErr w:type="gramStart"/>
      <w:r>
        <w:rPr>
          <w:rStyle w:val="Strong"/>
          <w:rFonts w:ascii="Arial" w:hAnsi="Arial"/>
          <w:b w:val="0"/>
          <w:bCs w:val="0"/>
        </w:rPr>
        <w:t>therapies, and</w:t>
      </w:r>
      <w:proofErr w:type="gramEnd"/>
      <w:r>
        <w:rPr>
          <w:rStyle w:val="Strong"/>
          <w:rFonts w:ascii="Arial" w:hAnsi="Arial"/>
          <w:b w:val="0"/>
          <w:bCs w:val="0"/>
        </w:rPr>
        <w:t xml:space="preserve"> extend the narrow treatment-window. Barriers to patients and underserved exist, even at centres specialising in these treatments, and needs further investigation. So that research-treatments are offered close to the onset of </w:t>
      </w:r>
      <w:proofErr w:type="gramStart"/>
      <w:r>
        <w:rPr>
          <w:rStyle w:val="Strong"/>
          <w:rFonts w:ascii="Arial" w:hAnsi="Arial"/>
          <w:b w:val="0"/>
          <w:bCs w:val="0"/>
        </w:rPr>
        <w:t>stroke, when</w:t>
      </w:r>
      <w:proofErr w:type="gramEnd"/>
      <w:r>
        <w:rPr>
          <w:rStyle w:val="Strong"/>
          <w:rFonts w:ascii="Arial" w:hAnsi="Arial"/>
          <w:b w:val="0"/>
          <w:bCs w:val="0"/>
        </w:rPr>
        <w:t xml:space="preserve"> reduction of harm is safest and most effective.</w:t>
      </w:r>
    </w:p>
    <w:p w14:paraId="4B48AEC8" w14:textId="77777777" w:rsidR="00636F9B" w:rsidRDefault="00636F9B">
      <w:pPr>
        <w:jc w:val="both"/>
        <w:rPr>
          <w:rStyle w:val="Strong"/>
          <w:rFonts w:ascii="Arial" w:hAnsi="Arial"/>
          <w:b w:val="0"/>
          <w:bCs w:val="0"/>
        </w:rPr>
      </w:pPr>
    </w:p>
    <w:p w14:paraId="3E661D1A" w14:textId="77777777" w:rsidR="00636F9B" w:rsidRDefault="00000000">
      <w:pPr>
        <w:jc w:val="both"/>
      </w:pPr>
      <w:r>
        <w:rPr>
          <w:rStyle w:val="Strong"/>
          <w:rFonts w:ascii="Arial" w:hAnsi="Arial"/>
        </w:rPr>
        <w:t>Review of Existing Evidence – How does the existing literature support this proposal?</w:t>
      </w:r>
    </w:p>
    <w:p w14:paraId="6E773E3E" w14:textId="77777777" w:rsidR="00636F9B" w:rsidRDefault="00000000">
      <w:pPr>
        <w:jc w:val="both"/>
      </w:pPr>
      <w:r>
        <w:rPr>
          <w:rStyle w:val="Strong"/>
          <w:rFonts w:ascii="Arial" w:hAnsi="Arial"/>
          <w:b w:val="0"/>
          <w:bCs w:val="0"/>
        </w:rPr>
        <w:t xml:space="preserve">Literature supports this research proposal in three domains, (1) Research participation issues; (2) Lack of interventions to improve </w:t>
      </w:r>
      <w:proofErr w:type="gramStart"/>
      <w:r>
        <w:rPr>
          <w:rStyle w:val="Strong"/>
          <w:rFonts w:ascii="Arial" w:hAnsi="Arial"/>
          <w:b w:val="0"/>
          <w:bCs w:val="0"/>
        </w:rPr>
        <w:t>inclusive-participation</w:t>
      </w:r>
      <w:proofErr w:type="gramEnd"/>
      <w:r>
        <w:rPr>
          <w:rStyle w:val="Strong"/>
          <w:rFonts w:ascii="Arial" w:hAnsi="Arial"/>
          <w:b w:val="0"/>
          <w:bCs w:val="0"/>
        </w:rPr>
        <w:t xml:space="preserve"> in hyperacute and acute stroke research; and (3) Challenges and potential solutions in acute stroke clinical trials.</w:t>
      </w:r>
    </w:p>
    <w:p w14:paraId="6F9BBB85" w14:textId="77777777" w:rsidR="00636F9B" w:rsidRDefault="00636F9B">
      <w:pPr>
        <w:jc w:val="both"/>
        <w:rPr>
          <w:rStyle w:val="Strong"/>
          <w:b w:val="0"/>
          <w:bCs w:val="0"/>
          <w:color w:val="000000"/>
        </w:rPr>
      </w:pPr>
    </w:p>
    <w:p w14:paraId="4475C5D7" w14:textId="77777777" w:rsidR="00636F9B" w:rsidRDefault="00000000">
      <w:pPr>
        <w:jc w:val="both"/>
        <w:rPr>
          <w:rFonts w:ascii="Arial" w:hAnsi="Arial"/>
        </w:rPr>
      </w:pPr>
      <w:r>
        <w:rPr>
          <w:rFonts w:ascii="Arial" w:hAnsi="Arial"/>
          <w:b/>
          <w:bCs/>
        </w:rPr>
        <w:t>(1) Research participation issues:</w:t>
      </w:r>
    </w:p>
    <w:p w14:paraId="7533B1ED" w14:textId="77777777" w:rsidR="00636F9B" w:rsidRDefault="00636F9B">
      <w:pPr>
        <w:jc w:val="both"/>
        <w:rPr>
          <w:b/>
          <w:bCs/>
        </w:rPr>
      </w:pPr>
    </w:p>
    <w:p w14:paraId="5B3DD5B8" w14:textId="77777777" w:rsidR="00636F9B" w:rsidRDefault="00000000">
      <w:pPr>
        <w:jc w:val="both"/>
      </w:pPr>
      <w:commentRangeStart w:id="34"/>
      <w:r>
        <w:rPr>
          <w:rStyle w:val="Strong"/>
          <w:rFonts w:ascii="Arial" w:hAnsi="Arial"/>
          <w:b w:val="0"/>
          <w:bCs w:val="0"/>
          <w:color w:val="0D1214"/>
        </w:rPr>
        <w:t xml:space="preserve">Variation in consent, recruitment, and retention exists in RCTs </w:t>
      </w:r>
      <w:r>
        <w:rPr>
          <w:rStyle w:val="Strong"/>
          <w:rFonts w:ascii="Arial" w:hAnsi="Arial"/>
          <w:b w:val="0"/>
          <w:bCs w:val="0"/>
          <w:color w:val="000000"/>
        </w:rPr>
        <w:t>(Walters, et al., 2017). Poor recruitment is a common theme for study discontinuation (</w:t>
      </w:r>
      <w:proofErr w:type="spellStart"/>
      <w:r>
        <w:rPr>
          <w:rStyle w:val="Strong"/>
          <w:rFonts w:ascii="Arial" w:hAnsi="Arial"/>
          <w:b w:val="0"/>
          <w:bCs w:val="0"/>
          <w:color w:val="000000"/>
        </w:rPr>
        <w:t>Kasenda</w:t>
      </w:r>
      <w:proofErr w:type="spellEnd"/>
      <w:r>
        <w:rPr>
          <w:rStyle w:val="Strong"/>
          <w:rFonts w:ascii="Arial" w:hAnsi="Arial"/>
          <w:b w:val="0"/>
          <w:bCs w:val="0"/>
          <w:color w:val="000000"/>
        </w:rPr>
        <w:t xml:space="preserve">, et al., 2014). One study </w:t>
      </w:r>
      <w:r>
        <w:rPr>
          <w:rStyle w:val="Strong"/>
          <w:rFonts w:ascii="Arial" w:hAnsi="Arial"/>
          <w:b w:val="0"/>
          <w:bCs w:val="0"/>
          <w:color w:val="000000"/>
        </w:rPr>
        <w:lastRenderedPageBreak/>
        <w:t xml:space="preserve">(Carlisle, et al., 2015) found 19% of RCTs were discontinued due to under-recruitment, impairing their statistical power. A total of 48,027 </w:t>
      </w:r>
      <w:proofErr w:type="gramStart"/>
      <w:r>
        <w:rPr>
          <w:rStyle w:val="Strong"/>
          <w:rFonts w:ascii="Arial" w:hAnsi="Arial"/>
          <w:b w:val="0"/>
          <w:bCs w:val="0"/>
          <w:color w:val="000000"/>
        </w:rPr>
        <w:t>enrolled-patients</w:t>
      </w:r>
      <w:proofErr w:type="gramEnd"/>
      <w:r>
        <w:rPr>
          <w:rStyle w:val="Strong"/>
          <w:rFonts w:ascii="Arial" w:hAnsi="Arial"/>
          <w:b w:val="0"/>
          <w:bCs w:val="0"/>
          <w:color w:val="000000"/>
        </w:rPr>
        <w:t xml:space="preserve"> in 2011 were in studies unable to answer their primary research question (Carlisle, et al., 2015). Most reasons for recruitment failure are preventable (Briel, et al., 2016).</w:t>
      </w:r>
      <w:commentRangeEnd w:id="34"/>
      <w:r w:rsidR="00002E35">
        <w:rPr>
          <w:rStyle w:val="CommentReference"/>
          <w:rFonts w:cs="Mangal"/>
        </w:rPr>
        <w:commentReference w:id="34"/>
      </w:r>
    </w:p>
    <w:p w14:paraId="6E3CE129" w14:textId="77777777" w:rsidR="00636F9B" w:rsidRDefault="00636F9B">
      <w:pPr>
        <w:jc w:val="both"/>
        <w:rPr>
          <w:rStyle w:val="Strong"/>
          <w:rFonts w:ascii="Arial" w:hAnsi="Arial"/>
          <w:b w:val="0"/>
          <w:bCs w:val="0"/>
          <w:color w:val="000000"/>
        </w:rPr>
      </w:pPr>
    </w:p>
    <w:p w14:paraId="3096E29F" w14:textId="77777777" w:rsidR="00636F9B" w:rsidRDefault="00000000">
      <w:pPr>
        <w:jc w:val="both"/>
        <w:rPr>
          <w:rFonts w:ascii="Arial" w:hAnsi="Arial"/>
        </w:rPr>
      </w:pPr>
      <w:r>
        <w:rPr>
          <w:rFonts w:ascii="Arial" w:hAnsi="Arial"/>
        </w:rPr>
        <w:t xml:space="preserve">Stroke context: Elkins and colleagues’ (2006) meta-analysis of stroke-RCTs, assessed recruitment efficiency (participants/site/month) and recruitment rate (participants/month). Both were influenced by eligibility criteria and organisational structure. Broader eligibility-criteria yielded broader-recruitment. Hyperacute stroke RCTs (&lt;6 hours after stroke-onset) had half-the-recruitment compared to studies with &gt;6 hours. </w:t>
      </w:r>
    </w:p>
    <w:p w14:paraId="2780CA00" w14:textId="77777777" w:rsidR="00636F9B" w:rsidRDefault="00636F9B">
      <w:pPr>
        <w:jc w:val="both"/>
        <w:rPr>
          <w:rFonts w:ascii="Arial" w:hAnsi="Arial"/>
        </w:rPr>
      </w:pPr>
    </w:p>
    <w:p w14:paraId="12D22C7B" w14:textId="77777777" w:rsidR="00636F9B" w:rsidRDefault="00000000">
      <w:pPr>
        <w:jc w:val="both"/>
        <w:rPr>
          <w:rFonts w:ascii="Arial" w:hAnsi="Arial"/>
        </w:rPr>
      </w:pPr>
      <w:r>
        <w:rPr>
          <w:rFonts w:ascii="Arial" w:hAnsi="Arial"/>
        </w:rPr>
        <w:t>Also, a review of RCTs within 12-hours of symptom-onset by Feldman, et al., (2014) demonstrated a declining efficiency and recruitment in newer trials (2010-2014) compared to older trials (1990-2004).</w:t>
      </w:r>
    </w:p>
    <w:p w14:paraId="2401334B" w14:textId="77777777" w:rsidR="00636F9B" w:rsidRDefault="00636F9B">
      <w:pPr>
        <w:jc w:val="both"/>
        <w:rPr>
          <w:rFonts w:ascii="Arial" w:hAnsi="Arial"/>
        </w:rPr>
      </w:pPr>
    </w:p>
    <w:p w14:paraId="5D197818" w14:textId="77777777" w:rsidR="00636F9B" w:rsidRDefault="00000000">
      <w:pPr>
        <w:jc w:val="both"/>
        <w:rPr>
          <w:rFonts w:ascii="Arial" w:hAnsi="Arial"/>
        </w:rPr>
      </w:pPr>
      <w:r>
        <w:rPr>
          <w:rFonts w:ascii="Arial" w:hAnsi="Arial"/>
        </w:rPr>
        <w:t>UK HASUs-accredited-as-HSRCs met more local recruitment targets in hyperacute and acute secondary prevention trials compared to non-HSRCs (Wilding, et al., 2024b). Meaning recruitment was better at these specialised centres.</w:t>
      </w:r>
    </w:p>
    <w:p w14:paraId="3521253C" w14:textId="77777777" w:rsidR="00636F9B" w:rsidRDefault="00636F9B">
      <w:pPr>
        <w:jc w:val="both"/>
        <w:rPr>
          <w:rFonts w:ascii="Arial" w:hAnsi="Arial"/>
        </w:rPr>
      </w:pPr>
    </w:p>
    <w:p w14:paraId="539E3395" w14:textId="77777777" w:rsidR="00636F9B" w:rsidRDefault="00000000">
      <w:pPr>
        <w:jc w:val="both"/>
        <w:rPr>
          <w:rFonts w:ascii="Arial" w:hAnsi="Arial"/>
        </w:rPr>
      </w:pPr>
      <w:r>
        <w:rPr>
          <w:rFonts w:ascii="Arial" w:hAnsi="Arial"/>
        </w:rPr>
        <w:t>In summary, patient-participation, in the unique hyperacute-setting, needs further investigation for improvement.</w:t>
      </w:r>
    </w:p>
    <w:p w14:paraId="772DAB39" w14:textId="77777777" w:rsidR="00636F9B" w:rsidRDefault="00636F9B">
      <w:pPr>
        <w:jc w:val="both"/>
        <w:rPr>
          <w:b/>
          <w:bCs/>
        </w:rPr>
      </w:pPr>
    </w:p>
    <w:p w14:paraId="2E0EB094" w14:textId="77777777" w:rsidR="00636F9B" w:rsidRDefault="00000000">
      <w:pPr>
        <w:jc w:val="both"/>
        <w:rPr>
          <w:rFonts w:ascii="Arial" w:hAnsi="Arial"/>
        </w:rPr>
      </w:pPr>
      <w:r>
        <w:rPr>
          <w:rFonts w:ascii="Arial" w:hAnsi="Arial"/>
          <w:b/>
          <w:bCs/>
        </w:rPr>
        <w:t xml:space="preserve">(2) Lack of interventions to improve </w:t>
      </w:r>
      <w:proofErr w:type="gramStart"/>
      <w:r>
        <w:rPr>
          <w:rFonts w:ascii="Arial" w:hAnsi="Arial"/>
          <w:b/>
          <w:bCs/>
        </w:rPr>
        <w:t>inclusive-participation</w:t>
      </w:r>
      <w:proofErr w:type="gramEnd"/>
      <w:r>
        <w:rPr>
          <w:rFonts w:ascii="Arial" w:hAnsi="Arial"/>
          <w:b/>
          <w:bCs/>
        </w:rPr>
        <w:t xml:space="preserve"> in hyperacute and acute stroke research.</w:t>
      </w:r>
    </w:p>
    <w:p w14:paraId="0498F5CF" w14:textId="77777777" w:rsidR="00636F9B" w:rsidRDefault="00636F9B">
      <w:pPr>
        <w:jc w:val="both"/>
        <w:rPr>
          <w:rFonts w:ascii="Arial" w:hAnsi="Arial"/>
        </w:rPr>
      </w:pPr>
    </w:p>
    <w:p w14:paraId="7B1ACA15" w14:textId="77777777" w:rsidR="00636F9B" w:rsidRDefault="00000000">
      <w:pPr>
        <w:jc w:val="both"/>
        <w:rPr>
          <w:rFonts w:ascii="Arial" w:hAnsi="Arial"/>
        </w:rPr>
      </w:pPr>
      <w:r>
        <w:rPr>
          <w:rFonts w:ascii="Arial" w:hAnsi="Arial"/>
        </w:rPr>
        <w:t>A systematic review by Treweek, et al., (2018) highlighted interventions improving recruitment has plenty of variety but little depth. Only two-of-three high-quality interventions worked: having an open/unblinded study and telephone reminders to postal non-responders. However, no hyperacute or acute stroke centres/studies were included.</w:t>
      </w:r>
    </w:p>
    <w:p w14:paraId="4DC77732" w14:textId="77777777" w:rsidR="00636F9B" w:rsidRDefault="00636F9B">
      <w:pPr>
        <w:jc w:val="both"/>
        <w:rPr>
          <w:rFonts w:ascii="Arial" w:hAnsi="Arial"/>
        </w:rPr>
      </w:pPr>
    </w:p>
    <w:p w14:paraId="7834A4D5" w14:textId="77777777" w:rsidR="00636F9B" w:rsidRDefault="00000000">
      <w:pPr>
        <w:jc w:val="both"/>
        <w:rPr>
          <w:rFonts w:ascii="Arial" w:hAnsi="Arial"/>
          <w:color w:val="000000"/>
        </w:rPr>
      </w:pPr>
      <w:r>
        <w:rPr>
          <w:rFonts w:ascii="Arial" w:hAnsi="Arial"/>
          <w:color w:val="000000"/>
        </w:rPr>
        <w:t xml:space="preserve">A qualitative-evidence systematic review on participant-perspective factors impacting recruitment to RCTs in healthcare (Houghton, et al., 2020) found: face-to-face discussions, with clear information, is preferred. Patients are influenced by their perceptions of chance of improvement and burden on </w:t>
      </w:r>
      <w:proofErr w:type="gramStart"/>
      <w:r>
        <w:rPr>
          <w:rFonts w:ascii="Arial" w:hAnsi="Arial"/>
          <w:color w:val="000000"/>
        </w:rPr>
        <w:t>time, and</w:t>
      </w:r>
      <w:proofErr w:type="gramEnd"/>
      <w:r>
        <w:rPr>
          <w:rFonts w:ascii="Arial" w:hAnsi="Arial"/>
          <w:color w:val="000000"/>
        </w:rPr>
        <w:t xml:space="preserve"> are influenced by what relatives and professionals tell them. Finally, no one-size-fits-all exists for participation and should be individualised. None of the reviewed studies examined underserved populations, nor any relate to stroke, especially the unique </w:t>
      </w:r>
      <w:proofErr w:type="gramStart"/>
      <w:r>
        <w:rPr>
          <w:rFonts w:ascii="Arial" w:hAnsi="Arial"/>
          <w:color w:val="000000"/>
        </w:rPr>
        <w:t>hyperacute-context</w:t>
      </w:r>
      <w:proofErr w:type="gramEnd"/>
      <w:r>
        <w:rPr>
          <w:rFonts w:ascii="Arial" w:hAnsi="Arial"/>
          <w:color w:val="000000"/>
        </w:rPr>
        <w:t xml:space="preserve"> of HSRCs. Indeed, Houghton, et al., (2020: 18) suggests further research is needed on “factors that affect black, Asian and minority ethnic involvement in trials . . .  [and] under-represented groups, such as the socially disadvantaged, is needed.”</w:t>
      </w:r>
    </w:p>
    <w:p w14:paraId="16A48042" w14:textId="77777777" w:rsidR="00636F9B" w:rsidRDefault="00636F9B">
      <w:pPr>
        <w:jc w:val="both"/>
      </w:pPr>
    </w:p>
    <w:p w14:paraId="3FD927A3" w14:textId="77777777" w:rsidR="00636F9B" w:rsidRDefault="00000000">
      <w:pPr>
        <w:jc w:val="both"/>
        <w:rPr>
          <w:rFonts w:ascii="Arial" w:hAnsi="Arial"/>
          <w:color w:val="000000"/>
        </w:rPr>
      </w:pPr>
      <w:r>
        <w:rPr>
          <w:rFonts w:ascii="Arial" w:hAnsi="Arial"/>
          <w:color w:val="000000"/>
        </w:rPr>
        <w:t>Similarly, Farrar, et al., (2022) systematically looked at RCTs, from a recruiter’s perspective, using a qualitative evidence synthesis and identified five overlapping-themes: (1) recruiting in a clinical environment; (2) enthusiasm for the study; (3) judgements about whether to approach a patient; (4) communication challenges; and (5) interplay between professional and recruiter roles. High</w:t>
      </w:r>
      <w:r>
        <w:rPr>
          <w:rFonts w:ascii="Arial" w:hAnsi="Arial"/>
          <w:color w:val="0D1214"/>
        </w:rPr>
        <w:t>lighting the importance of clinical settings for recruitment and noted lack of evidence in emergency settings. My study aims to fill the gap at HSRCs.</w:t>
      </w:r>
    </w:p>
    <w:p w14:paraId="08D272E2" w14:textId="77777777" w:rsidR="00636F9B" w:rsidRDefault="00636F9B">
      <w:pPr>
        <w:jc w:val="both"/>
        <w:rPr>
          <w:rFonts w:ascii="Arial" w:hAnsi="Arial"/>
          <w:color w:val="000000"/>
        </w:rPr>
      </w:pPr>
    </w:p>
    <w:p w14:paraId="0C8DF357" w14:textId="77777777" w:rsidR="00636F9B" w:rsidRDefault="00000000">
      <w:pPr>
        <w:jc w:val="both"/>
        <w:rPr>
          <w:rFonts w:ascii="Arial" w:hAnsi="Arial"/>
          <w:color w:val="000000"/>
        </w:rPr>
      </w:pPr>
      <w:r>
        <w:rPr>
          <w:rFonts w:ascii="Arial" w:hAnsi="Arial"/>
          <w:color w:val="000000"/>
        </w:rPr>
        <w:t xml:space="preserve">Several studies have explored barriers to recruitment using different research approaches. Some have included studies built-into-RCTs, like the </w:t>
      </w:r>
      <w:proofErr w:type="spellStart"/>
      <w:r>
        <w:rPr>
          <w:rFonts w:ascii="Arial" w:hAnsi="Arial"/>
          <w:color w:val="000000"/>
        </w:rPr>
        <w:t>QuinteT</w:t>
      </w:r>
      <w:proofErr w:type="spellEnd"/>
      <w:r>
        <w:rPr>
          <w:rFonts w:ascii="Arial" w:hAnsi="Arial"/>
          <w:color w:val="000000"/>
        </w:rPr>
        <w:t xml:space="preserve"> Recruitment Intervention (Donovan, et al., 2014; </w:t>
      </w:r>
      <w:proofErr w:type="spellStart"/>
      <w:r>
        <w:rPr>
          <w:rFonts w:ascii="Arial" w:hAnsi="Arial"/>
          <w:color w:val="000000"/>
        </w:rPr>
        <w:t>Paramisivan</w:t>
      </w:r>
      <w:proofErr w:type="spellEnd"/>
      <w:r>
        <w:rPr>
          <w:rFonts w:ascii="Arial" w:hAnsi="Arial"/>
          <w:color w:val="000000"/>
        </w:rPr>
        <w:t xml:space="preserve">, et al., 2015; Donovan, et al., 2016; Donovan, et al., 2022). Some used qualitative research to gather data from observation, focus groups, and </w:t>
      </w:r>
      <w:r>
        <w:rPr>
          <w:rFonts w:ascii="Arial" w:hAnsi="Arial"/>
          <w:color w:val="000000"/>
        </w:rPr>
        <w:lastRenderedPageBreak/>
        <w:t>interviews investigating recruitment and its barriers (</w:t>
      </w:r>
      <w:r>
        <w:rPr>
          <w:rFonts w:ascii="Arial" w:hAnsi="Arial"/>
          <w:color w:val="212121"/>
        </w:rPr>
        <w:t>Elliot et al., 2017). Other</w:t>
      </w:r>
      <w:r>
        <w:rPr>
          <w:rFonts w:ascii="Arial" w:hAnsi="Arial"/>
          <w:color w:val="000000"/>
        </w:rPr>
        <w:t xml:space="preserve"> qualitative research has examined the process of informed consent (Strong, et al., 2016; Realpe, et al., 2016; Wade, et al., 2017; Elliot, et al., 2017) and clinical trial study-design (Husbands, et al., 2019; Turner, et al., 2019), and a simple framework to uncover barriers (</w:t>
      </w:r>
      <w:r>
        <w:rPr>
          <w:rFonts w:ascii="Arial" w:hAnsi="Arial"/>
          <w:color w:val="212121"/>
        </w:rPr>
        <w:t xml:space="preserve">Wilson, et al., 2018). </w:t>
      </w:r>
      <w:r>
        <w:rPr>
          <w:rFonts w:ascii="Arial" w:hAnsi="Arial"/>
          <w:color w:val="000000"/>
        </w:rPr>
        <w:t>Mixed-methods have also been used to explore and successfully overcome barriers in difficult-to-recruit to RCTs (</w:t>
      </w:r>
      <w:proofErr w:type="spellStart"/>
      <w:r>
        <w:rPr>
          <w:rFonts w:ascii="Arial" w:hAnsi="Arial"/>
          <w:color w:val="000000"/>
        </w:rPr>
        <w:t>Conefrey</w:t>
      </w:r>
      <w:proofErr w:type="spellEnd"/>
      <w:r>
        <w:rPr>
          <w:rFonts w:ascii="Arial" w:hAnsi="Arial"/>
          <w:color w:val="000000"/>
        </w:rPr>
        <w:t xml:space="preserve">, et al., 2020; </w:t>
      </w:r>
      <w:proofErr w:type="spellStart"/>
      <w:r>
        <w:rPr>
          <w:rFonts w:ascii="Arial" w:hAnsi="Arial"/>
          <w:color w:val="000000"/>
        </w:rPr>
        <w:t>Rooshenas</w:t>
      </w:r>
      <w:proofErr w:type="spellEnd"/>
      <w:r>
        <w:rPr>
          <w:rFonts w:ascii="Arial" w:hAnsi="Arial"/>
          <w:color w:val="000000"/>
        </w:rPr>
        <w:t xml:space="preserve">, et al., 2019). </w:t>
      </w:r>
    </w:p>
    <w:p w14:paraId="3CBCFCAA" w14:textId="77777777" w:rsidR="00636F9B" w:rsidRDefault="00636F9B">
      <w:pPr>
        <w:jc w:val="both"/>
      </w:pPr>
    </w:p>
    <w:p w14:paraId="3935D81B" w14:textId="77777777" w:rsidR="00636F9B" w:rsidRDefault="00000000">
      <w:pPr>
        <w:jc w:val="both"/>
        <w:rPr>
          <w:rFonts w:ascii="Arial" w:hAnsi="Arial"/>
          <w:color w:val="000000"/>
        </w:rPr>
      </w:pPr>
      <w:r>
        <w:rPr>
          <w:rFonts w:ascii="Arial" w:hAnsi="Arial"/>
          <w:color w:val="000000"/>
        </w:rPr>
        <w:t xml:space="preserve">It is reassuring participation can be investigated effectively. However, the setting for all these studies is </w:t>
      </w:r>
      <w:proofErr w:type="gramStart"/>
      <w:r>
        <w:rPr>
          <w:rFonts w:ascii="Arial" w:hAnsi="Arial"/>
          <w:color w:val="000000"/>
        </w:rPr>
        <w:t>surgical-oncology</w:t>
      </w:r>
      <w:proofErr w:type="gramEnd"/>
      <w:r>
        <w:rPr>
          <w:rFonts w:ascii="Arial" w:hAnsi="Arial"/>
          <w:color w:val="000000"/>
        </w:rPr>
        <w:t>, a different context to HSRCs. Nor do they specifically focus on underserved groups.</w:t>
      </w:r>
    </w:p>
    <w:p w14:paraId="61B04F2F" w14:textId="77777777" w:rsidR="00636F9B" w:rsidRDefault="00636F9B">
      <w:pPr>
        <w:jc w:val="both"/>
        <w:rPr>
          <w:b/>
          <w:bCs/>
        </w:rPr>
      </w:pPr>
    </w:p>
    <w:p w14:paraId="43DAB3F0" w14:textId="77777777" w:rsidR="00636F9B" w:rsidRDefault="00000000">
      <w:pPr>
        <w:jc w:val="both"/>
        <w:rPr>
          <w:rFonts w:ascii="Arial" w:hAnsi="Arial"/>
        </w:rPr>
      </w:pPr>
      <w:r>
        <w:rPr>
          <w:rFonts w:ascii="Arial" w:hAnsi="Arial"/>
          <w:b/>
          <w:bCs/>
        </w:rPr>
        <w:t>(3) Challenges and potential solutions in acute stroke clinical trials</w:t>
      </w:r>
    </w:p>
    <w:p w14:paraId="3835CD50" w14:textId="77777777" w:rsidR="00636F9B" w:rsidRDefault="00636F9B">
      <w:pPr>
        <w:jc w:val="both"/>
        <w:rPr>
          <w:rFonts w:ascii="Arial" w:hAnsi="Arial"/>
        </w:rPr>
      </w:pPr>
    </w:p>
    <w:p w14:paraId="031248B6" w14:textId="77777777" w:rsidR="00636F9B" w:rsidRDefault="00000000">
      <w:pPr>
        <w:jc w:val="both"/>
        <w:rPr>
          <w:rFonts w:ascii="Arial" w:hAnsi="Arial"/>
        </w:rPr>
      </w:pPr>
      <w:r>
        <w:rPr>
          <w:rFonts w:ascii="Arial" w:hAnsi="Arial"/>
        </w:rPr>
        <w:t>Stroke consensus recommendations include (Broderick, et al., 2023</w:t>
      </w:r>
      <w:proofErr w:type="gramStart"/>
      <w:r>
        <w:rPr>
          <w:rFonts w:ascii="Arial" w:hAnsi="Arial"/>
        </w:rPr>
        <w:t>a,b</w:t>
      </w:r>
      <w:proofErr w:type="gramEnd"/>
      <w:r>
        <w:rPr>
          <w:rFonts w:ascii="Arial" w:hAnsi="Arial"/>
        </w:rPr>
        <w:t>): broader eligibility-criteria; detailed feasibility; simplicity of data-collection regardless of trial-design complexity; using emergency-consent procedures; infrastructure improvements; telemedicine for consent; use of artificial intelligence to identify potential participants; co-enrolment among RCTs; and registries and databases to assess potential numbers of patients. Another (Berge, et al., 2016) recommended: payment methods; short and illustrated information sheets; remote follow-ups; financial incentives; and involvement of patient groups.</w:t>
      </w:r>
    </w:p>
    <w:p w14:paraId="6F7C2F01" w14:textId="77777777" w:rsidR="00636F9B" w:rsidRDefault="00636F9B">
      <w:pPr>
        <w:jc w:val="both"/>
        <w:rPr>
          <w:rFonts w:ascii="Arial" w:hAnsi="Arial"/>
        </w:rPr>
      </w:pPr>
    </w:p>
    <w:p w14:paraId="0A241EBF" w14:textId="77777777" w:rsidR="00636F9B" w:rsidRDefault="00000000">
      <w:pPr>
        <w:jc w:val="both"/>
        <w:rPr>
          <w:rFonts w:ascii="Arial" w:hAnsi="Arial"/>
        </w:rPr>
      </w:pPr>
      <w:r>
        <w:rPr>
          <w:rStyle w:val="Strong"/>
          <w:rFonts w:ascii="Arial" w:hAnsi="Arial"/>
          <w:b w:val="0"/>
          <w:bCs w:val="0"/>
          <w:color w:val="000000"/>
        </w:rPr>
        <w:t xml:space="preserve">HSRC context: Simplified data collection, randomisation, and </w:t>
      </w:r>
      <w:proofErr w:type="gramStart"/>
      <w:r>
        <w:rPr>
          <w:rStyle w:val="Strong"/>
          <w:rFonts w:ascii="Arial" w:hAnsi="Arial"/>
          <w:b w:val="0"/>
          <w:bCs w:val="0"/>
          <w:color w:val="000000"/>
        </w:rPr>
        <w:t>broad-criteria</w:t>
      </w:r>
      <w:proofErr w:type="gramEnd"/>
      <w:r>
        <w:rPr>
          <w:rStyle w:val="Strong"/>
          <w:rFonts w:ascii="Arial" w:hAnsi="Arial"/>
          <w:b w:val="0"/>
          <w:bCs w:val="0"/>
          <w:color w:val="000000"/>
        </w:rPr>
        <w:t xml:space="preserve">, have been incorporated into hyperacute research. Recent examples include Attest-2, TICH-3, Maps-2, Escape </w:t>
      </w:r>
      <w:proofErr w:type="spellStart"/>
      <w:r>
        <w:rPr>
          <w:rStyle w:val="Strong"/>
          <w:rFonts w:ascii="Arial" w:hAnsi="Arial"/>
          <w:b w:val="0"/>
          <w:bCs w:val="0"/>
          <w:color w:val="000000"/>
        </w:rPr>
        <w:t>MeVO</w:t>
      </w:r>
      <w:proofErr w:type="spellEnd"/>
      <w:r>
        <w:rPr>
          <w:rStyle w:val="Strong"/>
          <w:rFonts w:ascii="Arial" w:hAnsi="Arial"/>
          <w:b w:val="0"/>
          <w:bCs w:val="0"/>
          <w:color w:val="000000"/>
        </w:rPr>
        <w:t xml:space="preserve">. But local and national data (via NIHR Open-Data-Platform) evidence variation in recruitment and inclusivity among HSRCs with no apparent reason. Escape </w:t>
      </w:r>
      <w:proofErr w:type="spellStart"/>
      <w:r>
        <w:rPr>
          <w:rStyle w:val="Strong"/>
          <w:rFonts w:ascii="Arial" w:hAnsi="Arial"/>
          <w:b w:val="0"/>
          <w:bCs w:val="0"/>
          <w:color w:val="000000"/>
        </w:rPr>
        <w:t>MeVO</w:t>
      </w:r>
      <w:proofErr w:type="spellEnd"/>
      <w:r>
        <w:rPr>
          <w:rStyle w:val="Strong"/>
          <w:rFonts w:ascii="Arial" w:hAnsi="Arial"/>
          <w:b w:val="0"/>
          <w:bCs w:val="0"/>
          <w:color w:val="000000"/>
        </w:rPr>
        <w:t xml:space="preserve"> for example has 38 recruits at one London HSRC, and another comparable centre had 4. Maps-2 had 139 recruits, and 10 at another. There is limited study into inclusive participation at HSRCs. My study therefore aims to close this gap.</w:t>
      </w:r>
    </w:p>
    <w:p w14:paraId="26BC46A7" w14:textId="77777777" w:rsidR="00636F9B" w:rsidRDefault="00636F9B">
      <w:pPr>
        <w:jc w:val="both"/>
        <w:rPr>
          <w:rFonts w:ascii="Arial" w:hAnsi="Arial"/>
        </w:rPr>
      </w:pPr>
    </w:p>
    <w:p w14:paraId="1FEF302A" w14:textId="77777777" w:rsidR="00636F9B" w:rsidRDefault="00000000">
      <w:pPr>
        <w:jc w:val="both"/>
        <w:rPr>
          <w:b/>
          <w:bCs/>
        </w:rPr>
      </w:pPr>
      <w:commentRangeStart w:id="35"/>
      <w:r>
        <w:rPr>
          <w:rFonts w:ascii="Arial" w:hAnsi="Arial"/>
          <w:b/>
          <w:bCs/>
        </w:rPr>
        <w:t>What is the research question / aims and objectives?</w:t>
      </w:r>
      <w:commentRangeEnd w:id="35"/>
      <w:r w:rsidR="00002E35">
        <w:rPr>
          <w:rStyle w:val="CommentReference"/>
          <w:rFonts w:cs="Mangal"/>
        </w:rPr>
        <w:commentReference w:id="35"/>
      </w:r>
    </w:p>
    <w:p w14:paraId="36177747" w14:textId="77777777" w:rsidR="00636F9B" w:rsidRDefault="00636F9B">
      <w:pPr>
        <w:jc w:val="both"/>
        <w:rPr>
          <w:rFonts w:ascii="Arial" w:hAnsi="Arial"/>
        </w:rPr>
      </w:pPr>
    </w:p>
    <w:p w14:paraId="3D47A53A" w14:textId="77777777" w:rsidR="00636F9B" w:rsidRDefault="00000000">
      <w:pPr>
        <w:jc w:val="both"/>
      </w:pPr>
      <w:r>
        <w:rPr>
          <w:rFonts w:ascii="Arial" w:hAnsi="Arial"/>
        </w:rPr>
        <w:t>Research question: How can we improve inclusive participation in hyperacute and acute stroke research at HSRCs?</w:t>
      </w:r>
    </w:p>
    <w:p w14:paraId="009A7206" w14:textId="77777777" w:rsidR="00636F9B" w:rsidRDefault="00636F9B">
      <w:pPr>
        <w:jc w:val="both"/>
        <w:rPr>
          <w:rFonts w:ascii="Arial" w:hAnsi="Arial"/>
        </w:rPr>
      </w:pPr>
    </w:p>
    <w:p w14:paraId="4014FC63" w14:textId="77777777" w:rsidR="00636F9B" w:rsidRDefault="00000000">
      <w:pPr>
        <w:rPr>
          <w:rFonts w:ascii="Arial" w:hAnsi="Arial"/>
        </w:rPr>
      </w:pPr>
      <w:r>
        <w:rPr>
          <w:rFonts w:ascii="Arial" w:hAnsi="Arial"/>
        </w:rPr>
        <w:t xml:space="preserve">Key aim: to develop and co-design a </w:t>
      </w:r>
      <w:r w:rsidRPr="00760299">
        <w:rPr>
          <w:rFonts w:ascii="Arial" w:hAnsi="Arial"/>
          <w:highlight w:val="yellow"/>
          <w:rPrChange w:id="36" w:author="Carol Ann Fawkes" w:date="2024-05-10T14:13:00Z" w16du:dateUtc="2024-05-10T13:13:00Z">
            <w:rPr>
              <w:rFonts w:ascii="Arial" w:hAnsi="Arial"/>
            </w:rPr>
          </w:rPrChange>
        </w:rPr>
        <w:t>service improvement</w:t>
      </w:r>
      <w:r>
        <w:rPr>
          <w:rFonts w:ascii="Arial" w:hAnsi="Arial"/>
        </w:rPr>
        <w:t xml:space="preserve"> framework to improve inclusive participation in hyperacute and acute stroke research at HSRCs, to drive forward new treatments for patients and reduced the impact of stroke on society.</w:t>
      </w:r>
    </w:p>
    <w:p w14:paraId="00234241" w14:textId="77777777" w:rsidR="00636F9B" w:rsidRDefault="00636F9B">
      <w:pPr>
        <w:rPr>
          <w:rFonts w:ascii="Arial" w:hAnsi="Arial"/>
        </w:rPr>
      </w:pPr>
    </w:p>
    <w:p w14:paraId="63B15FD9" w14:textId="77777777" w:rsidR="00636F9B" w:rsidRDefault="00000000">
      <w:pPr>
        <w:jc w:val="both"/>
        <w:rPr>
          <w:rFonts w:ascii="Arial" w:hAnsi="Arial"/>
        </w:rPr>
      </w:pPr>
      <w:r>
        <w:rPr>
          <w:rFonts w:ascii="Arial" w:hAnsi="Arial"/>
        </w:rPr>
        <w:t>Objectives:</w:t>
      </w:r>
    </w:p>
    <w:p w14:paraId="26B6F66E" w14:textId="77777777" w:rsidR="00636F9B" w:rsidRDefault="00636F9B">
      <w:pPr>
        <w:jc w:val="both"/>
        <w:rPr>
          <w:rFonts w:ascii="Arial" w:hAnsi="Arial"/>
        </w:rPr>
      </w:pPr>
    </w:p>
    <w:p w14:paraId="54189FB8" w14:textId="77777777" w:rsidR="00636F9B" w:rsidRDefault="00000000">
      <w:pPr>
        <w:jc w:val="both"/>
        <w:rPr>
          <w:rFonts w:ascii="Arial" w:hAnsi="Arial"/>
        </w:rPr>
      </w:pPr>
      <w:r>
        <w:rPr>
          <w:rFonts w:ascii="Arial" w:hAnsi="Arial"/>
        </w:rPr>
        <w:t>(1) To re</w:t>
      </w:r>
      <w:r>
        <w:rPr>
          <w:rFonts w:ascii="Arial" w:hAnsi="Arial"/>
          <w:color w:val="000000"/>
        </w:rPr>
        <w:t xml:space="preserve">view literature and up-to-date evidence and data (ODP and SSNAP databases) and best practice to inform </w:t>
      </w:r>
      <w:proofErr w:type="gramStart"/>
      <w:r>
        <w:rPr>
          <w:rFonts w:ascii="Arial" w:hAnsi="Arial"/>
          <w:color w:val="000000"/>
        </w:rPr>
        <w:t>investigation;</w:t>
      </w:r>
      <w:proofErr w:type="gramEnd"/>
    </w:p>
    <w:p w14:paraId="4FB433CE" w14:textId="77777777" w:rsidR="00636F9B" w:rsidRDefault="00000000">
      <w:pPr>
        <w:jc w:val="both"/>
        <w:rPr>
          <w:rFonts w:ascii="Arial" w:hAnsi="Arial"/>
        </w:rPr>
      </w:pPr>
      <w:r>
        <w:rPr>
          <w:rFonts w:ascii="Arial" w:hAnsi="Arial"/>
        </w:rPr>
        <w:t xml:space="preserve">(2) To investigate issues and opportunities of inclusive participation among </w:t>
      </w:r>
      <w:proofErr w:type="gramStart"/>
      <w:r>
        <w:rPr>
          <w:rFonts w:ascii="Arial" w:hAnsi="Arial"/>
        </w:rPr>
        <w:t>HSRCs;</w:t>
      </w:r>
      <w:proofErr w:type="gramEnd"/>
    </w:p>
    <w:p w14:paraId="4F343722" w14:textId="77777777" w:rsidR="00636F9B" w:rsidRDefault="00000000">
      <w:pPr>
        <w:jc w:val="both"/>
        <w:rPr>
          <w:rFonts w:ascii="Arial" w:hAnsi="Arial"/>
        </w:rPr>
      </w:pPr>
      <w:r>
        <w:rPr>
          <w:rFonts w:ascii="Arial" w:hAnsi="Arial"/>
        </w:rPr>
        <w:t xml:space="preserve">(3) </w:t>
      </w:r>
      <w:r>
        <w:rPr>
          <w:rFonts w:ascii="Arial" w:hAnsi="Arial"/>
          <w:color w:val="000000"/>
        </w:rPr>
        <w:t>To formulate and co-</w:t>
      </w:r>
      <w:proofErr w:type="spellStart"/>
      <w:r>
        <w:rPr>
          <w:rFonts w:ascii="Arial" w:hAnsi="Arial"/>
          <w:color w:val="000000"/>
        </w:rPr>
        <w:t>designe</w:t>
      </w:r>
      <w:proofErr w:type="spellEnd"/>
      <w:r>
        <w:rPr>
          <w:rFonts w:ascii="Arial" w:hAnsi="Arial"/>
          <w:color w:val="000000"/>
        </w:rPr>
        <w:t xml:space="preserve"> a service improvement framework to improve inclusive participation in hyperacute/acute stroke research in </w:t>
      </w:r>
      <w:proofErr w:type="gramStart"/>
      <w:r>
        <w:rPr>
          <w:rFonts w:ascii="Arial" w:hAnsi="Arial"/>
          <w:color w:val="000000"/>
        </w:rPr>
        <w:t>HSRCs;</w:t>
      </w:r>
      <w:proofErr w:type="gramEnd"/>
    </w:p>
    <w:p w14:paraId="2133F044" w14:textId="77777777" w:rsidR="00636F9B" w:rsidRDefault="00000000">
      <w:pPr>
        <w:jc w:val="both"/>
        <w:rPr>
          <w:rFonts w:ascii="Arial" w:hAnsi="Arial"/>
        </w:rPr>
      </w:pPr>
      <w:r>
        <w:rPr>
          <w:rFonts w:ascii="Arial" w:hAnsi="Arial"/>
          <w:color w:val="000000"/>
        </w:rPr>
        <w:t xml:space="preserve">(4) To evaluate/test effectiveness of </w:t>
      </w:r>
      <w:proofErr w:type="gramStart"/>
      <w:r>
        <w:rPr>
          <w:rFonts w:ascii="Arial" w:hAnsi="Arial"/>
          <w:color w:val="000000"/>
        </w:rPr>
        <w:t>framework;</w:t>
      </w:r>
      <w:proofErr w:type="gramEnd"/>
    </w:p>
    <w:p w14:paraId="60951D2B" w14:textId="77777777" w:rsidR="00636F9B" w:rsidRDefault="00000000">
      <w:pPr>
        <w:jc w:val="both"/>
      </w:pPr>
      <w:r>
        <w:rPr>
          <w:rFonts w:ascii="Arial" w:hAnsi="Arial"/>
          <w:color w:val="000000"/>
        </w:rPr>
        <w:t>(5) To revise and propose a final framework.</w:t>
      </w:r>
    </w:p>
    <w:p w14:paraId="538CEADD" w14:textId="77777777" w:rsidR="00636F9B" w:rsidRDefault="00636F9B">
      <w:pPr>
        <w:jc w:val="both"/>
        <w:rPr>
          <w:rFonts w:ascii="Arial" w:hAnsi="Arial"/>
        </w:rPr>
      </w:pPr>
    </w:p>
    <w:p w14:paraId="601AFDDE" w14:textId="77777777" w:rsidR="00636F9B" w:rsidRDefault="00000000">
      <w:pPr>
        <w:jc w:val="both"/>
        <w:rPr>
          <w:rFonts w:ascii="Arial" w:hAnsi="Arial"/>
        </w:rPr>
      </w:pPr>
      <w:r>
        <w:rPr>
          <w:rFonts w:ascii="Arial" w:hAnsi="Arial"/>
        </w:rPr>
        <w:t>Project Plan</w:t>
      </w:r>
    </w:p>
    <w:p w14:paraId="068A28D6" w14:textId="77777777" w:rsidR="00636F9B" w:rsidRDefault="00636F9B">
      <w:pPr>
        <w:jc w:val="both"/>
        <w:rPr>
          <w:rFonts w:ascii="Arial" w:hAnsi="Arial"/>
        </w:rPr>
      </w:pPr>
    </w:p>
    <w:p w14:paraId="7D4D3E87" w14:textId="77777777" w:rsidR="00636F9B" w:rsidRDefault="00000000">
      <w:pPr>
        <w:jc w:val="both"/>
        <w:rPr>
          <w:rFonts w:ascii="Arial" w:hAnsi="Arial"/>
          <w:color w:val="3465A4"/>
          <w:sz w:val="18"/>
          <w:szCs w:val="18"/>
        </w:rPr>
      </w:pPr>
      <w:r>
        <w:rPr>
          <w:rFonts w:ascii="Arial" w:hAnsi="Arial"/>
          <w:color w:val="3465A4"/>
          <w:sz w:val="18"/>
          <w:szCs w:val="18"/>
        </w:rPr>
        <w:t xml:space="preserve">Provide an expert description of the project plan of investigation plus any additional points required to support statements made in the previous sections, and include any key references required to justify the points made (e.g., in the use of particular outcome measures or methods of analysis). </w:t>
      </w:r>
      <w:r>
        <w:rPr>
          <w:rFonts w:ascii="Arial" w:hAnsi="Arial"/>
          <w:b/>
          <w:bCs/>
          <w:color w:val="3465A4"/>
          <w:sz w:val="18"/>
          <w:szCs w:val="18"/>
        </w:rPr>
        <w:t xml:space="preserve">You should include where </w:t>
      </w:r>
      <w:proofErr w:type="gramStart"/>
      <w:r>
        <w:rPr>
          <w:rFonts w:ascii="Arial" w:hAnsi="Arial"/>
          <w:b/>
          <w:bCs/>
          <w:color w:val="3465A4"/>
          <w:sz w:val="18"/>
          <w:szCs w:val="18"/>
        </w:rPr>
        <w:t>applicable;</w:t>
      </w:r>
      <w:proofErr w:type="gramEnd"/>
      <w:r>
        <w:rPr>
          <w:rFonts w:ascii="Arial" w:hAnsi="Arial"/>
          <w:b/>
          <w:bCs/>
          <w:color w:val="3465A4"/>
          <w:sz w:val="18"/>
          <w:szCs w:val="18"/>
        </w:rPr>
        <w:t xml:space="preserve"> study design, justification </w:t>
      </w:r>
      <w:r>
        <w:rPr>
          <w:rFonts w:ascii="Arial" w:hAnsi="Arial"/>
          <w:b/>
          <w:bCs/>
          <w:color w:val="3465A4"/>
          <w:sz w:val="18"/>
          <w:szCs w:val="18"/>
        </w:rPr>
        <w:lastRenderedPageBreak/>
        <w:t>of sample size, selection and exclusion criteria, methods of data collection and analysis, and justification for your choice of methodology</w:t>
      </w:r>
      <w:r>
        <w:rPr>
          <w:rFonts w:ascii="Arial" w:hAnsi="Arial"/>
          <w:color w:val="3465A4"/>
          <w:sz w:val="18"/>
          <w:szCs w:val="18"/>
        </w:rPr>
        <w:t>.</w:t>
      </w:r>
    </w:p>
    <w:p w14:paraId="1764C85E" w14:textId="77777777" w:rsidR="00636F9B" w:rsidRDefault="00636F9B">
      <w:pPr>
        <w:jc w:val="both"/>
        <w:rPr>
          <w:rStyle w:val="Strong"/>
          <w:rFonts w:ascii="Arial" w:hAnsi="Arial"/>
        </w:rPr>
      </w:pPr>
    </w:p>
    <w:p w14:paraId="1067736D" w14:textId="77777777" w:rsidR="00636F9B" w:rsidRDefault="00000000">
      <w:pPr>
        <w:jc w:val="both"/>
      </w:pPr>
      <w:r>
        <w:rPr>
          <w:rStyle w:val="Strong"/>
          <w:rFonts w:ascii="Arial" w:hAnsi="Arial"/>
        </w:rPr>
        <w:t>Project Plan</w:t>
      </w:r>
    </w:p>
    <w:p w14:paraId="6BC3D5B1" w14:textId="77777777" w:rsidR="00636F9B" w:rsidRDefault="00636F9B">
      <w:pPr>
        <w:jc w:val="both"/>
        <w:rPr>
          <w:rFonts w:ascii="Arial" w:hAnsi="Arial"/>
        </w:rPr>
      </w:pPr>
    </w:p>
    <w:p w14:paraId="52E9D0E0" w14:textId="77777777" w:rsidR="00636F9B" w:rsidRDefault="00000000">
      <w:pPr>
        <w:jc w:val="both"/>
        <w:rPr>
          <w:rFonts w:ascii="Arial" w:hAnsi="Arial"/>
        </w:rPr>
      </w:pPr>
      <w:r>
        <w:rPr>
          <w:rStyle w:val="Strong"/>
          <w:rFonts w:ascii="Arial" w:hAnsi="Arial"/>
          <w:b w:val="0"/>
          <w:bCs w:val="0"/>
        </w:rPr>
        <w:t>This project plan has been informed by the scoping literature review undertaken, consultation with key stakeholders, PPI-input, and qualitative research undertaken to explore leadership at HSRCs.</w:t>
      </w:r>
    </w:p>
    <w:p w14:paraId="6EFEF8AA" w14:textId="77777777" w:rsidR="00636F9B" w:rsidRDefault="00636F9B">
      <w:pPr>
        <w:jc w:val="both"/>
        <w:rPr>
          <w:rFonts w:ascii="Arial" w:hAnsi="Arial"/>
        </w:rPr>
      </w:pPr>
    </w:p>
    <w:p w14:paraId="4696830D" w14:textId="77777777" w:rsidR="00636F9B" w:rsidRDefault="00000000">
      <w:pPr>
        <w:numPr>
          <w:ilvl w:val="0"/>
          <w:numId w:val="10"/>
        </w:numPr>
        <w:jc w:val="both"/>
      </w:pPr>
      <w:r>
        <w:rPr>
          <w:rStyle w:val="Strong"/>
          <w:rFonts w:ascii="Arial" w:hAnsi="Arial"/>
        </w:rPr>
        <w:t>Study Design</w:t>
      </w:r>
    </w:p>
    <w:p w14:paraId="172E55C7" w14:textId="77777777" w:rsidR="00636F9B" w:rsidRDefault="00000000">
      <w:pPr>
        <w:jc w:val="both"/>
      </w:pPr>
      <w:r>
        <w:rPr>
          <w:rStyle w:val="Strong"/>
          <w:rFonts w:ascii="Arial" w:hAnsi="Arial"/>
          <w:b w:val="0"/>
          <w:bCs w:val="0"/>
          <w:color w:val="000000"/>
        </w:rPr>
        <w:t>I will use the Double Diamond framework (Design Council, 2024</w:t>
      </w:r>
      <w:proofErr w:type="gramStart"/>
      <w:r>
        <w:rPr>
          <w:rStyle w:val="Strong"/>
          <w:rFonts w:ascii="Arial" w:hAnsi="Arial"/>
          <w:b w:val="0"/>
          <w:bCs w:val="0"/>
          <w:color w:val="000000"/>
        </w:rPr>
        <w:t>a,b</w:t>
      </w:r>
      <w:proofErr w:type="gramEnd"/>
      <w:r>
        <w:rPr>
          <w:rStyle w:val="Strong"/>
          <w:rFonts w:ascii="Arial" w:hAnsi="Arial"/>
          <w:b w:val="0"/>
          <w:bCs w:val="0"/>
          <w:color w:val="000000"/>
        </w:rPr>
        <w:t>) for my study design. This framework has been used in many areas of research (Robert, et al., 2022) and successfully in healthcare-research (Banbury, et al., 2021; Park and Lee, 2021).</w:t>
      </w:r>
    </w:p>
    <w:p w14:paraId="679D74C7" w14:textId="77777777" w:rsidR="00636F9B" w:rsidRDefault="00636F9B">
      <w:pPr>
        <w:jc w:val="both"/>
        <w:rPr>
          <w:rStyle w:val="Strong"/>
          <w:rFonts w:ascii="Arial" w:hAnsi="Arial"/>
          <w:b w:val="0"/>
          <w:bCs w:val="0"/>
          <w:color w:val="000000"/>
        </w:rPr>
      </w:pPr>
    </w:p>
    <w:p w14:paraId="1E95ED0F" w14:textId="77777777" w:rsidR="00636F9B" w:rsidRDefault="00000000">
      <w:pPr>
        <w:jc w:val="both"/>
      </w:pPr>
      <w:r>
        <w:rPr>
          <w:rStyle w:val="Strong"/>
          <w:rFonts w:ascii="Arial" w:hAnsi="Arial"/>
          <w:color w:val="000000"/>
        </w:rPr>
        <w:t>The Project</w:t>
      </w:r>
    </w:p>
    <w:p w14:paraId="78B4081A" w14:textId="77777777" w:rsidR="00636F9B" w:rsidRDefault="00636F9B">
      <w:pPr>
        <w:jc w:val="both"/>
        <w:rPr>
          <w:rStyle w:val="Strong"/>
          <w:rFonts w:ascii="Arial" w:hAnsi="Arial"/>
          <w:b w:val="0"/>
          <w:bCs w:val="0"/>
        </w:rPr>
      </w:pPr>
    </w:p>
    <w:p w14:paraId="2DA7BB5E" w14:textId="77777777" w:rsidR="00636F9B" w:rsidRDefault="00000000">
      <w:pPr>
        <w:jc w:val="both"/>
      </w:pPr>
      <w:r>
        <w:rPr>
          <w:rStyle w:val="Strong"/>
          <w:rFonts w:ascii="Arial" w:hAnsi="Arial"/>
        </w:rPr>
        <w:t>Phase 1 – Discover and Define Problems and Opportunities (months 1-12)</w:t>
      </w:r>
      <w:r>
        <w:rPr>
          <w:rStyle w:val="Strong"/>
          <w:rFonts w:ascii="Arial" w:hAnsi="Arial"/>
          <w:b w:val="0"/>
          <w:bCs w:val="0"/>
        </w:rPr>
        <w:t>:</w:t>
      </w:r>
    </w:p>
    <w:p w14:paraId="16CBCA9C" w14:textId="77777777" w:rsidR="00636F9B" w:rsidRDefault="00636F9B">
      <w:pPr>
        <w:jc w:val="both"/>
        <w:rPr>
          <w:rStyle w:val="Strong"/>
          <w:rFonts w:ascii="Arial" w:hAnsi="Arial"/>
          <w:b w:val="0"/>
          <w:bCs w:val="0"/>
        </w:rPr>
      </w:pPr>
    </w:p>
    <w:p w14:paraId="232884C3" w14:textId="77777777" w:rsidR="00636F9B" w:rsidRDefault="00000000">
      <w:pPr>
        <w:jc w:val="both"/>
      </w:pPr>
      <w:r>
        <w:rPr>
          <w:rStyle w:val="Strong"/>
          <w:rFonts w:ascii="Arial" w:hAnsi="Arial"/>
          <w:b w:val="0"/>
          <w:bCs w:val="0"/>
        </w:rPr>
        <w:t xml:space="preserve">This phase will identify and define issues and opportunities related to inclusive participation at HSRCs to gain deeper insight and understanding. This will involve spending time with and speaking to those </w:t>
      </w:r>
      <w:proofErr w:type="gramStart"/>
      <w:r>
        <w:rPr>
          <w:rStyle w:val="Strong"/>
          <w:rFonts w:ascii="Arial" w:hAnsi="Arial"/>
          <w:b w:val="0"/>
          <w:bCs w:val="0"/>
        </w:rPr>
        <w:t>affected, and</w:t>
      </w:r>
      <w:proofErr w:type="gramEnd"/>
      <w:r>
        <w:rPr>
          <w:rStyle w:val="Strong"/>
          <w:rFonts w:ascii="Arial" w:hAnsi="Arial"/>
          <w:b w:val="0"/>
          <w:bCs w:val="0"/>
        </w:rPr>
        <w:t xml:space="preserve"> gathering and analysing data and performance metrics from official sources related to infrastructure and participation.</w:t>
      </w:r>
    </w:p>
    <w:p w14:paraId="6479E842" w14:textId="77777777" w:rsidR="00636F9B" w:rsidRDefault="00636F9B">
      <w:pPr>
        <w:jc w:val="both"/>
        <w:rPr>
          <w:rStyle w:val="Strong"/>
          <w:rFonts w:ascii="Arial" w:hAnsi="Arial"/>
          <w:b w:val="0"/>
          <w:bCs w:val="0"/>
        </w:rPr>
      </w:pPr>
    </w:p>
    <w:p w14:paraId="33D00764" w14:textId="77777777" w:rsidR="00636F9B" w:rsidRDefault="00000000">
      <w:pPr>
        <w:jc w:val="both"/>
      </w:pPr>
      <w:r>
        <w:rPr>
          <w:rStyle w:val="Strong"/>
          <w:rFonts w:ascii="Arial" w:hAnsi="Arial"/>
        </w:rPr>
        <w:t xml:space="preserve">Phase 2 – Develop and </w:t>
      </w:r>
      <w:proofErr w:type="gramStart"/>
      <w:r>
        <w:rPr>
          <w:rStyle w:val="Strong"/>
          <w:rFonts w:ascii="Arial" w:hAnsi="Arial"/>
        </w:rPr>
        <w:t>Deliver</w:t>
      </w:r>
      <w:proofErr w:type="gramEnd"/>
      <w:r>
        <w:rPr>
          <w:rStyle w:val="Strong"/>
          <w:rFonts w:ascii="Arial" w:hAnsi="Arial"/>
        </w:rPr>
        <w:t xml:space="preserve"> co-designed Solutions (months 13-27)</w:t>
      </w:r>
      <w:r>
        <w:rPr>
          <w:rStyle w:val="Strong"/>
          <w:rFonts w:ascii="Arial" w:hAnsi="Arial"/>
          <w:b w:val="0"/>
          <w:bCs w:val="0"/>
        </w:rPr>
        <w:t>:</w:t>
      </w:r>
    </w:p>
    <w:p w14:paraId="4EB851E2" w14:textId="77777777" w:rsidR="00636F9B" w:rsidRDefault="00636F9B">
      <w:pPr>
        <w:jc w:val="both"/>
        <w:rPr>
          <w:rStyle w:val="Strong"/>
          <w:rFonts w:ascii="Arial" w:hAnsi="Arial"/>
          <w:b w:val="0"/>
          <w:bCs w:val="0"/>
        </w:rPr>
      </w:pPr>
    </w:p>
    <w:p w14:paraId="102A1AAE" w14:textId="77777777" w:rsidR="00636F9B" w:rsidRDefault="00000000">
      <w:pPr>
        <w:jc w:val="both"/>
      </w:pPr>
      <w:r>
        <w:rPr>
          <w:rStyle w:val="Strong"/>
          <w:rFonts w:ascii="Arial" w:hAnsi="Arial"/>
          <w:b w:val="0"/>
          <w:bCs w:val="0"/>
        </w:rPr>
        <w:t xml:space="preserve">Phase 2 will involve developing an initial inclusive-participation framework for HSRCs, co-designed with patients and service stakeholders. It will also involve agreeing assessment criteria for success and impact measurement for testing/evaluation and </w:t>
      </w:r>
      <w:proofErr w:type="spellStart"/>
      <w:r>
        <w:rPr>
          <w:rStyle w:val="Strong"/>
          <w:rFonts w:ascii="Arial" w:hAnsi="Arial"/>
          <w:b w:val="0"/>
          <w:bCs w:val="0"/>
        </w:rPr>
        <w:t>refinining</w:t>
      </w:r>
      <w:proofErr w:type="spellEnd"/>
      <w:r>
        <w:rPr>
          <w:rStyle w:val="Strong"/>
          <w:rFonts w:ascii="Arial" w:hAnsi="Arial"/>
          <w:b w:val="0"/>
          <w:bCs w:val="0"/>
        </w:rPr>
        <w:t xml:space="preserve"> and improving of interventions.</w:t>
      </w:r>
    </w:p>
    <w:p w14:paraId="3A4E34F1" w14:textId="77777777" w:rsidR="00636F9B" w:rsidRDefault="00636F9B">
      <w:pPr>
        <w:jc w:val="both"/>
        <w:rPr>
          <w:rStyle w:val="Strong"/>
          <w:rFonts w:ascii="Arial" w:hAnsi="Arial"/>
          <w:b w:val="0"/>
          <w:bCs w:val="0"/>
          <w:color w:val="000000"/>
        </w:rPr>
      </w:pPr>
    </w:p>
    <w:p w14:paraId="6551D013" w14:textId="77777777" w:rsidR="00636F9B" w:rsidRDefault="00000000">
      <w:pPr>
        <w:jc w:val="both"/>
      </w:pPr>
      <w:r>
        <w:rPr>
          <w:rStyle w:val="Strong"/>
          <w:rFonts w:ascii="Arial" w:hAnsi="Arial"/>
          <w:b w:val="0"/>
          <w:bCs w:val="0"/>
          <w:color w:val="000000"/>
        </w:rPr>
        <w:t>Co-design is underpinned by design thinking principles (being human-centred: putting people first, collaborating and co-creating, and iterating) (Design Council, 2024</w:t>
      </w:r>
      <w:proofErr w:type="gramStart"/>
      <w:r>
        <w:rPr>
          <w:rStyle w:val="Strong"/>
          <w:rFonts w:ascii="Arial" w:hAnsi="Arial"/>
          <w:b w:val="0"/>
          <w:bCs w:val="0"/>
          <w:color w:val="000000"/>
        </w:rPr>
        <w:t>a,b</w:t>
      </w:r>
      <w:proofErr w:type="gramEnd"/>
      <w:r>
        <w:rPr>
          <w:rStyle w:val="Strong"/>
          <w:rFonts w:ascii="Arial" w:hAnsi="Arial"/>
          <w:b w:val="0"/>
          <w:bCs w:val="0"/>
          <w:color w:val="000000"/>
        </w:rPr>
        <w:t xml:space="preserve">). These approaches have been </w:t>
      </w:r>
      <w:proofErr w:type="gramStart"/>
      <w:r>
        <w:rPr>
          <w:rStyle w:val="Strong"/>
          <w:rFonts w:ascii="Arial" w:hAnsi="Arial"/>
          <w:b w:val="0"/>
          <w:bCs w:val="0"/>
          <w:color w:val="000000"/>
        </w:rPr>
        <w:t>readily-tailored</w:t>
      </w:r>
      <w:proofErr w:type="gramEnd"/>
      <w:r>
        <w:rPr>
          <w:rStyle w:val="Strong"/>
          <w:rFonts w:ascii="Arial" w:hAnsi="Arial"/>
          <w:b w:val="0"/>
          <w:bCs w:val="0"/>
          <w:color w:val="000000"/>
        </w:rPr>
        <w:t xml:space="preserve"> when required in sensitive or complex circumstances (Francis-Auton, et al., 2024).   </w:t>
      </w:r>
    </w:p>
    <w:p w14:paraId="0EA85088" w14:textId="77777777" w:rsidR="00636F9B" w:rsidRDefault="00636F9B">
      <w:pPr>
        <w:jc w:val="both"/>
        <w:rPr>
          <w:rStyle w:val="Strong"/>
          <w:rFonts w:ascii="Arial" w:hAnsi="Arial"/>
          <w:b w:val="0"/>
          <w:bCs w:val="0"/>
          <w:color w:val="000000"/>
        </w:rPr>
      </w:pPr>
    </w:p>
    <w:p w14:paraId="6A262CE6" w14:textId="77777777" w:rsidR="00636F9B" w:rsidRDefault="00000000">
      <w:pPr>
        <w:jc w:val="both"/>
      </w:pPr>
      <w:r>
        <w:rPr>
          <w:rStyle w:val="Strong"/>
          <w:rFonts w:ascii="Arial" w:hAnsi="Arial"/>
          <w:b w:val="0"/>
          <w:bCs w:val="0"/>
          <w:color w:val="000000"/>
        </w:rPr>
        <w:t xml:space="preserve">This co-design process will involve key HSRC-stakeholders, diverse patient-representation, and PPI-input. This group, based on phase-1 findings, will </w:t>
      </w:r>
      <w:proofErr w:type="gramStart"/>
      <w:r>
        <w:rPr>
          <w:rStyle w:val="Strong"/>
          <w:rFonts w:ascii="Arial" w:hAnsi="Arial"/>
          <w:b w:val="0"/>
          <w:bCs w:val="0"/>
          <w:color w:val="000000"/>
        </w:rPr>
        <w:t>select</w:t>
      </w:r>
      <w:proofErr w:type="gramEnd"/>
      <w:r>
        <w:rPr>
          <w:rStyle w:val="Strong"/>
          <w:rFonts w:ascii="Arial" w:hAnsi="Arial"/>
          <w:b w:val="0"/>
          <w:bCs w:val="0"/>
          <w:color w:val="000000"/>
        </w:rPr>
        <w:t xml:space="preserve"> and implement solutions at the chosen HSRCs. Ultimately, there will be generalisable solutions, some applicable-to-all HSRCs, and some sub-solutions for specific centres. These complex interventions require addressing system interactions at HSRCs (Skivington, et al., 2021). Consequently, Normalisation Process Theory will inform implementation and assessment of the interventions. NPT is a well-established and </w:t>
      </w:r>
      <w:proofErr w:type="gramStart"/>
      <w:r>
        <w:rPr>
          <w:rStyle w:val="Strong"/>
          <w:rFonts w:ascii="Arial" w:hAnsi="Arial"/>
          <w:b w:val="0"/>
          <w:bCs w:val="0"/>
          <w:color w:val="000000"/>
        </w:rPr>
        <w:t>widely-used</w:t>
      </w:r>
      <w:proofErr w:type="gramEnd"/>
      <w:r>
        <w:rPr>
          <w:rStyle w:val="Strong"/>
          <w:rFonts w:ascii="Arial" w:hAnsi="Arial"/>
          <w:b w:val="0"/>
          <w:bCs w:val="0"/>
          <w:color w:val="000000"/>
        </w:rPr>
        <w:t xml:space="preserve"> theory, looking at how interventions become routine and normal through four core-mechanisms (coherence, cognitive participation, collective action, and reflexive monitoring) (May, 2022; May, et al., 2020).</w:t>
      </w:r>
    </w:p>
    <w:p w14:paraId="559555EF" w14:textId="77777777" w:rsidR="00636F9B" w:rsidRDefault="00636F9B">
      <w:pPr>
        <w:jc w:val="both"/>
        <w:rPr>
          <w:rStyle w:val="Strong"/>
          <w:rFonts w:ascii="Arial" w:hAnsi="Arial"/>
          <w:b w:val="0"/>
          <w:bCs w:val="0"/>
          <w:color w:val="000000"/>
        </w:rPr>
      </w:pPr>
    </w:p>
    <w:p w14:paraId="5D0E9E9E" w14:textId="77777777" w:rsidR="00636F9B" w:rsidRDefault="00000000">
      <w:pPr>
        <w:numPr>
          <w:ilvl w:val="0"/>
          <w:numId w:val="11"/>
        </w:numPr>
        <w:jc w:val="both"/>
      </w:pPr>
      <w:r>
        <w:rPr>
          <w:rStyle w:val="Strong"/>
          <w:rFonts w:ascii="Arial" w:hAnsi="Arial"/>
        </w:rPr>
        <w:t>Methods of Data Collection and Analysis</w:t>
      </w:r>
    </w:p>
    <w:p w14:paraId="14E809B7" w14:textId="77777777" w:rsidR="00636F9B" w:rsidRDefault="00636F9B">
      <w:pPr>
        <w:jc w:val="both"/>
        <w:rPr>
          <w:rStyle w:val="Strong"/>
          <w:rFonts w:ascii="Arial" w:hAnsi="Arial"/>
          <w:b w:val="0"/>
          <w:bCs w:val="0"/>
        </w:rPr>
      </w:pPr>
    </w:p>
    <w:p w14:paraId="24C95DB1" w14:textId="77777777" w:rsidR="00636F9B" w:rsidRDefault="00000000">
      <w:pPr>
        <w:jc w:val="both"/>
      </w:pPr>
      <w:r>
        <w:rPr>
          <w:rStyle w:val="Strong"/>
          <w:rFonts w:ascii="Arial" w:hAnsi="Arial"/>
          <w:b w:val="0"/>
          <w:bCs w:val="0"/>
        </w:rPr>
        <w:t xml:space="preserve">My study will adopt a convergent mixed-methods approach, combining qualitative and quantitative methods. This allows a more comprehensive analysis of the research problem, through merging and integrating these data (Creswell and Creswell, 2022: 83). There is an abundance of live and historical HSRC </w:t>
      </w:r>
      <w:proofErr w:type="gramStart"/>
      <w:r>
        <w:rPr>
          <w:rStyle w:val="Strong"/>
          <w:rFonts w:ascii="Arial" w:hAnsi="Arial"/>
          <w:b w:val="0"/>
          <w:bCs w:val="0"/>
        </w:rPr>
        <w:t>quantitatively-analysable</w:t>
      </w:r>
      <w:proofErr w:type="gramEnd"/>
      <w:r>
        <w:rPr>
          <w:rStyle w:val="Strong"/>
          <w:rFonts w:ascii="Arial" w:hAnsi="Arial"/>
          <w:b w:val="0"/>
          <w:bCs w:val="0"/>
        </w:rPr>
        <w:t xml:space="preserve"> data on performance and infrastructure, connected to the qualitative component (</w:t>
      </w:r>
      <w:r>
        <w:rPr>
          <w:rStyle w:val="Strong"/>
          <w:rFonts w:ascii="Arial" w:hAnsi="Arial"/>
          <w:b w:val="0"/>
          <w:bCs w:val="0"/>
          <w:color w:val="000000"/>
        </w:rPr>
        <w:t>Wilding, et al., 2024b, Robinson, et al., 2019</w:t>
      </w:r>
      <w:r>
        <w:rPr>
          <w:rStyle w:val="Strong"/>
          <w:rFonts w:ascii="Arial" w:hAnsi="Arial"/>
          <w:b w:val="0"/>
          <w:bCs w:val="0"/>
        </w:rPr>
        <w:t>). To combine both is to offer greater insight.</w:t>
      </w:r>
    </w:p>
    <w:p w14:paraId="5C1C0938" w14:textId="77777777" w:rsidR="00636F9B" w:rsidRDefault="00636F9B">
      <w:pPr>
        <w:jc w:val="both"/>
        <w:rPr>
          <w:rStyle w:val="Strong"/>
          <w:rFonts w:ascii="Arial" w:hAnsi="Arial"/>
          <w:b w:val="0"/>
          <w:bCs w:val="0"/>
        </w:rPr>
      </w:pPr>
    </w:p>
    <w:p w14:paraId="3A9A92D8" w14:textId="77777777" w:rsidR="00636F9B" w:rsidRDefault="00000000">
      <w:pPr>
        <w:numPr>
          <w:ilvl w:val="0"/>
          <w:numId w:val="12"/>
        </w:numPr>
        <w:jc w:val="both"/>
      </w:pPr>
      <w:r>
        <w:rPr>
          <w:rStyle w:val="Strong"/>
          <w:rFonts w:ascii="Arial" w:hAnsi="Arial"/>
          <w:b w:val="0"/>
          <w:bCs w:val="0"/>
        </w:rPr>
        <w:t>Qualitatively:</w:t>
      </w:r>
    </w:p>
    <w:p w14:paraId="570038B7" w14:textId="77777777" w:rsidR="00636F9B" w:rsidRDefault="00000000">
      <w:pPr>
        <w:ind w:left="720"/>
        <w:jc w:val="both"/>
      </w:pPr>
      <w:r>
        <w:rPr>
          <w:rStyle w:val="Strong"/>
          <w:rFonts w:ascii="Arial" w:hAnsi="Arial"/>
          <w:b w:val="0"/>
          <w:bCs w:val="0"/>
        </w:rPr>
        <w:t xml:space="preserve">(a) Observation - at </w:t>
      </w:r>
      <w:commentRangeStart w:id="37"/>
      <w:r>
        <w:rPr>
          <w:rStyle w:val="Strong"/>
          <w:rFonts w:ascii="Arial" w:hAnsi="Arial"/>
          <w:b w:val="0"/>
          <w:bCs w:val="0"/>
        </w:rPr>
        <w:t xml:space="preserve">chosen HSRCs </w:t>
      </w:r>
      <w:commentRangeEnd w:id="37"/>
      <w:r w:rsidR="00760299">
        <w:rPr>
          <w:rStyle w:val="CommentReference"/>
          <w:rFonts w:cs="Mangal"/>
        </w:rPr>
        <w:commentReference w:id="37"/>
      </w:r>
      <w:r>
        <w:rPr>
          <w:rStyle w:val="Strong"/>
          <w:rFonts w:ascii="Arial" w:hAnsi="Arial"/>
          <w:b w:val="0"/>
          <w:bCs w:val="0"/>
        </w:rPr>
        <w:t xml:space="preserve">to explore real-time day-to-day running of both clinical and research elements of hyperacute and acute stroke and how patients and service interact, including screening and informed consent processes. </w:t>
      </w:r>
    </w:p>
    <w:p w14:paraId="3E8CB2ED" w14:textId="77777777" w:rsidR="00636F9B" w:rsidRDefault="00636F9B">
      <w:pPr>
        <w:jc w:val="both"/>
        <w:rPr>
          <w:rStyle w:val="Strong"/>
          <w:rFonts w:ascii="Arial" w:hAnsi="Arial"/>
          <w:b w:val="0"/>
          <w:bCs w:val="0"/>
        </w:rPr>
      </w:pPr>
    </w:p>
    <w:p w14:paraId="36B8FDE6" w14:textId="77777777" w:rsidR="00636F9B" w:rsidRDefault="00000000">
      <w:pPr>
        <w:ind w:left="720"/>
        <w:jc w:val="both"/>
      </w:pPr>
      <w:r>
        <w:rPr>
          <w:rStyle w:val="Strong"/>
          <w:rFonts w:ascii="Arial" w:hAnsi="Arial"/>
          <w:b w:val="0"/>
          <w:bCs w:val="0"/>
        </w:rPr>
        <w:t xml:space="preserve">(b) </w:t>
      </w:r>
      <w:commentRangeStart w:id="38"/>
      <w:r>
        <w:rPr>
          <w:rStyle w:val="Strong"/>
          <w:rFonts w:ascii="Arial" w:hAnsi="Arial"/>
          <w:b w:val="0"/>
          <w:bCs w:val="0"/>
        </w:rPr>
        <w:t>Interviews</w:t>
      </w:r>
      <w:commentRangeEnd w:id="38"/>
      <w:r w:rsidR="00760299">
        <w:rPr>
          <w:rStyle w:val="CommentReference"/>
          <w:rFonts w:cs="Mangal"/>
        </w:rPr>
        <w:commentReference w:id="38"/>
      </w:r>
      <w:r>
        <w:rPr>
          <w:rStyle w:val="Strong"/>
          <w:rFonts w:ascii="Arial" w:hAnsi="Arial"/>
          <w:b w:val="0"/>
          <w:bCs w:val="0"/>
        </w:rPr>
        <w:t xml:space="preserve"> - will be of service stakeholders, from frontline research team nurses/practitioners, principal and co-investigators, clinicians, research managers, and others identified through </w:t>
      </w:r>
      <w:commentRangeStart w:id="39"/>
      <w:r>
        <w:rPr>
          <w:rStyle w:val="Strong"/>
          <w:rFonts w:ascii="Arial" w:hAnsi="Arial"/>
          <w:b w:val="0"/>
          <w:bCs w:val="0"/>
        </w:rPr>
        <w:t>stakeholder and infrastructure mapping</w:t>
      </w:r>
      <w:commentRangeEnd w:id="39"/>
      <w:r w:rsidR="00760299">
        <w:rPr>
          <w:rStyle w:val="CommentReference"/>
          <w:rFonts w:cs="Mangal"/>
        </w:rPr>
        <w:commentReference w:id="39"/>
      </w:r>
      <w:r>
        <w:rPr>
          <w:rStyle w:val="Strong"/>
          <w:rFonts w:ascii="Arial" w:hAnsi="Arial"/>
          <w:b w:val="0"/>
          <w:bCs w:val="0"/>
        </w:rPr>
        <w:t xml:space="preserve">. Patients, including those under-served in this context, and those offered research but declined, research offered and participated, and not offered, will also be interviewed. Patients will be </w:t>
      </w:r>
      <w:commentRangeStart w:id="40"/>
      <w:r>
        <w:rPr>
          <w:rStyle w:val="Strong"/>
          <w:rFonts w:ascii="Arial" w:hAnsi="Arial"/>
          <w:b w:val="0"/>
          <w:bCs w:val="0"/>
        </w:rPr>
        <w:t>obtained</w:t>
      </w:r>
      <w:commentRangeEnd w:id="40"/>
      <w:r w:rsidR="00760299">
        <w:rPr>
          <w:rStyle w:val="CommentReference"/>
          <w:rFonts w:cs="Mangal"/>
        </w:rPr>
        <w:commentReference w:id="40"/>
      </w:r>
      <w:r>
        <w:rPr>
          <w:rStyle w:val="Strong"/>
          <w:rFonts w:ascii="Arial" w:hAnsi="Arial"/>
          <w:b w:val="0"/>
          <w:bCs w:val="0"/>
        </w:rPr>
        <w:t xml:space="preserve"> from patient groups and HSRCs, plus other patients using snowball sampling for the </w:t>
      </w:r>
      <w:commentRangeStart w:id="41"/>
      <w:r>
        <w:rPr>
          <w:rStyle w:val="Strong"/>
          <w:rFonts w:ascii="Arial" w:hAnsi="Arial"/>
          <w:b w:val="0"/>
          <w:bCs w:val="0"/>
        </w:rPr>
        <w:t>underserved.</w:t>
      </w:r>
      <w:commentRangeEnd w:id="41"/>
      <w:r w:rsidR="00760299">
        <w:rPr>
          <w:rStyle w:val="CommentReference"/>
          <w:rFonts w:cs="Mangal"/>
        </w:rPr>
        <w:commentReference w:id="41"/>
      </w:r>
    </w:p>
    <w:p w14:paraId="71F12530" w14:textId="77777777" w:rsidR="00636F9B" w:rsidRDefault="00636F9B">
      <w:pPr>
        <w:ind w:left="720"/>
        <w:jc w:val="both"/>
        <w:rPr>
          <w:rStyle w:val="Strong"/>
          <w:rFonts w:ascii="Arial" w:hAnsi="Arial"/>
          <w:b w:val="0"/>
          <w:bCs w:val="0"/>
        </w:rPr>
      </w:pPr>
    </w:p>
    <w:p w14:paraId="4B2C8AF6" w14:textId="77777777" w:rsidR="00636F9B" w:rsidRDefault="00000000">
      <w:pPr>
        <w:ind w:left="720"/>
        <w:jc w:val="both"/>
      </w:pPr>
      <w:r>
        <w:rPr>
          <w:rStyle w:val="Strong"/>
          <w:rFonts w:ascii="Arial" w:hAnsi="Arial"/>
          <w:b w:val="0"/>
          <w:bCs w:val="0"/>
        </w:rPr>
        <w:t xml:space="preserve">(c) </w:t>
      </w:r>
      <w:commentRangeStart w:id="42"/>
      <w:r>
        <w:rPr>
          <w:rStyle w:val="Strong"/>
          <w:rFonts w:ascii="Arial" w:hAnsi="Arial"/>
          <w:b w:val="0"/>
          <w:bCs w:val="0"/>
        </w:rPr>
        <w:t xml:space="preserve">Focus groups </w:t>
      </w:r>
      <w:commentRangeEnd w:id="42"/>
      <w:r w:rsidR="00760299">
        <w:rPr>
          <w:rStyle w:val="CommentReference"/>
          <w:rFonts w:cs="Mangal"/>
        </w:rPr>
        <w:commentReference w:id="42"/>
      </w:r>
      <w:r>
        <w:rPr>
          <w:rStyle w:val="Strong"/>
          <w:rFonts w:ascii="Arial" w:hAnsi="Arial"/>
          <w:b w:val="0"/>
          <w:bCs w:val="0"/>
        </w:rPr>
        <w:t>– will be utilised for the implementation and testing phase.</w:t>
      </w:r>
    </w:p>
    <w:p w14:paraId="06DBE832" w14:textId="77777777" w:rsidR="00636F9B" w:rsidRDefault="00636F9B">
      <w:pPr>
        <w:jc w:val="both"/>
        <w:rPr>
          <w:rStyle w:val="Strong"/>
          <w:rFonts w:ascii="Arial" w:hAnsi="Arial"/>
          <w:b w:val="0"/>
          <w:bCs w:val="0"/>
        </w:rPr>
      </w:pPr>
    </w:p>
    <w:p w14:paraId="3D677E10" w14:textId="77777777" w:rsidR="00636F9B" w:rsidRDefault="00000000">
      <w:pPr>
        <w:numPr>
          <w:ilvl w:val="0"/>
          <w:numId w:val="12"/>
        </w:numPr>
        <w:jc w:val="both"/>
      </w:pPr>
      <w:commentRangeStart w:id="43"/>
      <w:r>
        <w:rPr>
          <w:rStyle w:val="Strong"/>
          <w:rFonts w:ascii="Arial" w:hAnsi="Arial"/>
          <w:b w:val="0"/>
          <w:bCs w:val="0"/>
        </w:rPr>
        <w:t>Quantitively: collecting relevant data from the NIHR Open-Data-Platform; Sentinel Stroke National Audit Programme; NIHR HSRC Pro-</w:t>
      </w:r>
      <w:proofErr w:type="spellStart"/>
      <w:r>
        <w:rPr>
          <w:rStyle w:val="Strong"/>
          <w:rFonts w:ascii="Arial" w:hAnsi="Arial"/>
          <w:b w:val="0"/>
          <w:bCs w:val="0"/>
        </w:rPr>
        <w:t>formas</w:t>
      </w:r>
      <w:proofErr w:type="spellEnd"/>
      <w:r>
        <w:rPr>
          <w:rStyle w:val="Strong"/>
          <w:rFonts w:ascii="Arial" w:hAnsi="Arial"/>
          <w:b w:val="0"/>
          <w:bCs w:val="0"/>
        </w:rPr>
        <w:t xml:space="preserve"> for annual accreditation; local screening logs; and local databases. Examples of relevant data </w:t>
      </w:r>
      <w:proofErr w:type="gramStart"/>
      <w:r>
        <w:rPr>
          <w:rStyle w:val="Strong"/>
          <w:rFonts w:ascii="Arial" w:hAnsi="Arial"/>
          <w:b w:val="0"/>
          <w:bCs w:val="0"/>
        </w:rPr>
        <w:t>include:</w:t>
      </w:r>
      <w:proofErr w:type="gramEnd"/>
      <w:r>
        <w:rPr>
          <w:rStyle w:val="Strong"/>
          <w:rFonts w:ascii="Arial" w:hAnsi="Arial"/>
          <w:b w:val="0"/>
          <w:bCs w:val="0"/>
        </w:rPr>
        <w:t xml:space="preserve"> recruitment, time-to-target, number of research team members, proportion of consultants GCP-trained and delegated to studies, including commercially-funded, out-of-hours research coverage, etc. Additionally, metrics identified during the </w:t>
      </w:r>
      <w:proofErr w:type="gramStart"/>
      <w:r>
        <w:rPr>
          <w:rStyle w:val="Strong"/>
          <w:rFonts w:ascii="Arial" w:hAnsi="Arial"/>
          <w:b w:val="0"/>
          <w:bCs w:val="0"/>
        </w:rPr>
        <w:t>qualitative-component</w:t>
      </w:r>
      <w:proofErr w:type="gramEnd"/>
      <w:r>
        <w:rPr>
          <w:rStyle w:val="Strong"/>
          <w:rFonts w:ascii="Arial" w:hAnsi="Arial"/>
          <w:b w:val="0"/>
          <w:bCs w:val="0"/>
        </w:rPr>
        <w:t xml:space="preserve"> will also be analysed, for a fuller picture (Creswell and Creswell, 2022).</w:t>
      </w:r>
      <w:commentRangeEnd w:id="43"/>
      <w:r w:rsidR="00760299">
        <w:rPr>
          <w:rStyle w:val="CommentReference"/>
          <w:rFonts w:cs="Mangal"/>
        </w:rPr>
        <w:commentReference w:id="43"/>
      </w:r>
    </w:p>
    <w:p w14:paraId="465BF29F" w14:textId="77777777" w:rsidR="00636F9B" w:rsidRDefault="00636F9B">
      <w:pPr>
        <w:jc w:val="both"/>
        <w:rPr>
          <w:rStyle w:val="Strong"/>
          <w:rFonts w:ascii="Arial" w:hAnsi="Arial"/>
          <w:b w:val="0"/>
          <w:bCs w:val="0"/>
        </w:rPr>
      </w:pPr>
    </w:p>
    <w:p w14:paraId="50778A30" w14:textId="77777777" w:rsidR="00636F9B" w:rsidRDefault="00000000">
      <w:pPr>
        <w:jc w:val="both"/>
      </w:pPr>
      <w:r>
        <w:rPr>
          <w:rStyle w:val="Strong"/>
          <w:rFonts w:ascii="Arial" w:hAnsi="Arial"/>
        </w:rPr>
        <w:t>Methods of data analysis</w:t>
      </w:r>
      <w:r>
        <w:rPr>
          <w:rStyle w:val="Strong"/>
          <w:rFonts w:ascii="Arial" w:hAnsi="Arial"/>
          <w:b w:val="0"/>
          <w:bCs w:val="0"/>
        </w:rPr>
        <w:t>: Interviews will be analysed using thematic analysis following Braun and Clark (</w:t>
      </w:r>
      <w:r>
        <w:rPr>
          <w:rStyle w:val="Strong"/>
          <w:rFonts w:ascii="Arial" w:hAnsi="Arial"/>
          <w:b w:val="0"/>
          <w:bCs w:val="0"/>
          <w:color w:val="000000"/>
        </w:rPr>
        <w:t>Braun, et al., 2022; Braun and Clarke, 2022,2021</w:t>
      </w:r>
      <w:r>
        <w:rPr>
          <w:rStyle w:val="Strong"/>
          <w:rFonts w:ascii="Arial" w:hAnsi="Arial"/>
          <w:b w:val="0"/>
          <w:bCs w:val="0"/>
        </w:rPr>
        <w:t xml:space="preserve">) in a trustworthy (Nowell, et al, 2017) and transparent way using reflexivity (Olmos-Vega, et al., 2023). </w:t>
      </w:r>
      <w:proofErr w:type="spellStart"/>
      <w:r>
        <w:rPr>
          <w:rStyle w:val="Strong"/>
          <w:rFonts w:ascii="Arial" w:hAnsi="Arial"/>
          <w:b w:val="0"/>
          <w:bCs w:val="0"/>
        </w:rPr>
        <w:t>Nvivo</w:t>
      </w:r>
      <w:proofErr w:type="spellEnd"/>
      <w:r>
        <w:rPr>
          <w:rStyle w:val="Strong"/>
          <w:rFonts w:ascii="Arial" w:hAnsi="Arial"/>
          <w:b w:val="0"/>
          <w:bCs w:val="0"/>
        </w:rPr>
        <w:t xml:space="preserve">, a </w:t>
      </w:r>
      <w:proofErr w:type="gramStart"/>
      <w:r>
        <w:rPr>
          <w:rStyle w:val="Strong"/>
          <w:rFonts w:ascii="Arial" w:hAnsi="Arial"/>
          <w:b w:val="0"/>
          <w:bCs w:val="0"/>
        </w:rPr>
        <w:t>widely-accepted</w:t>
      </w:r>
      <w:proofErr w:type="gramEnd"/>
      <w:r>
        <w:rPr>
          <w:rStyle w:val="Strong"/>
          <w:rFonts w:ascii="Arial" w:hAnsi="Arial"/>
          <w:b w:val="0"/>
          <w:bCs w:val="0"/>
        </w:rPr>
        <w:t xml:space="preserve"> tool, will be used and is for coding themes (Gibbs, 2014). Quantitative data will be analysed </w:t>
      </w:r>
      <w:commentRangeStart w:id="44"/>
      <w:r>
        <w:rPr>
          <w:rStyle w:val="Strong"/>
          <w:rFonts w:ascii="Arial" w:hAnsi="Arial"/>
          <w:b w:val="0"/>
          <w:bCs w:val="0"/>
        </w:rPr>
        <w:t>using statistical techniques when appropriate.</w:t>
      </w:r>
      <w:commentRangeEnd w:id="44"/>
      <w:r w:rsidR="00760299">
        <w:rPr>
          <w:rStyle w:val="CommentReference"/>
          <w:rFonts w:cs="Mangal"/>
        </w:rPr>
        <w:commentReference w:id="44"/>
      </w:r>
    </w:p>
    <w:p w14:paraId="14FD37C5" w14:textId="77777777" w:rsidR="00636F9B" w:rsidRDefault="00636F9B">
      <w:pPr>
        <w:jc w:val="both"/>
        <w:rPr>
          <w:rStyle w:val="Strong"/>
          <w:rFonts w:ascii="Arial" w:hAnsi="Arial"/>
          <w:b w:val="0"/>
          <w:bCs w:val="0"/>
          <w:color w:val="000000"/>
        </w:rPr>
      </w:pPr>
    </w:p>
    <w:p w14:paraId="51513C5C" w14:textId="77777777" w:rsidR="00636F9B" w:rsidRDefault="00000000">
      <w:pPr>
        <w:jc w:val="both"/>
      </w:pPr>
      <w:r>
        <w:rPr>
          <w:rStyle w:val="Strong"/>
          <w:rFonts w:ascii="Arial" w:hAnsi="Arial"/>
        </w:rPr>
        <w:t>Sample size and justification</w:t>
      </w:r>
    </w:p>
    <w:p w14:paraId="34856D50" w14:textId="77777777" w:rsidR="00636F9B" w:rsidRDefault="00636F9B">
      <w:pPr>
        <w:jc w:val="both"/>
        <w:rPr>
          <w:rStyle w:val="Strong"/>
          <w:rFonts w:ascii="Arial" w:hAnsi="Arial"/>
          <w:b w:val="0"/>
          <w:bCs w:val="0"/>
        </w:rPr>
      </w:pPr>
    </w:p>
    <w:p w14:paraId="7DBF725F" w14:textId="77777777" w:rsidR="00636F9B" w:rsidRDefault="00000000">
      <w:pPr>
        <w:jc w:val="both"/>
      </w:pPr>
      <w:r>
        <w:rPr>
          <w:rStyle w:val="Strong"/>
          <w:rFonts w:ascii="Arial" w:hAnsi="Arial"/>
          <w:b w:val="0"/>
          <w:bCs w:val="0"/>
        </w:rPr>
        <w:t>My purposive sampling strategy differs for each group:</w:t>
      </w:r>
    </w:p>
    <w:p w14:paraId="34939E53" w14:textId="77777777" w:rsidR="00636F9B" w:rsidRDefault="00636F9B">
      <w:pPr>
        <w:jc w:val="both"/>
        <w:rPr>
          <w:rStyle w:val="Strong"/>
          <w:rFonts w:ascii="Arial" w:hAnsi="Arial"/>
          <w:b w:val="0"/>
          <w:bCs w:val="0"/>
          <w:color w:val="000000"/>
        </w:rPr>
      </w:pPr>
    </w:p>
    <w:p w14:paraId="1E2D9AB7" w14:textId="77777777" w:rsidR="00636F9B" w:rsidRDefault="00000000">
      <w:pPr>
        <w:numPr>
          <w:ilvl w:val="0"/>
          <w:numId w:val="13"/>
        </w:numPr>
        <w:jc w:val="both"/>
      </w:pPr>
      <w:r>
        <w:rPr>
          <w:rStyle w:val="Strong"/>
          <w:rFonts w:ascii="Arial" w:hAnsi="Arial"/>
          <w:color w:val="000000"/>
        </w:rPr>
        <w:t>Patients and carers</w:t>
      </w:r>
    </w:p>
    <w:p w14:paraId="569519AC" w14:textId="77777777" w:rsidR="00636F9B" w:rsidRDefault="00636F9B">
      <w:pPr>
        <w:jc w:val="both"/>
        <w:rPr>
          <w:rStyle w:val="Strong"/>
          <w:rFonts w:ascii="Arial" w:hAnsi="Arial"/>
          <w:b w:val="0"/>
          <w:bCs w:val="0"/>
          <w:color w:val="000000"/>
        </w:rPr>
      </w:pPr>
    </w:p>
    <w:p w14:paraId="3106C85B" w14:textId="77777777" w:rsidR="00636F9B" w:rsidRDefault="00000000">
      <w:pPr>
        <w:jc w:val="both"/>
      </w:pPr>
      <w:r>
        <w:rPr>
          <w:rStyle w:val="Strong"/>
          <w:rFonts w:ascii="Arial" w:hAnsi="Arial"/>
          <w:b w:val="0"/>
          <w:bCs w:val="0"/>
          <w:color w:val="000000"/>
        </w:rPr>
        <w:t xml:space="preserve">Sample: up to </w:t>
      </w:r>
      <w:commentRangeStart w:id="45"/>
      <w:r>
        <w:rPr>
          <w:rStyle w:val="Strong"/>
          <w:rFonts w:ascii="Arial" w:hAnsi="Arial"/>
          <w:b w:val="0"/>
          <w:bCs w:val="0"/>
          <w:color w:val="000000"/>
        </w:rPr>
        <w:t>30</w:t>
      </w:r>
      <w:commentRangeEnd w:id="45"/>
      <w:r w:rsidR="00760299">
        <w:rPr>
          <w:rStyle w:val="CommentReference"/>
          <w:rFonts w:cs="Mangal"/>
        </w:rPr>
        <w:commentReference w:id="45"/>
      </w:r>
      <w:r>
        <w:rPr>
          <w:rStyle w:val="Strong"/>
          <w:rFonts w:ascii="Arial" w:hAnsi="Arial"/>
          <w:b w:val="0"/>
          <w:bCs w:val="0"/>
          <w:color w:val="000000"/>
        </w:rPr>
        <w:t xml:space="preserve"> participants, until data saturation.</w:t>
      </w:r>
    </w:p>
    <w:p w14:paraId="6C4121F9" w14:textId="77777777" w:rsidR="00636F9B" w:rsidRDefault="00636F9B">
      <w:pPr>
        <w:jc w:val="both"/>
        <w:rPr>
          <w:rStyle w:val="Strong"/>
          <w:rFonts w:ascii="Arial" w:hAnsi="Arial"/>
          <w:b w:val="0"/>
          <w:bCs w:val="0"/>
          <w:color w:val="000000"/>
        </w:rPr>
      </w:pPr>
    </w:p>
    <w:p w14:paraId="19C14246" w14:textId="77777777" w:rsidR="00636F9B" w:rsidRDefault="00000000">
      <w:pPr>
        <w:jc w:val="both"/>
      </w:pPr>
      <w:r>
        <w:rPr>
          <w:rStyle w:val="Strong"/>
          <w:rFonts w:ascii="Arial" w:hAnsi="Arial"/>
          <w:b w:val="0"/>
          <w:bCs w:val="0"/>
          <w:color w:val="000000"/>
        </w:rPr>
        <w:t>Patients and carers will be recruited from the centres and nationwide community of HSRCs, organisations supportive of stroke, including the NIHR BRC Imperial Patient Experience Research Centre and Stroke Association for example. Snowball sampling will be used to maximise access to underserved patients. Additionally, information sheets will be translated into other languages, and aphasia-friendly versions.</w:t>
      </w:r>
    </w:p>
    <w:p w14:paraId="261831CD" w14:textId="77777777" w:rsidR="00636F9B" w:rsidRDefault="00636F9B">
      <w:pPr>
        <w:jc w:val="both"/>
        <w:rPr>
          <w:rStyle w:val="Strong"/>
          <w:rFonts w:ascii="Arial" w:hAnsi="Arial"/>
          <w:b w:val="0"/>
          <w:bCs w:val="0"/>
          <w:color w:val="000000"/>
        </w:rPr>
      </w:pPr>
    </w:p>
    <w:p w14:paraId="093B4C0F" w14:textId="77777777" w:rsidR="00636F9B" w:rsidRDefault="00000000">
      <w:pPr>
        <w:numPr>
          <w:ilvl w:val="0"/>
          <w:numId w:val="14"/>
        </w:numPr>
        <w:jc w:val="both"/>
      </w:pPr>
      <w:r>
        <w:rPr>
          <w:rStyle w:val="Strong"/>
          <w:rFonts w:ascii="Arial" w:hAnsi="Arial"/>
        </w:rPr>
        <w:t>Service – HSRCs</w:t>
      </w:r>
    </w:p>
    <w:p w14:paraId="42E192F9" w14:textId="77777777" w:rsidR="00636F9B" w:rsidRDefault="00636F9B">
      <w:pPr>
        <w:jc w:val="both"/>
        <w:rPr>
          <w:rStyle w:val="Strong"/>
          <w:rFonts w:ascii="Arial" w:hAnsi="Arial"/>
          <w:b w:val="0"/>
          <w:bCs w:val="0"/>
        </w:rPr>
      </w:pPr>
    </w:p>
    <w:p w14:paraId="62D024C9" w14:textId="77777777" w:rsidR="00636F9B" w:rsidRDefault="00000000">
      <w:pPr>
        <w:jc w:val="both"/>
      </w:pPr>
      <w:r>
        <w:rPr>
          <w:rStyle w:val="Strong"/>
          <w:rFonts w:ascii="Arial" w:hAnsi="Arial"/>
          <w:b w:val="0"/>
          <w:bCs w:val="0"/>
        </w:rPr>
        <w:t>Sample: up to 30 participants, until data saturation.</w:t>
      </w:r>
    </w:p>
    <w:p w14:paraId="6620140D" w14:textId="77777777" w:rsidR="00636F9B" w:rsidRDefault="00636F9B">
      <w:pPr>
        <w:jc w:val="both"/>
        <w:rPr>
          <w:rStyle w:val="Strong"/>
          <w:rFonts w:ascii="Arial" w:hAnsi="Arial"/>
          <w:b w:val="0"/>
          <w:bCs w:val="0"/>
        </w:rPr>
      </w:pPr>
    </w:p>
    <w:p w14:paraId="77AE192D" w14:textId="77777777" w:rsidR="00636F9B" w:rsidRDefault="00000000">
      <w:r>
        <w:rPr>
          <w:rStyle w:val="Strong"/>
          <w:rFonts w:ascii="Arial" w:hAnsi="Arial"/>
          <w:b w:val="0"/>
          <w:bCs w:val="0"/>
          <w:color w:val="000000"/>
        </w:rPr>
        <w:t xml:space="preserve">I want to understand the problem and opportunities from the service-perspective. </w:t>
      </w:r>
    </w:p>
    <w:p w14:paraId="6D08C71C" w14:textId="77777777" w:rsidR="00636F9B" w:rsidRDefault="00636F9B">
      <w:pPr>
        <w:jc w:val="both"/>
        <w:rPr>
          <w:rFonts w:ascii="Arial" w:hAnsi="Arial"/>
          <w:color w:val="000000"/>
        </w:rPr>
      </w:pPr>
    </w:p>
    <w:p w14:paraId="04CB6F71" w14:textId="77777777" w:rsidR="00636F9B" w:rsidRDefault="00000000">
      <w:pPr>
        <w:jc w:val="both"/>
      </w:pPr>
      <w:r>
        <w:rPr>
          <w:rStyle w:val="Strong"/>
          <w:rFonts w:ascii="Arial" w:hAnsi="Arial"/>
          <w:b w:val="0"/>
          <w:bCs w:val="0"/>
          <w:color w:val="000000"/>
        </w:rPr>
        <w:lastRenderedPageBreak/>
        <w:t>Meyer and Mayrhofer (2022: 280-281) suggest sampling strategy be based on prior knowledge of the population and designed to answer the research question. In this case, t</w:t>
      </w:r>
      <w:r>
        <w:rPr>
          <w:rStyle w:val="Strong"/>
          <w:rFonts w:ascii="Arial" w:hAnsi="Arial"/>
          <w:b w:val="0"/>
          <w:bCs w:val="0"/>
          <w:color w:val="242424"/>
        </w:rPr>
        <w:t xml:space="preserve">he total “population” service-wise is finite and known. It </w:t>
      </w:r>
      <w:proofErr w:type="gramStart"/>
      <w:r>
        <w:rPr>
          <w:rStyle w:val="Strong"/>
          <w:rFonts w:ascii="Arial" w:hAnsi="Arial"/>
          <w:b w:val="0"/>
          <w:bCs w:val="0"/>
          <w:color w:val="242424"/>
        </w:rPr>
        <w:t>includes:</w:t>
      </w:r>
      <w:proofErr w:type="gramEnd"/>
      <w:r>
        <w:rPr>
          <w:rStyle w:val="Strong"/>
          <w:rFonts w:ascii="Arial" w:hAnsi="Arial"/>
          <w:b w:val="0"/>
          <w:bCs w:val="0"/>
          <w:color w:val="242424"/>
        </w:rPr>
        <w:t xml:space="preserve"> stroke consultants who act as PIs and Co-Is and lead thrombolysis and thrombectomy calls, interventional neuroradiology specialists, research nurses/practitioners plus management/leadership. Preferably one-on-one interviews or alternatively small focus groups. Also, q</w:t>
      </w:r>
      <w:r>
        <w:rPr>
          <w:rStyle w:val="Strong"/>
          <w:rFonts w:ascii="Arial" w:hAnsi="Arial"/>
          <w:b w:val="0"/>
          <w:bCs w:val="0"/>
          <w:color w:val="000000"/>
        </w:rPr>
        <w:t>ualitative research seeks information-rich and small samples by comparison to statistical testing in quantitative research (Patton, 2022: 1173).</w:t>
      </w:r>
    </w:p>
    <w:p w14:paraId="0B7EF5AE" w14:textId="77777777" w:rsidR="00636F9B" w:rsidRDefault="00636F9B">
      <w:pPr>
        <w:jc w:val="both"/>
        <w:rPr>
          <w:rStyle w:val="Strong"/>
          <w:rFonts w:ascii="Arial" w:hAnsi="Arial"/>
          <w:b w:val="0"/>
          <w:bCs w:val="0"/>
          <w:color w:val="242424"/>
        </w:rPr>
      </w:pPr>
    </w:p>
    <w:p w14:paraId="20A3CD75" w14:textId="77777777" w:rsidR="00636F9B" w:rsidRDefault="00000000">
      <w:pPr>
        <w:numPr>
          <w:ilvl w:val="0"/>
          <w:numId w:val="15"/>
        </w:numPr>
      </w:pPr>
      <w:r>
        <w:rPr>
          <w:rStyle w:val="Strong"/>
          <w:rFonts w:ascii="Arial" w:hAnsi="Arial"/>
          <w:color w:val="242424"/>
        </w:rPr>
        <w:t>Service-Provider HSRCs: 3.</w:t>
      </w:r>
    </w:p>
    <w:p w14:paraId="470DD2A7" w14:textId="77777777" w:rsidR="00636F9B" w:rsidRDefault="00636F9B">
      <w:pPr>
        <w:rPr>
          <w:rStyle w:val="Strong"/>
          <w:rFonts w:ascii="Arial" w:hAnsi="Arial"/>
          <w:b w:val="0"/>
          <w:bCs w:val="0"/>
          <w:color w:val="242424"/>
        </w:rPr>
      </w:pPr>
    </w:p>
    <w:p w14:paraId="78571FA4" w14:textId="77777777" w:rsidR="00636F9B" w:rsidRDefault="00000000">
      <w:pPr>
        <w:jc w:val="both"/>
        <w:rPr>
          <w:rFonts w:ascii="Arial" w:hAnsi="Arial"/>
          <w:b/>
          <w:bCs/>
          <w:color w:val="000000"/>
        </w:rPr>
      </w:pPr>
      <w:r>
        <w:rPr>
          <w:rFonts w:ascii="Arial" w:hAnsi="Arial"/>
          <w:b/>
          <w:bCs/>
          <w:color w:val="000000"/>
        </w:rPr>
        <w:t xml:space="preserve">Why HSRCs? </w:t>
      </w:r>
    </w:p>
    <w:p w14:paraId="4165C1A7" w14:textId="77777777" w:rsidR="00636F9B" w:rsidRDefault="00000000">
      <w:pPr>
        <w:jc w:val="both"/>
        <w:rPr>
          <w:rFonts w:ascii="Arial" w:hAnsi="Arial"/>
          <w:color w:val="000000"/>
        </w:rPr>
      </w:pPr>
      <w:r>
        <w:rPr>
          <w:rFonts w:ascii="Arial" w:hAnsi="Arial"/>
          <w:color w:val="000000"/>
        </w:rPr>
        <w:t xml:space="preserve">Only limited centres perform these consequential interventions, accredited HASUs are demonstrated to be effective (Allen, et al., 2017). A subset </w:t>
      </w:r>
      <w:proofErr w:type="gramStart"/>
      <w:r>
        <w:rPr>
          <w:rFonts w:ascii="Arial" w:hAnsi="Arial"/>
          <w:color w:val="000000"/>
        </w:rPr>
        <w:t>are</w:t>
      </w:r>
      <w:proofErr w:type="gramEnd"/>
      <w:r>
        <w:rPr>
          <w:rFonts w:ascii="Arial" w:hAnsi="Arial"/>
          <w:color w:val="000000"/>
        </w:rPr>
        <w:t xml:space="preserve"> HSRC-accredited if they meet specific-minimums in terms of infrastructure, staffing, out-of-hours coverage, and advanced imaging and intervention techniques, capable of conducting the full-range of hyperacute and acute research. HSRCs outperform non-HSRCs in meeting recruitment metrics (Wilding, et al., 2024b, Robinson, et al., 2019).</w:t>
      </w:r>
    </w:p>
    <w:p w14:paraId="77C2ECDF" w14:textId="77777777" w:rsidR="00636F9B" w:rsidRDefault="00636F9B">
      <w:pPr>
        <w:jc w:val="both"/>
        <w:rPr>
          <w:rFonts w:ascii="Arial" w:hAnsi="Arial"/>
          <w:color w:val="000000"/>
        </w:rPr>
      </w:pPr>
    </w:p>
    <w:p w14:paraId="0C06129D" w14:textId="77777777" w:rsidR="00636F9B" w:rsidRDefault="00000000">
      <w:pPr>
        <w:jc w:val="both"/>
        <w:rPr>
          <w:rFonts w:ascii="Arial" w:hAnsi="Arial"/>
          <w:b/>
          <w:bCs/>
          <w:color w:val="000000"/>
        </w:rPr>
      </w:pPr>
      <w:r>
        <w:rPr>
          <w:rFonts w:ascii="Arial" w:hAnsi="Arial"/>
          <w:b/>
          <w:bCs/>
          <w:color w:val="000000"/>
        </w:rPr>
        <w:t xml:space="preserve">Why three HSRCs across </w:t>
      </w:r>
      <w:commentRangeStart w:id="46"/>
      <w:r>
        <w:rPr>
          <w:rFonts w:ascii="Arial" w:hAnsi="Arial"/>
          <w:b/>
          <w:bCs/>
          <w:color w:val="000000"/>
        </w:rPr>
        <w:t>London</w:t>
      </w:r>
      <w:commentRangeEnd w:id="46"/>
      <w:r w:rsidR="00760299">
        <w:rPr>
          <w:rStyle w:val="CommentReference"/>
          <w:rFonts w:cs="Mangal"/>
        </w:rPr>
        <w:commentReference w:id="46"/>
      </w:r>
      <w:r>
        <w:rPr>
          <w:rFonts w:ascii="Arial" w:hAnsi="Arial"/>
          <w:b/>
          <w:bCs/>
          <w:color w:val="000000"/>
        </w:rPr>
        <w:t>?</w:t>
      </w:r>
    </w:p>
    <w:p w14:paraId="6004BE37" w14:textId="77777777" w:rsidR="00636F9B" w:rsidRDefault="00000000">
      <w:pPr>
        <w:jc w:val="both"/>
        <w:rPr>
          <w:color w:val="000000"/>
        </w:rPr>
      </w:pPr>
      <w:r>
        <w:rPr>
          <w:rFonts w:ascii="Arial" w:hAnsi="Arial"/>
          <w:color w:val="000000"/>
        </w:rPr>
        <w:t xml:space="preserve">Using thrombectomy as an example, a postcode-lottery exists in England (Stroke Association, 2024,2023). </w:t>
      </w:r>
      <w:proofErr w:type="gramStart"/>
      <w:r>
        <w:rPr>
          <w:rFonts w:ascii="Arial" w:hAnsi="Arial"/>
          <w:color w:val="000000"/>
        </w:rPr>
        <w:t>Ten-percent</w:t>
      </w:r>
      <w:proofErr w:type="gramEnd"/>
      <w:r>
        <w:rPr>
          <w:rFonts w:ascii="Arial" w:hAnsi="Arial"/>
          <w:color w:val="000000"/>
        </w:rPr>
        <w:t xml:space="preserve"> of eligible patients will receive thrombectomy in London versus 0-3% elsewhere. Primarily due to lack of 24/7 service. </w:t>
      </w:r>
      <w:proofErr w:type="gramStart"/>
      <w:r>
        <w:rPr>
          <w:rFonts w:ascii="Arial" w:hAnsi="Arial"/>
          <w:color w:val="000000"/>
        </w:rPr>
        <w:t>Therefore</w:t>
      </w:r>
      <w:proofErr w:type="gramEnd"/>
      <w:r>
        <w:rPr>
          <w:rFonts w:ascii="Arial" w:hAnsi="Arial"/>
          <w:color w:val="000000"/>
        </w:rPr>
        <w:t xml:space="preserve"> any measurement of thrombectomy research outside of London would be due to lack of clinical access. London has avoided this by how 24/7 thrombectomy-services operate. Furthermore, these centres serve the most diverse population in the country. Ethnicity, as an example: </w:t>
      </w:r>
      <w:r>
        <w:rPr>
          <w:rStyle w:val="Strong"/>
          <w:rFonts w:ascii="Arial" w:hAnsi="Arial"/>
          <w:b w:val="0"/>
          <w:bCs w:val="0"/>
          <w:color w:val="000000"/>
        </w:rPr>
        <w:t xml:space="preserve">Asian-20.7%, Black-13.5%, Mixed-5.7%, White-36.8%, White-other-17%, Other-6.3 (ONS, 2022). </w:t>
      </w:r>
    </w:p>
    <w:p w14:paraId="31023220" w14:textId="77777777" w:rsidR="00636F9B" w:rsidRDefault="00636F9B">
      <w:pPr>
        <w:jc w:val="both"/>
        <w:rPr>
          <w:rStyle w:val="Strong"/>
          <w:rFonts w:ascii="Arial" w:hAnsi="Arial"/>
          <w:b w:val="0"/>
          <w:bCs w:val="0"/>
        </w:rPr>
      </w:pPr>
    </w:p>
    <w:p w14:paraId="3C49CFEA" w14:textId="77777777" w:rsidR="00636F9B" w:rsidRDefault="00000000">
      <w:pPr>
        <w:jc w:val="both"/>
      </w:pPr>
      <w:r>
        <w:rPr>
          <w:rStyle w:val="Strong"/>
          <w:rFonts w:ascii="Arial" w:hAnsi="Arial"/>
          <w:b w:val="0"/>
          <w:bCs w:val="0"/>
          <w:color w:val="000000"/>
        </w:rPr>
        <w:t xml:space="preserve">Accordingly, London centres serving a diverse and high-volume of patients clinically, aiding my investigation and for co-designed interventions to have maximum impact. Accessing patients for their perspective will be nationwide. PPI-input suggests optimal timing for interviewing patients and carers is after the hyperacute/acute period, several weeks to months after, enabling me to access more patients. </w:t>
      </w:r>
    </w:p>
    <w:p w14:paraId="76BA1920" w14:textId="77777777" w:rsidR="00636F9B" w:rsidRDefault="00636F9B">
      <w:pPr>
        <w:jc w:val="both"/>
        <w:rPr>
          <w:rStyle w:val="Strong"/>
          <w:rFonts w:ascii="Arial" w:hAnsi="Arial"/>
          <w:b w:val="0"/>
          <w:bCs w:val="0"/>
          <w:color w:val="000000"/>
        </w:rPr>
      </w:pPr>
    </w:p>
    <w:p w14:paraId="5C62C7A6" w14:textId="77777777" w:rsidR="00636F9B" w:rsidRDefault="00000000">
      <w:pPr>
        <w:jc w:val="both"/>
      </w:pPr>
      <w:r>
        <w:rPr>
          <w:rStyle w:val="Strong"/>
          <w:rFonts w:ascii="Arial" w:hAnsi="Arial"/>
          <w:color w:val="000000"/>
        </w:rPr>
        <w:t>Selection and exclusion criteria</w:t>
      </w:r>
    </w:p>
    <w:p w14:paraId="54922237" w14:textId="77777777" w:rsidR="00636F9B" w:rsidRDefault="00636F9B">
      <w:pPr>
        <w:jc w:val="both"/>
        <w:rPr>
          <w:rFonts w:ascii="Arial" w:hAnsi="Arial"/>
        </w:rPr>
      </w:pPr>
    </w:p>
    <w:p w14:paraId="05377BF0" w14:textId="77777777" w:rsidR="00636F9B" w:rsidRDefault="00000000">
      <w:pPr>
        <w:jc w:val="both"/>
        <w:rPr>
          <w:rFonts w:ascii="Arial" w:hAnsi="Arial"/>
        </w:rPr>
      </w:pPr>
      <w:r>
        <w:rPr>
          <w:rFonts w:ascii="Arial" w:hAnsi="Arial"/>
        </w:rPr>
        <w:t>Patients and carers affected by stroke, including those never in research, previously offered, or those who have been involved in research.</w:t>
      </w:r>
    </w:p>
    <w:p w14:paraId="3C9A6581" w14:textId="77777777" w:rsidR="00636F9B" w:rsidRDefault="00636F9B">
      <w:pPr>
        <w:jc w:val="both"/>
        <w:rPr>
          <w:rFonts w:ascii="Arial" w:hAnsi="Arial"/>
        </w:rPr>
      </w:pPr>
    </w:p>
    <w:p w14:paraId="0A34CC00" w14:textId="77777777" w:rsidR="00636F9B" w:rsidRDefault="00000000">
      <w:pPr>
        <w:jc w:val="both"/>
        <w:rPr>
          <w:rFonts w:ascii="Arial" w:hAnsi="Arial"/>
        </w:rPr>
      </w:pPr>
      <w:r>
        <w:rPr>
          <w:rFonts w:ascii="Arial" w:hAnsi="Arial"/>
        </w:rPr>
        <w:t>OR</w:t>
      </w:r>
    </w:p>
    <w:p w14:paraId="2682D014" w14:textId="77777777" w:rsidR="00636F9B" w:rsidRDefault="00636F9B">
      <w:pPr>
        <w:jc w:val="both"/>
        <w:rPr>
          <w:rFonts w:ascii="Arial" w:hAnsi="Arial"/>
        </w:rPr>
      </w:pPr>
    </w:p>
    <w:p w14:paraId="03754BF6" w14:textId="77777777" w:rsidR="00636F9B" w:rsidRDefault="00000000">
      <w:pPr>
        <w:jc w:val="both"/>
        <w:rPr>
          <w:rFonts w:ascii="Arial" w:hAnsi="Arial"/>
        </w:rPr>
      </w:pPr>
      <w:r>
        <w:rPr>
          <w:rFonts w:ascii="Arial" w:hAnsi="Arial"/>
        </w:rPr>
        <w:t>Stakeholders in delivering, leading, or part of service-ecosystem related to research.</w:t>
      </w:r>
    </w:p>
    <w:p w14:paraId="45EFD4CA" w14:textId="77777777" w:rsidR="00636F9B" w:rsidRDefault="00636F9B">
      <w:pPr>
        <w:jc w:val="both"/>
        <w:rPr>
          <w:rStyle w:val="Strong"/>
          <w:rFonts w:ascii="Arial" w:hAnsi="Arial"/>
          <w:b w:val="0"/>
          <w:bCs w:val="0"/>
        </w:rPr>
      </w:pPr>
    </w:p>
    <w:p w14:paraId="1CC31A9C" w14:textId="77777777" w:rsidR="00636F9B" w:rsidRDefault="00000000">
      <w:pPr>
        <w:jc w:val="both"/>
      </w:pPr>
      <w:r>
        <w:rPr>
          <w:rStyle w:val="Strong"/>
          <w:rFonts w:ascii="Arial" w:hAnsi="Arial"/>
          <w:b w:val="0"/>
          <w:bCs w:val="0"/>
        </w:rPr>
        <w:t>Exclusion: Those not meeting the selection criteria</w:t>
      </w:r>
    </w:p>
    <w:p w14:paraId="03E08241" w14:textId="77777777" w:rsidR="00636F9B" w:rsidRDefault="00636F9B">
      <w:pPr>
        <w:rPr>
          <w:rStyle w:val="Strong"/>
        </w:rPr>
      </w:pPr>
    </w:p>
    <w:p w14:paraId="56F1B833" w14:textId="77777777" w:rsidR="00636F9B" w:rsidRDefault="00000000">
      <w:pPr>
        <w:jc w:val="both"/>
      </w:pPr>
      <w:r>
        <w:rPr>
          <w:rStyle w:val="Strong"/>
          <w:rFonts w:ascii="Arial" w:hAnsi="Arial"/>
        </w:rPr>
        <w:t>Dissemination, Outputs, and anticipated Impact</w:t>
      </w:r>
    </w:p>
    <w:p w14:paraId="12346C66" w14:textId="77777777" w:rsidR="00636F9B" w:rsidRDefault="00000000">
      <w:pPr>
        <w:jc w:val="both"/>
        <w:rPr>
          <w:rFonts w:ascii="Arial" w:hAnsi="Arial"/>
          <w:color w:val="3465A4"/>
          <w:sz w:val="18"/>
          <w:szCs w:val="18"/>
        </w:rPr>
      </w:pPr>
      <w:r>
        <w:rPr>
          <w:rFonts w:ascii="Arial" w:hAnsi="Arial"/>
          <w:color w:val="3465A4"/>
          <w:sz w:val="18"/>
          <w:szCs w:val="18"/>
        </w:rPr>
        <w:t>The purpose of this section is for the applicant to describe what the outputs of the research might be, how and who they will talk to and what impact there might be. NIHR understands that the impact of any research may take time to be realised and will likely involve other funders and institutions. In many cases it may be difficult to provide definitive answers or any guarantees. However, addressing the below questions will allow you to describe what you hope or expect the pathway to impact to be, what might prevent impact and who else might be involved.</w:t>
      </w:r>
    </w:p>
    <w:p w14:paraId="002F3FCD" w14:textId="77777777" w:rsidR="00636F9B" w:rsidRDefault="00000000">
      <w:pPr>
        <w:jc w:val="both"/>
        <w:rPr>
          <w:rFonts w:ascii="Arial" w:hAnsi="Arial"/>
          <w:color w:val="3465A4"/>
          <w:sz w:val="18"/>
          <w:szCs w:val="18"/>
        </w:rPr>
      </w:pPr>
      <w:r>
        <w:rPr>
          <w:rFonts w:ascii="Arial" w:hAnsi="Arial"/>
          <w:color w:val="3465A4"/>
          <w:sz w:val="18"/>
          <w:szCs w:val="18"/>
        </w:rPr>
        <w:t>What do you intend to produce from your research?</w:t>
      </w:r>
    </w:p>
    <w:p w14:paraId="2FAF5E89" w14:textId="77777777" w:rsidR="00636F9B" w:rsidRDefault="00000000">
      <w:pPr>
        <w:jc w:val="both"/>
        <w:rPr>
          <w:rFonts w:ascii="Arial" w:hAnsi="Arial"/>
          <w:color w:val="3465A4"/>
          <w:sz w:val="18"/>
          <w:szCs w:val="18"/>
        </w:rPr>
      </w:pPr>
      <w:r>
        <w:rPr>
          <w:rFonts w:ascii="Arial" w:hAnsi="Arial"/>
          <w:color w:val="3465A4"/>
          <w:sz w:val="18"/>
          <w:szCs w:val="18"/>
        </w:rPr>
        <w:t>This could include but is not limited to:</w:t>
      </w:r>
    </w:p>
    <w:p w14:paraId="75CA770C" w14:textId="77777777" w:rsidR="00636F9B" w:rsidRDefault="00000000">
      <w:pPr>
        <w:numPr>
          <w:ilvl w:val="0"/>
          <w:numId w:val="2"/>
        </w:numPr>
        <w:tabs>
          <w:tab w:val="left" w:pos="709"/>
        </w:tabs>
        <w:jc w:val="both"/>
        <w:rPr>
          <w:rFonts w:ascii="Arial" w:hAnsi="Arial"/>
          <w:color w:val="3465A4"/>
          <w:sz w:val="18"/>
          <w:szCs w:val="18"/>
        </w:rPr>
      </w:pPr>
      <w:r>
        <w:rPr>
          <w:rFonts w:ascii="Arial" w:hAnsi="Arial"/>
          <w:color w:val="3465A4"/>
          <w:sz w:val="18"/>
          <w:szCs w:val="18"/>
        </w:rPr>
        <w:lastRenderedPageBreak/>
        <w:t xml:space="preserve">Conference presentation or other workshop </w:t>
      </w:r>
      <w:proofErr w:type="gramStart"/>
      <w:r>
        <w:rPr>
          <w:rFonts w:ascii="Arial" w:hAnsi="Arial"/>
          <w:color w:val="3465A4"/>
          <w:sz w:val="18"/>
          <w:szCs w:val="18"/>
        </w:rPr>
        <w:t>events;</w:t>
      </w:r>
      <w:proofErr w:type="gramEnd"/>
    </w:p>
    <w:p w14:paraId="7346084F" w14:textId="77777777" w:rsidR="00636F9B" w:rsidRDefault="00000000">
      <w:pPr>
        <w:numPr>
          <w:ilvl w:val="0"/>
          <w:numId w:val="2"/>
        </w:numPr>
        <w:tabs>
          <w:tab w:val="left" w:pos="709"/>
        </w:tabs>
        <w:jc w:val="both"/>
        <w:rPr>
          <w:rFonts w:ascii="Arial" w:hAnsi="Arial"/>
          <w:color w:val="3465A4"/>
          <w:sz w:val="18"/>
          <w:szCs w:val="18"/>
        </w:rPr>
      </w:pPr>
      <w:r>
        <w:rPr>
          <w:rFonts w:ascii="Arial" w:hAnsi="Arial"/>
          <w:color w:val="3465A4"/>
          <w:sz w:val="18"/>
          <w:szCs w:val="18"/>
        </w:rPr>
        <w:t>Publications (academic or otherwise</w:t>
      </w:r>
      <w:proofErr w:type="gramStart"/>
      <w:r>
        <w:rPr>
          <w:rFonts w:ascii="Arial" w:hAnsi="Arial"/>
          <w:color w:val="3465A4"/>
          <w:sz w:val="18"/>
          <w:szCs w:val="18"/>
        </w:rPr>
        <w:t>);</w:t>
      </w:r>
      <w:proofErr w:type="gramEnd"/>
    </w:p>
    <w:p w14:paraId="60B9AFC4" w14:textId="77777777" w:rsidR="00636F9B" w:rsidRDefault="00000000">
      <w:pPr>
        <w:numPr>
          <w:ilvl w:val="0"/>
          <w:numId w:val="2"/>
        </w:numPr>
        <w:tabs>
          <w:tab w:val="left" w:pos="709"/>
        </w:tabs>
        <w:jc w:val="both"/>
        <w:rPr>
          <w:rFonts w:ascii="Arial" w:hAnsi="Arial"/>
          <w:color w:val="3465A4"/>
          <w:sz w:val="18"/>
          <w:szCs w:val="18"/>
        </w:rPr>
      </w:pPr>
      <w:r>
        <w:rPr>
          <w:rFonts w:ascii="Arial" w:hAnsi="Arial"/>
          <w:color w:val="3465A4"/>
          <w:sz w:val="18"/>
          <w:szCs w:val="18"/>
        </w:rPr>
        <w:t>Guidelines (clinical/care, service or otherwise</w:t>
      </w:r>
      <w:proofErr w:type="gramStart"/>
      <w:r>
        <w:rPr>
          <w:rFonts w:ascii="Arial" w:hAnsi="Arial"/>
          <w:color w:val="3465A4"/>
          <w:sz w:val="18"/>
          <w:szCs w:val="18"/>
        </w:rPr>
        <w:t>);</w:t>
      </w:r>
      <w:proofErr w:type="gramEnd"/>
    </w:p>
    <w:p w14:paraId="4E98CFCA" w14:textId="77777777" w:rsidR="00636F9B" w:rsidRDefault="00000000">
      <w:pPr>
        <w:numPr>
          <w:ilvl w:val="0"/>
          <w:numId w:val="2"/>
        </w:numPr>
        <w:tabs>
          <w:tab w:val="left" w:pos="709"/>
        </w:tabs>
        <w:jc w:val="both"/>
        <w:rPr>
          <w:rFonts w:ascii="Arial" w:hAnsi="Arial"/>
          <w:color w:val="3465A4"/>
          <w:sz w:val="18"/>
          <w:szCs w:val="18"/>
        </w:rPr>
      </w:pPr>
      <w:r>
        <w:rPr>
          <w:rFonts w:ascii="Arial" w:hAnsi="Arial"/>
          <w:color w:val="3465A4"/>
          <w:sz w:val="18"/>
          <w:szCs w:val="18"/>
        </w:rPr>
        <w:t>Other copyright (e.g., questionnaires, training aids, toolkits, manuals, software, etc</w:t>
      </w:r>
      <w:proofErr w:type="gramStart"/>
      <w:r>
        <w:rPr>
          <w:rFonts w:ascii="Arial" w:hAnsi="Arial"/>
          <w:color w:val="3465A4"/>
          <w:sz w:val="18"/>
          <w:szCs w:val="18"/>
        </w:rPr>
        <w:t>);</w:t>
      </w:r>
      <w:proofErr w:type="gramEnd"/>
    </w:p>
    <w:p w14:paraId="57684D33" w14:textId="77777777" w:rsidR="00636F9B" w:rsidRDefault="00000000">
      <w:pPr>
        <w:numPr>
          <w:ilvl w:val="0"/>
          <w:numId w:val="2"/>
        </w:numPr>
        <w:tabs>
          <w:tab w:val="left" w:pos="709"/>
        </w:tabs>
        <w:jc w:val="both"/>
        <w:rPr>
          <w:rFonts w:ascii="Arial" w:hAnsi="Arial"/>
          <w:color w:val="3465A4"/>
          <w:sz w:val="18"/>
          <w:szCs w:val="18"/>
        </w:rPr>
      </w:pPr>
      <w:r>
        <w:rPr>
          <w:rFonts w:ascii="Arial" w:hAnsi="Arial"/>
          <w:color w:val="3465A4"/>
          <w:sz w:val="18"/>
          <w:szCs w:val="18"/>
        </w:rPr>
        <w:t xml:space="preserve">New or improved design of devices or </w:t>
      </w:r>
      <w:proofErr w:type="gramStart"/>
      <w:r>
        <w:rPr>
          <w:rFonts w:ascii="Arial" w:hAnsi="Arial"/>
          <w:color w:val="3465A4"/>
          <w:sz w:val="18"/>
          <w:szCs w:val="18"/>
        </w:rPr>
        <w:t>instrumentation;</w:t>
      </w:r>
      <w:proofErr w:type="gramEnd"/>
    </w:p>
    <w:p w14:paraId="57668F0B" w14:textId="77777777" w:rsidR="00636F9B" w:rsidRDefault="00000000">
      <w:pPr>
        <w:numPr>
          <w:ilvl w:val="0"/>
          <w:numId w:val="2"/>
        </w:numPr>
        <w:tabs>
          <w:tab w:val="left" w:pos="709"/>
        </w:tabs>
        <w:jc w:val="both"/>
        <w:rPr>
          <w:rFonts w:ascii="Arial" w:hAnsi="Arial"/>
          <w:color w:val="3465A4"/>
          <w:sz w:val="18"/>
          <w:szCs w:val="18"/>
        </w:rPr>
      </w:pPr>
      <w:r>
        <w:rPr>
          <w:rFonts w:ascii="Arial" w:hAnsi="Arial"/>
          <w:color w:val="3465A4"/>
          <w:sz w:val="18"/>
          <w:szCs w:val="18"/>
        </w:rPr>
        <w:t xml:space="preserve">New or improved </w:t>
      </w:r>
      <w:proofErr w:type="gramStart"/>
      <w:r>
        <w:rPr>
          <w:rFonts w:ascii="Arial" w:hAnsi="Arial"/>
          <w:color w:val="3465A4"/>
          <w:sz w:val="18"/>
          <w:szCs w:val="18"/>
        </w:rPr>
        <w:t>diagnostic;</w:t>
      </w:r>
      <w:proofErr w:type="gramEnd"/>
    </w:p>
    <w:p w14:paraId="148A79F5" w14:textId="77777777" w:rsidR="00636F9B" w:rsidRDefault="00000000">
      <w:pPr>
        <w:numPr>
          <w:ilvl w:val="0"/>
          <w:numId w:val="2"/>
        </w:numPr>
        <w:tabs>
          <w:tab w:val="left" w:pos="709"/>
        </w:tabs>
        <w:jc w:val="both"/>
        <w:rPr>
          <w:rFonts w:ascii="Arial" w:hAnsi="Arial"/>
          <w:color w:val="3465A4"/>
          <w:sz w:val="18"/>
          <w:szCs w:val="18"/>
        </w:rPr>
      </w:pPr>
      <w:r>
        <w:rPr>
          <w:rFonts w:ascii="Arial" w:hAnsi="Arial"/>
          <w:color w:val="3465A4"/>
          <w:sz w:val="18"/>
          <w:szCs w:val="18"/>
        </w:rPr>
        <w:t xml:space="preserve">Trial data that could be used to support a CE mark, market authorisation or </w:t>
      </w:r>
      <w:proofErr w:type="gramStart"/>
      <w:r>
        <w:rPr>
          <w:rFonts w:ascii="Arial" w:hAnsi="Arial"/>
          <w:color w:val="3465A4"/>
          <w:sz w:val="18"/>
          <w:szCs w:val="18"/>
        </w:rPr>
        <w:t>equivalent;</w:t>
      </w:r>
      <w:proofErr w:type="gramEnd"/>
    </w:p>
    <w:p w14:paraId="1F756121" w14:textId="77777777" w:rsidR="00636F9B" w:rsidRDefault="00000000">
      <w:pPr>
        <w:numPr>
          <w:ilvl w:val="0"/>
          <w:numId w:val="2"/>
        </w:numPr>
        <w:tabs>
          <w:tab w:val="left" w:pos="709"/>
        </w:tabs>
        <w:jc w:val="both"/>
        <w:rPr>
          <w:rFonts w:ascii="Arial" w:hAnsi="Arial"/>
          <w:color w:val="3465A4"/>
          <w:sz w:val="18"/>
          <w:szCs w:val="18"/>
        </w:rPr>
      </w:pPr>
      <w:r>
        <w:rPr>
          <w:rFonts w:ascii="Arial" w:hAnsi="Arial"/>
          <w:color w:val="3465A4"/>
          <w:sz w:val="18"/>
          <w:szCs w:val="18"/>
        </w:rPr>
        <w:t xml:space="preserve">Trial data that could be used to shape or influence a healthcare market or </w:t>
      </w:r>
      <w:proofErr w:type="gramStart"/>
      <w:r>
        <w:rPr>
          <w:rFonts w:ascii="Arial" w:hAnsi="Arial"/>
          <w:color w:val="3465A4"/>
          <w:sz w:val="18"/>
          <w:szCs w:val="18"/>
        </w:rPr>
        <w:t>government;</w:t>
      </w:r>
      <w:proofErr w:type="gramEnd"/>
    </w:p>
    <w:p w14:paraId="751C0082" w14:textId="77777777" w:rsidR="00636F9B" w:rsidRDefault="00000000">
      <w:pPr>
        <w:numPr>
          <w:ilvl w:val="0"/>
          <w:numId w:val="2"/>
        </w:numPr>
        <w:tabs>
          <w:tab w:val="left" w:pos="709"/>
        </w:tabs>
        <w:jc w:val="both"/>
        <w:rPr>
          <w:rFonts w:ascii="Arial" w:hAnsi="Arial"/>
          <w:color w:val="3465A4"/>
          <w:sz w:val="18"/>
          <w:szCs w:val="18"/>
        </w:rPr>
      </w:pPr>
      <w:r>
        <w:rPr>
          <w:rFonts w:ascii="Arial" w:hAnsi="Arial"/>
          <w:color w:val="3465A4"/>
          <w:sz w:val="18"/>
          <w:szCs w:val="18"/>
        </w:rPr>
        <w:t>Potential healthcare or social care intervention.</w:t>
      </w:r>
    </w:p>
    <w:p w14:paraId="4E4C6D0B" w14:textId="77777777" w:rsidR="00636F9B" w:rsidRDefault="00636F9B">
      <w:pPr>
        <w:jc w:val="both"/>
        <w:rPr>
          <w:rFonts w:ascii="Arial" w:hAnsi="Arial"/>
          <w:color w:val="3465A4"/>
          <w:sz w:val="18"/>
          <w:szCs w:val="18"/>
        </w:rPr>
      </w:pPr>
    </w:p>
    <w:p w14:paraId="65001589" w14:textId="77777777" w:rsidR="00636F9B" w:rsidRDefault="00000000">
      <w:pPr>
        <w:jc w:val="both"/>
        <w:rPr>
          <w:rFonts w:ascii="Arial" w:hAnsi="Arial"/>
          <w:b/>
          <w:bCs/>
        </w:rPr>
      </w:pPr>
      <w:r>
        <w:rPr>
          <w:rFonts w:ascii="Arial" w:hAnsi="Arial"/>
          <w:b/>
          <w:bCs/>
        </w:rPr>
        <w:t>Please provide brief details of each of the anticipated outputs.</w:t>
      </w:r>
    </w:p>
    <w:p w14:paraId="4F47211B" w14:textId="77777777" w:rsidR="00636F9B" w:rsidRDefault="00636F9B">
      <w:pPr>
        <w:jc w:val="both"/>
        <w:rPr>
          <w:rFonts w:ascii="Arial" w:hAnsi="Arial"/>
        </w:rPr>
      </w:pPr>
    </w:p>
    <w:p w14:paraId="76CDD7B4" w14:textId="77777777" w:rsidR="00636F9B" w:rsidRDefault="00000000">
      <w:pPr>
        <w:jc w:val="both"/>
        <w:rPr>
          <w:rFonts w:ascii="Arial" w:hAnsi="Arial"/>
          <w:b/>
          <w:bCs/>
        </w:rPr>
      </w:pPr>
      <w:r>
        <w:rPr>
          <w:rFonts w:ascii="Arial" w:hAnsi="Arial"/>
          <w:b/>
          <w:bCs/>
        </w:rPr>
        <w:t>How will you inform and engage service users, services, and the wider population about your work?</w:t>
      </w:r>
    </w:p>
    <w:p w14:paraId="51D91EDB" w14:textId="77777777" w:rsidR="00636F9B" w:rsidRDefault="00636F9B">
      <w:pPr>
        <w:jc w:val="both"/>
        <w:rPr>
          <w:rFonts w:ascii="Arial" w:hAnsi="Arial"/>
        </w:rPr>
      </w:pPr>
    </w:p>
    <w:p w14:paraId="1181AB2D" w14:textId="77777777" w:rsidR="00636F9B" w:rsidRDefault="00000000">
      <w:pPr>
        <w:jc w:val="both"/>
        <w:rPr>
          <w:rFonts w:ascii="Arial" w:hAnsi="Arial"/>
          <w:color w:val="3465A4"/>
          <w:sz w:val="18"/>
          <w:szCs w:val="18"/>
        </w:rPr>
      </w:pPr>
      <w:r>
        <w:rPr>
          <w:rFonts w:ascii="Arial" w:hAnsi="Arial"/>
          <w:color w:val="3465A4"/>
          <w:sz w:val="18"/>
          <w:szCs w:val="18"/>
        </w:rPr>
        <w:t>Describe your plans for disseminating this research. If you have not yet made plans, please outline at what stage in your project you intend to start formulating these.</w:t>
      </w:r>
    </w:p>
    <w:p w14:paraId="36909B3D" w14:textId="77777777" w:rsidR="00636F9B" w:rsidRDefault="00000000">
      <w:pPr>
        <w:jc w:val="both"/>
        <w:rPr>
          <w:rFonts w:ascii="Arial" w:hAnsi="Arial"/>
          <w:color w:val="3465A4"/>
          <w:sz w:val="18"/>
          <w:szCs w:val="18"/>
        </w:rPr>
      </w:pPr>
      <w:r>
        <w:rPr>
          <w:rFonts w:ascii="Arial" w:hAnsi="Arial"/>
          <w:color w:val="3465A4"/>
          <w:sz w:val="18"/>
          <w:szCs w:val="18"/>
        </w:rPr>
        <w:t>How will your outputs enter our health and social care system or society as a whole?</w:t>
      </w:r>
    </w:p>
    <w:p w14:paraId="64A04E59" w14:textId="77777777" w:rsidR="00636F9B" w:rsidRDefault="00000000">
      <w:pPr>
        <w:jc w:val="both"/>
        <w:rPr>
          <w:rFonts w:ascii="Arial" w:hAnsi="Arial"/>
          <w:color w:val="3465A4"/>
          <w:sz w:val="18"/>
          <w:szCs w:val="18"/>
        </w:rPr>
      </w:pPr>
      <w:r>
        <w:rPr>
          <w:rFonts w:ascii="Arial" w:hAnsi="Arial"/>
          <w:color w:val="3465A4"/>
          <w:sz w:val="18"/>
          <w:szCs w:val="18"/>
        </w:rPr>
        <w:t>Describe how any new or improved outputs generated through the proposed research will be recognised, captured, managed, and used directly in the health and social care service or wider society. This might be through commercial exploitation or other non-commercial routes or means. If the output(s) from your research are likely to be commercial, describe the proposed route to market and by whom, or how you plan on developing this.</w:t>
      </w:r>
    </w:p>
    <w:p w14:paraId="74EA8857" w14:textId="77777777" w:rsidR="00636F9B" w:rsidRDefault="00636F9B">
      <w:pPr>
        <w:jc w:val="both"/>
        <w:rPr>
          <w:rFonts w:ascii="Arial" w:hAnsi="Arial"/>
        </w:rPr>
      </w:pPr>
    </w:p>
    <w:p w14:paraId="647D73E7" w14:textId="77777777" w:rsidR="00636F9B" w:rsidRDefault="00000000">
      <w:pPr>
        <w:jc w:val="both"/>
        <w:rPr>
          <w:rFonts w:ascii="Arial" w:hAnsi="Arial"/>
        </w:rPr>
      </w:pPr>
      <w:r>
        <w:rPr>
          <w:rFonts w:ascii="Arial" w:hAnsi="Arial"/>
          <w:b/>
          <w:bCs/>
          <w:lang w:val="en-US"/>
        </w:rPr>
        <w:t>How will you inform and engage service users, services, and the wider population about your work?</w:t>
      </w:r>
    </w:p>
    <w:p w14:paraId="3BD46053" w14:textId="77777777" w:rsidR="00636F9B" w:rsidRDefault="00636F9B">
      <w:pPr>
        <w:jc w:val="both"/>
        <w:rPr>
          <w:rFonts w:ascii="Arial" w:hAnsi="Arial"/>
        </w:rPr>
      </w:pPr>
    </w:p>
    <w:p w14:paraId="5D803035" w14:textId="77777777" w:rsidR="00636F9B" w:rsidRDefault="00000000">
      <w:pPr>
        <w:jc w:val="both"/>
        <w:rPr>
          <w:rFonts w:ascii="Arial" w:hAnsi="Arial"/>
        </w:rPr>
      </w:pPr>
      <w:r>
        <w:rPr>
          <w:rFonts w:ascii="Arial" w:hAnsi="Arial"/>
          <w:lang w:val="en-US"/>
        </w:rPr>
        <w:t xml:space="preserve">Dissemination of my outputs will be guided by </w:t>
      </w:r>
      <w:r>
        <w:rPr>
          <w:rFonts w:ascii="Arial" w:hAnsi="Arial"/>
          <w:i/>
          <w:iCs/>
          <w:lang w:val="en-US"/>
        </w:rPr>
        <w:t>How to Disseminate Your Research</w:t>
      </w:r>
      <w:r>
        <w:rPr>
          <w:rFonts w:ascii="Arial" w:hAnsi="Arial"/>
          <w:lang w:val="en-US"/>
        </w:rPr>
        <w:t xml:space="preserve"> (NIHR, 2019):</w:t>
      </w:r>
    </w:p>
    <w:p w14:paraId="19C65C37" w14:textId="77777777" w:rsidR="00636F9B" w:rsidRDefault="00636F9B">
      <w:pPr>
        <w:jc w:val="both"/>
        <w:rPr>
          <w:rFonts w:ascii="Arial" w:hAnsi="Arial"/>
        </w:rPr>
      </w:pPr>
    </w:p>
    <w:p w14:paraId="69CC603A" w14:textId="77777777" w:rsidR="00636F9B" w:rsidRDefault="00000000">
      <w:pPr>
        <w:jc w:val="both"/>
        <w:rPr>
          <w:b/>
          <w:bCs/>
        </w:rPr>
      </w:pPr>
      <w:r>
        <w:rPr>
          <w:rFonts w:ascii="Arial" w:hAnsi="Arial"/>
          <w:b/>
          <w:bCs/>
          <w:lang w:val="en-US"/>
        </w:rPr>
        <w:t>National-level HASUs/HSRCs</w:t>
      </w:r>
    </w:p>
    <w:p w14:paraId="60947E64" w14:textId="77777777" w:rsidR="00636F9B" w:rsidRDefault="00000000">
      <w:pPr>
        <w:jc w:val="both"/>
        <w:rPr>
          <w:rFonts w:ascii="Arial" w:hAnsi="Arial"/>
        </w:rPr>
      </w:pPr>
      <w:r>
        <w:rPr>
          <w:rFonts w:ascii="Arial" w:hAnsi="Arial"/>
          <w:lang w:val="en-US"/>
        </w:rPr>
        <w:t xml:space="preserve">Annual HSRC meetings for the 13 UK-HSRCs (approximately 40-attendees), where local and national NIHR and HSRC leadership meet and share past performance and </w:t>
      </w:r>
      <w:proofErr w:type="gramStart"/>
      <w:r>
        <w:rPr>
          <w:rFonts w:ascii="Arial" w:hAnsi="Arial"/>
          <w:lang w:val="en-US"/>
        </w:rPr>
        <w:t>future plans</w:t>
      </w:r>
      <w:proofErr w:type="gramEnd"/>
      <w:r>
        <w:rPr>
          <w:rFonts w:ascii="Arial" w:hAnsi="Arial"/>
          <w:lang w:val="en-US"/>
        </w:rPr>
        <w:t>.</w:t>
      </w:r>
    </w:p>
    <w:p w14:paraId="3BC19CB1" w14:textId="77777777" w:rsidR="00636F9B" w:rsidRDefault="00636F9B">
      <w:pPr>
        <w:jc w:val="both"/>
        <w:rPr>
          <w:rFonts w:ascii="Arial" w:hAnsi="Arial"/>
        </w:rPr>
      </w:pPr>
    </w:p>
    <w:p w14:paraId="0DA50E64" w14:textId="77777777" w:rsidR="00636F9B" w:rsidRDefault="00000000">
      <w:pPr>
        <w:jc w:val="both"/>
        <w:rPr>
          <w:b/>
          <w:bCs/>
        </w:rPr>
      </w:pPr>
      <w:r>
        <w:rPr>
          <w:rFonts w:ascii="Arial" w:hAnsi="Arial"/>
          <w:b/>
          <w:bCs/>
          <w:lang w:val="en-US"/>
        </w:rPr>
        <w:t>National and International Stroke Conferences</w:t>
      </w:r>
    </w:p>
    <w:p w14:paraId="1025CEE0" w14:textId="77777777" w:rsidR="00636F9B" w:rsidRDefault="00000000">
      <w:pPr>
        <w:jc w:val="both"/>
        <w:rPr>
          <w:rFonts w:ascii="Arial" w:hAnsi="Arial"/>
        </w:rPr>
      </w:pPr>
      <w:r>
        <w:rPr>
          <w:rFonts w:ascii="Arial" w:hAnsi="Arial"/>
          <w:lang w:val="en-US"/>
        </w:rPr>
        <w:t xml:space="preserve">Delivering </w:t>
      </w:r>
      <w:proofErr w:type="gramStart"/>
      <w:r>
        <w:rPr>
          <w:rFonts w:ascii="Arial" w:hAnsi="Arial"/>
          <w:lang w:val="en-US"/>
        </w:rPr>
        <w:t>presentation</w:t>
      </w:r>
      <w:proofErr w:type="gramEnd"/>
      <w:r>
        <w:rPr>
          <w:rFonts w:ascii="Arial" w:hAnsi="Arial"/>
          <w:lang w:val="en-US"/>
        </w:rPr>
        <w:t xml:space="preserve">, workshops, posters and abstracts at </w:t>
      </w:r>
      <w:proofErr w:type="gramStart"/>
      <w:r>
        <w:rPr>
          <w:rFonts w:ascii="Arial" w:hAnsi="Arial"/>
          <w:lang w:val="en-US"/>
        </w:rPr>
        <w:t>broadly-attended</w:t>
      </w:r>
      <w:proofErr w:type="gramEnd"/>
      <w:r>
        <w:rPr>
          <w:rFonts w:ascii="Arial" w:hAnsi="Arial"/>
          <w:lang w:val="en-US"/>
        </w:rPr>
        <w:t xml:space="preserve"> stroke conferences.  Including the European Stroke </w:t>
      </w:r>
      <w:proofErr w:type="spellStart"/>
      <w:r>
        <w:rPr>
          <w:rFonts w:ascii="Arial" w:hAnsi="Arial"/>
          <w:lang w:val="en-US"/>
        </w:rPr>
        <w:t>Organisation</w:t>
      </w:r>
      <w:proofErr w:type="spellEnd"/>
      <w:r>
        <w:rPr>
          <w:rFonts w:ascii="Arial" w:hAnsi="Arial"/>
          <w:lang w:val="en-US"/>
        </w:rPr>
        <w:t xml:space="preserve"> Conference, World Stroke Conference, International Stroke Conference, and UK Stroke Forum. Potential for broad-impact EDI-impact on underserved-patient inclusion, and research time-to-target will be of significant interest. This is evidenced by outputs for my PPI and HSRC-activities so far.</w:t>
      </w:r>
    </w:p>
    <w:p w14:paraId="157E11DD" w14:textId="77777777" w:rsidR="00636F9B" w:rsidRDefault="00636F9B">
      <w:pPr>
        <w:jc w:val="both"/>
        <w:rPr>
          <w:rFonts w:ascii="Arial" w:hAnsi="Arial"/>
        </w:rPr>
      </w:pPr>
    </w:p>
    <w:p w14:paraId="207FFE63" w14:textId="77777777" w:rsidR="00636F9B" w:rsidRDefault="00000000">
      <w:pPr>
        <w:jc w:val="both"/>
        <w:rPr>
          <w:b/>
          <w:bCs/>
        </w:rPr>
      </w:pPr>
      <w:r>
        <w:rPr>
          <w:rFonts w:ascii="Arial" w:hAnsi="Arial"/>
          <w:b/>
          <w:bCs/>
          <w:lang w:val="en-US"/>
        </w:rPr>
        <w:t>Local, National, Communications</w:t>
      </w:r>
    </w:p>
    <w:p w14:paraId="694EF128" w14:textId="77777777" w:rsidR="00636F9B" w:rsidRDefault="00000000">
      <w:pPr>
        <w:jc w:val="both"/>
        <w:rPr>
          <w:rFonts w:ascii="Arial" w:hAnsi="Arial"/>
        </w:rPr>
      </w:pPr>
      <w:r>
        <w:rPr>
          <w:rFonts w:ascii="Arial" w:hAnsi="Arial"/>
          <w:lang w:val="en-US"/>
        </w:rPr>
        <w:t>Shared within my Trust, region, national, through: NIHR RDN newsletters, internal communications, and NIHR social media. Engaging PPI-groups across the country. If there is media interest, TV interviews and print, for UK and worldwide coverage, with appropriate support.</w:t>
      </w:r>
      <w:r>
        <w:rPr>
          <w:rFonts w:ascii="Arial" w:hAnsi="Arial"/>
        </w:rPr>
        <w:t xml:space="preserve">  </w:t>
      </w:r>
    </w:p>
    <w:p w14:paraId="14867987" w14:textId="77777777" w:rsidR="00636F9B" w:rsidRDefault="00636F9B">
      <w:pPr>
        <w:jc w:val="both"/>
        <w:rPr>
          <w:rFonts w:ascii="Arial" w:hAnsi="Arial"/>
        </w:rPr>
      </w:pPr>
    </w:p>
    <w:p w14:paraId="05F0FC66" w14:textId="77777777" w:rsidR="00636F9B" w:rsidRDefault="00000000">
      <w:pPr>
        <w:jc w:val="both"/>
        <w:rPr>
          <w:rFonts w:ascii="Arial" w:hAnsi="Arial"/>
        </w:rPr>
      </w:pPr>
      <w:r>
        <w:rPr>
          <w:rFonts w:ascii="Arial" w:hAnsi="Arial"/>
          <w:b/>
          <w:bCs/>
          <w:lang w:val="en-US"/>
        </w:rPr>
        <w:t>Publications in Scientific Journals</w:t>
      </w:r>
    </w:p>
    <w:p w14:paraId="090F8C0E" w14:textId="77777777" w:rsidR="00636F9B" w:rsidRDefault="00000000">
      <w:pPr>
        <w:jc w:val="both"/>
        <w:rPr>
          <w:rFonts w:ascii="Arial" w:hAnsi="Arial"/>
        </w:rPr>
      </w:pPr>
      <w:r>
        <w:rPr>
          <w:rFonts w:ascii="Arial" w:hAnsi="Arial"/>
          <w:color w:val="0D1214"/>
          <w:lang w:val="en-US"/>
        </w:rPr>
        <w:t xml:space="preserve">I aim to publish 3 high-quality journal papers, sharing evidence and experiences in promoting inclusive-participation and evidence-based practice, reaching: </w:t>
      </w:r>
      <w:proofErr w:type="gramStart"/>
      <w:r>
        <w:rPr>
          <w:rFonts w:ascii="Arial" w:hAnsi="Arial"/>
          <w:color w:val="0D1214"/>
          <w:lang w:val="en-US"/>
        </w:rPr>
        <w:t>policy-makers</w:t>
      </w:r>
      <w:proofErr w:type="gramEnd"/>
      <w:r>
        <w:rPr>
          <w:rFonts w:ascii="Arial" w:hAnsi="Arial"/>
          <w:color w:val="0D1214"/>
          <w:lang w:val="en-US"/>
        </w:rPr>
        <w:t>, professionals, and research community. Including EDI and PPI-specific findings, following best publication practices (O’Brien, et al., 2014).</w:t>
      </w:r>
    </w:p>
    <w:p w14:paraId="347CB500" w14:textId="77777777" w:rsidR="00636F9B" w:rsidRDefault="00636F9B">
      <w:pPr>
        <w:jc w:val="both"/>
        <w:rPr>
          <w:rFonts w:ascii="Arial" w:hAnsi="Arial"/>
        </w:rPr>
      </w:pPr>
    </w:p>
    <w:p w14:paraId="2F389885" w14:textId="77777777" w:rsidR="00636F9B" w:rsidRDefault="00000000">
      <w:pPr>
        <w:jc w:val="both"/>
      </w:pPr>
      <w:r>
        <w:rPr>
          <w:rFonts w:ascii="Arial" w:hAnsi="Arial"/>
          <w:b/>
          <w:bCs/>
          <w:lang w:val="en-US"/>
        </w:rPr>
        <w:t>Anticipated impact</w:t>
      </w:r>
    </w:p>
    <w:p w14:paraId="293FDFCA" w14:textId="77777777" w:rsidR="00636F9B" w:rsidRDefault="00000000">
      <w:pPr>
        <w:jc w:val="both"/>
        <w:rPr>
          <w:rFonts w:ascii="Arial" w:hAnsi="Arial"/>
        </w:rPr>
      </w:pPr>
      <w:r>
        <w:rPr>
          <w:rFonts w:ascii="Arial" w:hAnsi="Arial"/>
        </w:rPr>
        <w:lastRenderedPageBreak/>
        <w:t>My framework will streamline research integration into hyperacute clinical pathways, addressing urgent health issues and influencing practice, guidelines, and future work. This will pave the way for post-doctoral studies and further healthcare intervention research.</w:t>
      </w:r>
    </w:p>
    <w:p w14:paraId="12790813" w14:textId="77777777" w:rsidR="00636F9B" w:rsidRDefault="00636F9B">
      <w:pPr>
        <w:jc w:val="both"/>
        <w:rPr>
          <w:rFonts w:ascii="Arial" w:hAnsi="Arial"/>
        </w:rPr>
      </w:pPr>
    </w:p>
    <w:p w14:paraId="48378383" w14:textId="77777777" w:rsidR="00636F9B" w:rsidRDefault="00000000">
      <w:pPr>
        <w:jc w:val="both"/>
        <w:rPr>
          <w:rFonts w:ascii="Arial" w:hAnsi="Arial"/>
          <w:b/>
          <w:bCs/>
        </w:rPr>
      </w:pPr>
      <w:r>
        <w:rPr>
          <w:rFonts w:ascii="Arial" w:hAnsi="Arial"/>
          <w:b/>
          <w:bCs/>
        </w:rPr>
        <w:t>What further funding or support will be required if this research is successful (e.g., From NIHR, other Government departments, charity, or industry)?</w:t>
      </w:r>
    </w:p>
    <w:p w14:paraId="14BD24CA" w14:textId="77777777" w:rsidR="00636F9B" w:rsidRDefault="00000000">
      <w:pPr>
        <w:jc w:val="both"/>
        <w:rPr>
          <w:rFonts w:ascii="Arial" w:hAnsi="Arial"/>
        </w:rPr>
      </w:pPr>
      <w:r>
        <w:rPr>
          <w:rFonts w:ascii="Arial" w:hAnsi="Arial"/>
        </w:rPr>
        <w:t>This should be linked to the responses to the questions above.</w:t>
      </w:r>
    </w:p>
    <w:p w14:paraId="373917F3" w14:textId="77777777" w:rsidR="00636F9B" w:rsidRDefault="00636F9B">
      <w:pPr>
        <w:jc w:val="both"/>
        <w:rPr>
          <w:rFonts w:ascii="Arial" w:hAnsi="Arial"/>
          <w:sz w:val="18"/>
          <w:szCs w:val="18"/>
        </w:rPr>
      </w:pPr>
    </w:p>
    <w:p w14:paraId="24589275" w14:textId="77777777" w:rsidR="00636F9B" w:rsidRDefault="00000000">
      <w:pPr>
        <w:jc w:val="both"/>
        <w:rPr>
          <w:rFonts w:ascii="Arial" w:hAnsi="Arial"/>
          <w:color w:val="3465A4"/>
          <w:sz w:val="18"/>
          <w:szCs w:val="18"/>
        </w:rPr>
      </w:pPr>
      <w:r>
        <w:rPr>
          <w:rFonts w:ascii="Arial" w:hAnsi="Arial"/>
          <w:color w:val="3465A4"/>
          <w:sz w:val="18"/>
          <w:szCs w:val="18"/>
        </w:rPr>
        <w:t>What are the possible barriers for further research, development, adoption, and implementation?</w:t>
      </w:r>
    </w:p>
    <w:p w14:paraId="74F7496C" w14:textId="77777777" w:rsidR="00636F9B" w:rsidRDefault="00636F9B">
      <w:pPr>
        <w:jc w:val="both"/>
        <w:rPr>
          <w:rFonts w:ascii="Arial" w:hAnsi="Arial"/>
          <w:color w:val="3465A4"/>
          <w:sz w:val="18"/>
          <w:szCs w:val="18"/>
        </w:rPr>
      </w:pPr>
    </w:p>
    <w:p w14:paraId="4DC8B9E8" w14:textId="77777777" w:rsidR="00636F9B" w:rsidRDefault="00000000">
      <w:pPr>
        <w:jc w:val="both"/>
        <w:rPr>
          <w:rFonts w:ascii="Arial" w:hAnsi="Arial"/>
          <w:color w:val="3465A4"/>
          <w:sz w:val="18"/>
          <w:szCs w:val="18"/>
        </w:rPr>
      </w:pPr>
      <w:r>
        <w:rPr>
          <w:rFonts w:ascii="Arial" w:hAnsi="Arial"/>
          <w:color w:val="3465A4"/>
          <w:sz w:val="18"/>
          <w:szCs w:val="18"/>
        </w:rPr>
        <w:t xml:space="preserve">Will the proposed research use data, technology, </w:t>
      </w:r>
      <w:proofErr w:type="gramStart"/>
      <w:r>
        <w:rPr>
          <w:rFonts w:ascii="Arial" w:hAnsi="Arial"/>
          <w:color w:val="3465A4"/>
          <w:sz w:val="18"/>
          <w:szCs w:val="18"/>
        </w:rPr>
        <w:t>materials</w:t>
      </w:r>
      <w:proofErr w:type="gramEnd"/>
      <w:r>
        <w:rPr>
          <w:rFonts w:ascii="Arial" w:hAnsi="Arial"/>
          <w:color w:val="3465A4"/>
          <w:sz w:val="18"/>
          <w:szCs w:val="18"/>
        </w:rPr>
        <w:t xml:space="preserve"> or other inventions that are subject to any form of intellectual property protection (e.g., copyright, design rights, patents) or rights owned by another organisation(s)? </w:t>
      </w:r>
    </w:p>
    <w:p w14:paraId="2890D4EC" w14:textId="77777777" w:rsidR="00636F9B" w:rsidRDefault="00636F9B">
      <w:pPr>
        <w:jc w:val="both"/>
        <w:rPr>
          <w:rFonts w:ascii="Arial" w:hAnsi="Arial"/>
          <w:color w:val="3465A4"/>
          <w:sz w:val="18"/>
          <w:szCs w:val="18"/>
        </w:rPr>
      </w:pPr>
    </w:p>
    <w:p w14:paraId="57451AD4" w14:textId="77777777" w:rsidR="00636F9B" w:rsidRDefault="00000000">
      <w:pPr>
        <w:jc w:val="both"/>
        <w:rPr>
          <w:rFonts w:ascii="Arial" w:hAnsi="Arial"/>
          <w:color w:val="3465A4"/>
          <w:sz w:val="18"/>
          <w:szCs w:val="18"/>
        </w:rPr>
      </w:pPr>
      <w:r>
        <w:rPr>
          <w:rFonts w:ascii="Arial" w:hAnsi="Arial"/>
          <w:color w:val="3465A4"/>
          <w:sz w:val="18"/>
          <w:szCs w:val="18"/>
        </w:rPr>
        <w:t xml:space="preserve">If yes, provide brief details including how such </w:t>
      </w:r>
      <w:proofErr w:type="gramStart"/>
      <w:r>
        <w:rPr>
          <w:rFonts w:ascii="Arial" w:hAnsi="Arial"/>
          <w:color w:val="3465A4"/>
          <w:sz w:val="18"/>
          <w:szCs w:val="18"/>
        </w:rPr>
        <w:t>third party</w:t>
      </w:r>
      <w:proofErr w:type="gramEnd"/>
      <w:r>
        <w:rPr>
          <w:rFonts w:ascii="Arial" w:hAnsi="Arial"/>
          <w:color w:val="3465A4"/>
          <w:sz w:val="18"/>
          <w:szCs w:val="18"/>
        </w:rPr>
        <w:t xml:space="preserve"> IP will be accessed (e.g., collaboration agreement, drug supply agreement).</w:t>
      </w:r>
    </w:p>
    <w:p w14:paraId="11232098" w14:textId="77777777" w:rsidR="00636F9B" w:rsidRDefault="00636F9B">
      <w:pPr>
        <w:jc w:val="both"/>
        <w:rPr>
          <w:rFonts w:ascii="Arial" w:hAnsi="Arial"/>
          <w:color w:val="3465A4"/>
          <w:sz w:val="18"/>
          <w:szCs w:val="18"/>
        </w:rPr>
      </w:pPr>
    </w:p>
    <w:p w14:paraId="0BA61813" w14:textId="77777777" w:rsidR="00636F9B" w:rsidRDefault="00000000">
      <w:pPr>
        <w:jc w:val="both"/>
        <w:rPr>
          <w:rFonts w:ascii="Arial" w:hAnsi="Arial"/>
          <w:color w:val="3465A4"/>
          <w:sz w:val="18"/>
          <w:szCs w:val="18"/>
        </w:rPr>
      </w:pPr>
      <w:r>
        <w:rPr>
          <w:rFonts w:ascii="Arial" w:hAnsi="Arial"/>
          <w:color w:val="3465A4"/>
          <w:sz w:val="18"/>
          <w:szCs w:val="18"/>
        </w:rPr>
        <w:t>What are the key current and future barriers to uptake of any likely output or innovation directly in the health and care service, through commercial exploitation or other means, e.g., potential regulatory hurdles?</w:t>
      </w:r>
    </w:p>
    <w:p w14:paraId="7DF654DC" w14:textId="77777777" w:rsidR="00636F9B" w:rsidRDefault="00636F9B">
      <w:pPr>
        <w:jc w:val="both"/>
        <w:rPr>
          <w:rFonts w:ascii="Arial" w:hAnsi="Arial"/>
          <w:color w:val="3465A4"/>
          <w:sz w:val="18"/>
          <w:szCs w:val="18"/>
        </w:rPr>
      </w:pPr>
    </w:p>
    <w:p w14:paraId="6E227275" w14:textId="77777777" w:rsidR="00636F9B" w:rsidRDefault="00000000">
      <w:pPr>
        <w:rPr>
          <w:rFonts w:ascii="Arial" w:hAnsi="Arial"/>
          <w:b/>
          <w:bCs/>
        </w:rPr>
      </w:pPr>
      <w:r>
        <w:rPr>
          <w:rFonts w:ascii="Arial" w:hAnsi="Arial"/>
          <w:b/>
          <w:bCs/>
        </w:rPr>
        <w:t>Needs completion.</w:t>
      </w:r>
    </w:p>
    <w:p w14:paraId="3A8DDA21" w14:textId="77777777" w:rsidR="00636F9B" w:rsidRDefault="00636F9B">
      <w:pPr>
        <w:jc w:val="both"/>
        <w:rPr>
          <w:rFonts w:ascii="Arial" w:hAnsi="Arial"/>
          <w:b/>
          <w:bCs/>
          <w:color w:val="3465A4"/>
        </w:rPr>
      </w:pPr>
    </w:p>
    <w:p w14:paraId="6EF605EB" w14:textId="77777777" w:rsidR="00636F9B" w:rsidRDefault="00000000">
      <w:pPr>
        <w:rPr>
          <w:rFonts w:ascii="Arial" w:hAnsi="Arial"/>
          <w:b/>
          <w:bCs/>
        </w:rPr>
      </w:pPr>
      <w:r>
        <w:rPr>
          <w:rFonts w:ascii="Arial" w:hAnsi="Arial"/>
          <w:b/>
          <w:bCs/>
        </w:rPr>
        <w:t>What do you think the impact of your research will be and for whom?</w:t>
      </w:r>
    </w:p>
    <w:p w14:paraId="6F4DF1B8" w14:textId="77777777" w:rsidR="00636F9B" w:rsidRDefault="00636F9B">
      <w:pPr>
        <w:jc w:val="both"/>
        <w:rPr>
          <w:rFonts w:ascii="Arial" w:hAnsi="Arial"/>
          <w:color w:val="3465A4"/>
          <w:sz w:val="18"/>
          <w:szCs w:val="18"/>
        </w:rPr>
      </w:pPr>
    </w:p>
    <w:p w14:paraId="1C3F08AC" w14:textId="77777777" w:rsidR="00636F9B" w:rsidRDefault="00000000">
      <w:pPr>
        <w:jc w:val="both"/>
        <w:rPr>
          <w:rFonts w:ascii="Arial" w:hAnsi="Arial"/>
          <w:color w:val="3465A4"/>
          <w:sz w:val="18"/>
          <w:szCs w:val="18"/>
        </w:rPr>
      </w:pPr>
      <w:r>
        <w:rPr>
          <w:rFonts w:ascii="Arial" w:hAnsi="Arial"/>
          <w:color w:val="3465A4"/>
          <w:sz w:val="18"/>
          <w:szCs w:val="18"/>
        </w:rPr>
        <w:t xml:space="preserve">Describe the anticipated impact of the expected outputs on the health and social care of service users, the public/community, and on health and social care services in the short, medium, and long term in terms </w:t>
      </w:r>
      <w:proofErr w:type="gramStart"/>
      <w:r>
        <w:rPr>
          <w:rFonts w:ascii="Arial" w:hAnsi="Arial"/>
          <w:color w:val="3465A4"/>
          <w:sz w:val="18"/>
          <w:szCs w:val="18"/>
        </w:rPr>
        <w:t>of:</w:t>
      </w:r>
      <w:proofErr w:type="gramEnd"/>
      <w:r>
        <w:rPr>
          <w:rFonts w:ascii="Arial" w:hAnsi="Arial"/>
          <w:color w:val="3465A4"/>
          <w:sz w:val="18"/>
          <w:szCs w:val="18"/>
        </w:rPr>
        <w:t xml:space="preserve"> service user benefit; changes in service (including efficiency savings); commercial return (which could contribute to economic growth). Indicate the anticipated timescale for the benefits to reach service users, the public and services, providing a quantitative estimate of the scale of these potential benefits, if possible</w:t>
      </w:r>
    </w:p>
    <w:p w14:paraId="393C6675" w14:textId="77777777" w:rsidR="00636F9B" w:rsidRDefault="00636F9B">
      <w:pPr>
        <w:jc w:val="both"/>
        <w:rPr>
          <w:rStyle w:val="Strong"/>
          <w:rFonts w:ascii="Arial" w:hAnsi="Arial"/>
        </w:rPr>
      </w:pPr>
    </w:p>
    <w:p w14:paraId="5D336447" w14:textId="77777777" w:rsidR="00636F9B" w:rsidRDefault="00000000">
      <w:pPr>
        <w:jc w:val="both"/>
        <w:rPr>
          <w:b/>
          <w:bCs/>
        </w:rPr>
      </w:pPr>
      <w:r>
        <w:rPr>
          <w:rFonts w:ascii="Arial" w:hAnsi="Arial"/>
          <w:b/>
          <w:bCs/>
        </w:rPr>
        <w:t>Impact of Research</w:t>
      </w:r>
    </w:p>
    <w:p w14:paraId="179AE677" w14:textId="77777777" w:rsidR="00636F9B" w:rsidRDefault="00636F9B">
      <w:pPr>
        <w:jc w:val="both"/>
        <w:rPr>
          <w:rFonts w:ascii="Arial" w:hAnsi="Arial"/>
        </w:rPr>
      </w:pPr>
    </w:p>
    <w:p w14:paraId="2C882193" w14:textId="77777777" w:rsidR="00636F9B" w:rsidRDefault="00000000">
      <w:pPr>
        <w:jc w:val="both"/>
      </w:pPr>
      <w:r>
        <w:rPr>
          <w:rFonts w:ascii="Arial" w:hAnsi="Arial"/>
        </w:rPr>
        <w:t xml:space="preserve">Short-term impact on my PPI-group: They are keen to give back and have found satisfaction in helping service improvement. Likely so for patients and </w:t>
      </w:r>
      <w:r>
        <w:rPr>
          <w:rFonts w:ascii="Arial" w:hAnsi="Arial"/>
          <w:color w:val="000000"/>
        </w:rPr>
        <w:t xml:space="preserve">the myriad professionals </w:t>
      </w:r>
      <w:r>
        <w:rPr>
          <w:rFonts w:ascii="Arial" w:hAnsi="Arial"/>
        </w:rPr>
        <w:t xml:space="preserve">in my study. High engagement-levels and enthusiasm was evident for my recent qualitative study </w:t>
      </w:r>
      <w:r>
        <w:rPr>
          <w:rFonts w:ascii="Arial" w:hAnsi="Arial"/>
          <w:color w:val="000000"/>
        </w:rPr>
        <w:t>(Wilding and Tan, 2024,2023). So too for the presentation about my proposed study at the national annual HSRC meeting in March-2024, where all 13-centres attended, demonstrating immense interest and support.</w:t>
      </w:r>
    </w:p>
    <w:p w14:paraId="7D7CBCAC" w14:textId="77777777" w:rsidR="00636F9B" w:rsidRDefault="00636F9B">
      <w:pPr>
        <w:jc w:val="both"/>
        <w:rPr>
          <w:rFonts w:ascii="Arial" w:hAnsi="Arial"/>
        </w:rPr>
      </w:pPr>
    </w:p>
    <w:p w14:paraId="355EFC22" w14:textId="77777777" w:rsidR="00636F9B" w:rsidRDefault="00000000">
      <w:pPr>
        <w:jc w:val="both"/>
      </w:pPr>
      <w:r>
        <w:rPr>
          <w:rFonts w:ascii="Arial" w:hAnsi="Arial"/>
        </w:rPr>
        <w:t xml:space="preserve">Below are both </w:t>
      </w:r>
      <w:proofErr w:type="gramStart"/>
      <w:r>
        <w:rPr>
          <w:rFonts w:ascii="Arial" w:hAnsi="Arial"/>
        </w:rPr>
        <w:t>medium and longer term</w:t>
      </w:r>
      <w:proofErr w:type="gramEnd"/>
      <w:r>
        <w:rPr>
          <w:rFonts w:ascii="Arial" w:hAnsi="Arial"/>
        </w:rPr>
        <w:t xml:space="preserve"> impacts.</w:t>
      </w:r>
    </w:p>
    <w:p w14:paraId="17FB82B0" w14:textId="77777777" w:rsidR="00636F9B" w:rsidRDefault="00636F9B">
      <w:pPr>
        <w:jc w:val="both"/>
        <w:rPr>
          <w:rFonts w:ascii="Arial" w:hAnsi="Arial"/>
        </w:rPr>
      </w:pPr>
    </w:p>
    <w:p w14:paraId="26D167B7" w14:textId="77777777" w:rsidR="00636F9B" w:rsidRDefault="00000000">
      <w:pPr>
        <w:jc w:val="both"/>
        <w:rPr>
          <w:b/>
          <w:bCs/>
        </w:rPr>
      </w:pPr>
      <w:r>
        <w:rPr>
          <w:rFonts w:ascii="Arial" w:hAnsi="Arial"/>
          <w:b/>
          <w:bCs/>
        </w:rPr>
        <w:t>Impact 1: Patient access to wider clinical trial treatment options</w:t>
      </w:r>
    </w:p>
    <w:p w14:paraId="4A849FC9" w14:textId="77777777" w:rsidR="00636F9B" w:rsidRDefault="00000000">
      <w:pPr>
        <w:jc w:val="both"/>
        <w:rPr>
          <w:rFonts w:ascii="Arial" w:hAnsi="Arial"/>
        </w:rPr>
      </w:pPr>
      <w:r>
        <w:rPr>
          <w:rFonts w:ascii="Arial" w:hAnsi="Arial"/>
        </w:rPr>
        <w:t xml:space="preserve">It is crucial to ensure all eligible patients have access to stroke clinical trials. This is currently not the case even at HSRCs. My study's focus on increasing </w:t>
      </w:r>
      <w:proofErr w:type="gramStart"/>
      <w:r>
        <w:rPr>
          <w:rFonts w:ascii="Arial" w:hAnsi="Arial"/>
        </w:rPr>
        <w:t>inclusive-participation</w:t>
      </w:r>
      <w:proofErr w:type="gramEnd"/>
      <w:r>
        <w:rPr>
          <w:rFonts w:ascii="Arial" w:hAnsi="Arial"/>
        </w:rPr>
        <w:t xml:space="preserve"> in hyperacute/acute stroke research at HSRCs can have significant impact, potentially providing more treatment options for patients.</w:t>
      </w:r>
    </w:p>
    <w:p w14:paraId="5CF2C6B9" w14:textId="77777777" w:rsidR="00636F9B" w:rsidRDefault="00636F9B">
      <w:pPr>
        <w:jc w:val="both"/>
        <w:rPr>
          <w:rFonts w:ascii="Arial" w:hAnsi="Arial"/>
        </w:rPr>
      </w:pPr>
    </w:p>
    <w:p w14:paraId="68BE85D7" w14:textId="77777777" w:rsidR="00636F9B" w:rsidRDefault="00000000">
      <w:pPr>
        <w:jc w:val="both"/>
        <w:rPr>
          <w:rFonts w:ascii="Arial" w:hAnsi="Arial"/>
        </w:rPr>
      </w:pPr>
      <w:r>
        <w:rPr>
          <w:rFonts w:ascii="Arial" w:hAnsi="Arial"/>
        </w:rPr>
        <w:t xml:space="preserve">For clarity, using thrombectomy as an example. Patients with a blocked medium-vessel (an artery in the brain) within 12-hours are currently ineligible to have it removed. Removing it works in </w:t>
      </w:r>
      <w:proofErr w:type="gramStart"/>
      <w:r>
        <w:rPr>
          <w:rFonts w:ascii="Arial" w:hAnsi="Arial"/>
        </w:rPr>
        <w:t>theory, but</w:t>
      </w:r>
      <w:proofErr w:type="gramEnd"/>
      <w:r>
        <w:rPr>
          <w:rFonts w:ascii="Arial" w:hAnsi="Arial"/>
        </w:rPr>
        <w:t xml:space="preserve"> lacks evidence. HSRCs run the international, multicentre, randomised-controlled trial Escape </w:t>
      </w:r>
      <w:proofErr w:type="spellStart"/>
      <w:r>
        <w:rPr>
          <w:rFonts w:ascii="Arial" w:hAnsi="Arial"/>
        </w:rPr>
        <w:t>MeVO</w:t>
      </w:r>
      <w:proofErr w:type="spellEnd"/>
      <w:r>
        <w:rPr>
          <w:rFonts w:ascii="Arial" w:hAnsi="Arial"/>
        </w:rPr>
        <w:t xml:space="preserve"> (CPMS-52652). Patients can be randomisation to having the clot-removed, instead of no treatment. At one centre only 4-patients participating despite a 24/7 clinical service. KCL have 20-patients and offer this trial-option 24/7.</w:t>
      </w:r>
    </w:p>
    <w:p w14:paraId="702172C0" w14:textId="77777777" w:rsidR="00636F9B" w:rsidRDefault="00636F9B">
      <w:pPr>
        <w:jc w:val="both"/>
        <w:rPr>
          <w:rFonts w:ascii="Arial" w:hAnsi="Arial"/>
        </w:rPr>
      </w:pPr>
    </w:p>
    <w:p w14:paraId="4E3C344C" w14:textId="77777777" w:rsidR="00636F9B" w:rsidRDefault="00000000">
      <w:pPr>
        <w:jc w:val="both"/>
        <w:rPr>
          <w:rFonts w:ascii="Arial" w:hAnsi="Arial"/>
        </w:rPr>
      </w:pPr>
      <w:r>
        <w:rPr>
          <w:rFonts w:ascii="Arial" w:hAnsi="Arial"/>
        </w:rPr>
        <w:t>This is important because being offered a research-treatment option is an important end in itself, also helping achieve several national strategies related to thrombectomy (NHS, 2019), as well commercial and non-commercial research (DBEIS, 2023</w:t>
      </w:r>
      <w:proofErr w:type="gramStart"/>
      <w:r>
        <w:rPr>
          <w:rFonts w:ascii="Arial" w:hAnsi="Arial"/>
        </w:rPr>
        <w:t>a,b</w:t>
      </w:r>
      <w:proofErr w:type="gramEnd"/>
      <w:r>
        <w:rPr>
          <w:rFonts w:ascii="Arial" w:hAnsi="Arial"/>
        </w:rPr>
        <w:t>).</w:t>
      </w:r>
    </w:p>
    <w:p w14:paraId="76AF2DE2" w14:textId="77777777" w:rsidR="00636F9B" w:rsidRDefault="00636F9B">
      <w:pPr>
        <w:jc w:val="both"/>
        <w:rPr>
          <w:rFonts w:ascii="Arial" w:hAnsi="Arial"/>
        </w:rPr>
      </w:pPr>
    </w:p>
    <w:p w14:paraId="398034FB" w14:textId="77777777" w:rsidR="00636F9B" w:rsidRDefault="00000000">
      <w:pPr>
        <w:jc w:val="both"/>
        <w:rPr>
          <w:rFonts w:ascii="Arial" w:hAnsi="Arial"/>
        </w:rPr>
      </w:pPr>
      <w:r>
        <w:rPr>
          <w:rFonts w:ascii="Arial" w:hAnsi="Arial"/>
        </w:rPr>
        <w:lastRenderedPageBreak/>
        <w:t>Patients will have better access to several clinical trials:</w:t>
      </w:r>
    </w:p>
    <w:p w14:paraId="067D6105" w14:textId="77777777" w:rsidR="00636F9B" w:rsidRDefault="00636F9B">
      <w:pPr>
        <w:jc w:val="both"/>
        <w:rPr>
          <w:rFonts w:ascii="Arial" w:hAnsi="Arial"/>
        </w:rPr>
      </w:pPr>
    </w:p>
    <w:p w14:paraId="12FFBC82" w14:textId="77777777" w:rsidR="00636F9B" w:rsidRDefault="00000000">
      <w:pPr>
        <w:numPr>
          <w:ilvl w:val="0"/>
          <w:numId w:val="16"/>
        </w:numPr>
        <w:jc w:val="both"/>
      </w:pPr>
      <w:proofErr w:type="spellStart"/>
      <w:r>
        <w:rPr>
          <w:rFonts w:ascii="Arial" w:hAnsi="Arial"/>
        </w:rPr>
        <w:t>NoVEL</w:t>
      </w:r>
      <w:proofErr w:type="spellEnd"/>
      <w:r>
        <w:rPr>
          <w:rFonts w:ascii="Arial" w:hAnsi="Arial"/>
        </w:rPr>
        <w:t xml:space="preserve"> (CPMS-TBC-TK) – Can we enhance thrombectomy by infusion of an oxygen-donating emulsion peri-procedure?</w:t>
      </w:r>
    </w:p>
    <w:p w14:paraId="77EF89D6" w14:textId="77777777" w:rsidR="00636F9B" w:rsidRDefault="00636F9B">
      <w:pPr>
        <w:ind w:left="720"/>
        <w:jc w:val="both"/>
      </w:pPr>
    </w:p>
    <w:p w14:paraId="3B87C2F0" w14:textId="77777777" w:rsidR="00636F9B" w:rsidRDefault="00000000">
      <w:pPr>
        <w:numPr>
          <w:ilvl w:val="0"/>
          <w:numId w:val="16"/>
        </w:numPr>
        <w:jc w:val="both"/>
      </w:pPr>
      <w:proofErr w:type="spellStart"/>
      <w:r>
        <w:rPr>
          <w:rFonts w:ascii="Arial" w:hAnsi="Arial"/>
        </w:rPr>
        <w:t>Actisave</w:t>
      </w:r>
      <w:proofErr w:type="spellEnd"/>
      <w:r>
        <w:rPr>
          <w:rFonts w:ascii="Arial" w:hAnsi="Arial"/>
        </w:rPr>
        <w:t xml:space="preserve"> (CPMS-49946) – Can we enhance efficacy of thrombolysis (with or without thrombectomy) using antiplatelets?</w:t>
      </w:r>
    </w:p>
    <w:p w14:paraId="624E561D" w14:textId="77777777" w:rsidR="00636F9B" w:rsidRDefault="00636F9B">
      <w:pPr>
        <w:jc w:val="both"/>
      </w:pPr>
    </w:p>
    <w:p w14:paraId="724A8A12" w14:textId="77777777" w:rsidR="00636F9B" w:rsidRDefault="00000000">
      <w:pPr>
        <w:jc w:val="both"/>
      </w:pPr>
      <w:r>
        <w:rPr>
          <w:rFonts w:ascii="Arial" w:hAnsi="Arial"/>
        </w:rPr>
        <w:t xml:space="preserve">Other examples </w:t>
      </w:r>
      <w:proofErr w:type="gramStart"/>
      <w:r>
        <w:rPr>
          <w:rFonts w:ascii="Arial" w:hAnsi="Arial"/>
        </w:rPr>
        <w:t>include:</w:t>
      </w:r>
      <w:proofErr w:type="gramEnd"/>
      <w:r>
        <w:rPr>
          <w:rFonts w:ascii="Arial" w:hAnsi="Arial"/>
        </w:rPr>
        <w:t xml:space="preserve"> expanding clot-busting treatment (Do It-CPMS-TBC-TK), reducing impact of bleeds (TICH-3-CPMS-50316), chest infection (MAPS-2-CPMS-50728), stem cells (Revive-CPMS-55472) including acute-stage secondary prevention studies: for example, </w:t>
      </w:r>
      <w:proofErr w:type="spellStart"/>
      <w:r>
        <w:rPr>
          <w:rFonts w:ascii="Arial" w:hAnsi="Arial"/>
        </w:rPr>
        <w:t>Librexia</w:t>
      </w:r>
      <w:proofErr w:type="spellEnd"/>
      <w:r>
        <w:rPr>
          <w:rFonts w:ascii="Arial" w:hAnsi="Arial"/>
        </w:rPr>
        <w:t xml:space="preserve"> Stroke (CPMS-55326); Oceanic Afina (CPMS-58376), and more.</w:t>
      </w:r>
    </w:p>
    <w:p w14:paraId="309FD830" w14:textId="77777777" w:rsidR="00636F9B" w:rsidRDefault="00636F9B">
      <w:pPr>
        <w:jc w:val="both"/>
        <w:rPr>
          <w:rFonts w:ascii="Arial" w:hAnsi="Arial"/>
        </w:rPr>
      </w:pPr>
    </w:p>
    <w:p w14:paraId="7F3588D1" w14:textId="77777777" w:rsidR="00636F9B" w:rsidRDefault="00000000">
      <w:pPr>
        <w:jc w:val="both"/>
        <w:rPr>
          <w:b/>
          <w:bCs/>
        </w:rPr>
      </w:pPr>
      <w:r>
        <w:rPr>
          <w:rFonts w:ascii="Arial" w:hAnsi="Arial"/>
          <w:b/>
          <w:bCs/>
        </w:rPr>
        <w:t>Impact 2: Study sponsors seeing better results</w:t>
      </w:r>
    </w:p>
    <w:p w14:paraId="43CEC2E5" w14:textId="77777777" w:rsidR="00636F9B" w:rsidRDefault="00000000">
      <w:pPr>
        <w:jc w:val="both"/>
      </w:pPr>
      <w:r>
        <w:rPr>
          <w:rFonts w:ascii="Arial" w:hAnsi="Arial"/>
        </w:rPr>
        <w:t>My framework will improve time-to-target results and completion of clinical trials, with better population-representation. Answering their research questions more efficiently, without extensions. In turn, leading to better and rapid evidence to inform clinical treatments and guidelines. Additionally, commercial-performance and income will increase, making the UK more competitive.</w:t>
      </w:r>
    </w:p>
    <w:p w14:paraId="6E17A687" w14:textId="77777777" w:rsidR="00636F9B" w:rsidRDefault="00636F9B">
      <w:pPr>
        <w:jc w:val="both"/>
        <w:rPr>
          <w:rFonts w:ascii="Arial" w:hAnsi="Arial"/>
        </w:rPr>
      </w:pPr>
    </w:p>
    <w:p w14:paraId="1C5C72FE" w14:textId="77777777" w:rsidR="00636F9B" w:rsidRDefault="00000000">
      <w:pPr>
        <w:jc w:val="both"/>
        <w:rPr>
          <w:b/>
          <w:bCs/>
        </w:rPr>
      </w:pPr>
      <w:r>
        <w:rPr>
          <w:rFonts w:ascii="Arial" w:hAnsi="Arial"/>
          <w:b/>
          <w:bCs/>
        </w:rPr>
        <w:t>Impact 3: Improved clinical practice of inclusive participation at HSRCs</w:t>
      </w:r>
    </w:p>
    <w:p w14:paraId="21B44E1F" w14:textId="77777777" w:rsidR="00636F9B" w:rsidRDefault="00000000">
      <w:pPr>
        <w:jc w:val="both"/>
        <w:rPr>
          <w:rFonts w:ascii="Arial" w:hAnsi="Arial"/>
        </w:rPr>
      </w:pPr>
      <w:r>
        <w:rPr>
          <w:rFonts w:ascii="Arial" w:hAnsi="Arial"/>
        </w:rPr>
        <w:t xml:space="preserve">My framework will enhance practices and </w:t>
      </w:r>
      <w:proofErr w:type="gramStart"/>
      <w:r>
        <w:rPr>
          <w:rFonts w:ascii="Arial" w:hAnsi="Arial"/>
        </w:rPr>
        <w:t>clinical-integration</w:t>
      </w:r>
      <w:proofErr w:type="gramEnd"/>
      <w:r>
        <w:rPr>
          <w:rFonts w:ascii="Arial" w:hAnsi="Arial"/>
        </w:rPr>
        <w:t xml:space="preserve"> of inclusive participation in stroke research. Benefiting frontline staff and stroke </w:t>
      </w:r>
      <w:proofErr w:type="spellStart"/>
      <w:r>
        <w:rPr>
          <w:rFonts w:ascii="Arial" w:hAnsi="Arial"/>
        </w:rPr>
        <w:t>stakeholders’s</w:t>
      </w:r>
      <w:proofErr w:type="spellEnd"/>
      <w:r>
        <w:rPr>
          <w:rFonts w:ascii="Arial" w:hAnsi="Arial"/>
        </w:rPr>
        <w:t xml:space="preserve"> wellbeing. Wellbeing, as measured by staff motivational engagement, increases with their involvement in research, yielding better patient feedback (Jonker, et al., 2022). Centres with greater numbers of interventional-study participants have lower mortality rates (Jonker and Fisher, 2019).</w:t>
      </w:r>
    </w:p>
    <w:p w14:paraId="1D25B88E" w14:textId="77777777" w:rsidR="00636F9B" w:rsidRDefault="00636F9B">
      <w:pPr>
        <w:jc w:val="both"/>
        <w:rPr>
          <w:rFonts w:ascii="Arial" w:hAnsi="Arial"/>
        </w:rPr>
      </w:pPr>
    </w:p>
    <w:p w14:paraId="4B25E964" w14:textId="77777777" w:rsidR="00636F9B" w:rsidRDefault="00000000">
      <w:pPr>
        <w:jc w:val="both"/>
        <w:rPr>
          <w:rFonts w:ascii="Arial" w:hAnsi="Arial"/>
        </w:rPr>
      </w:pPr>
      <w:r>
        <w:rPr>
          <w:rFonts w:ascii="Arial" w:hAnsi="Arial"/>
        </w:rPr>
        <w:t>It will also impact the future direction of HSRCs. One, because there is limited data surrounding HSRCs despite their importance. Aside from one paper related to one trial (Robinson, et al., 2019) and my own preliminary research looking at HSRC participation and performance metrics (Wilding, et al., 2024b) and stroke leadership effectiveness requirements (Wilding and Tan, 2024,2023), and setting up of a Stroke PPI-group (Wilding, et al., 2024a). Two, because it will influence the evolution of HSRC criteria:  re-evaluation of its key classifications of hyperacute, complex, non-complex, etc. in the era of thrombectomy and perfusion imaging. Finally, it is relevant to HASUs: centres lacking infrastructure and high-performance criteria of HSRCs, but also conduct hyperacute/acute research. Existing HSRCs will better retain accreditation and achieve targets (usually 15 complex-</w:t>
      </w:r>
      <w:proofErr w:type="spellStart"/>
      <w:r>
        <w:rPr>
          <w:rFonts w:ascii="Arial" w:hAnsi="Arial"/>
        </w:rPr>
        <w:t>hypearacute</w:t>
      </w:r>
      <w:proofErr w:type="spellEnd"/>
      <w:r>
        <w:rPr>
          <w:rFonts w:ascii="Arial" w:hAnsi="Arial"/>
        </w:rPr>
        <w:t xml:space="preserve"> and 50 non-complex hyperacute recruits-per-year).</w:t>
      </w:r>
    </w:p>
    <w:p w14:paraId="087777F3" w14:textId="77777777" w:rsidR="00636F9B" w:rsidRDefault="00636F9B">
      <w:pPr>
        <w:jc w:val="both"/>
        <w:rPr>
          <w:rFonts w:ascii="Arial" w:hAnsi="Arial"/>
        </w:rPr>
      </w:pPr>
    </w:p>
    <w:p w14:paraId="6A4157DA" w14:textId="77777777" w:rsidR="00636F9B" w:rsidRDefault="00000000">
      <w:pPr>
        <w:jc w:val="both"/>
        <w:rPr>
          <w:rFonts w:ascii="Arial" w:hAnsi="Arial"/>
        </w:rPr>
      </w:pPr>
      <w:r>
        <w:rPr>
          <w:rFonts w:ascii="Arial" w:hAnsi="Arial"/>
        </w:rPr>
        <w:t>The inclusion-framework can apply to other emergency research, including treatment of heart attacks with PCI (heart-version of thrombectomy</w:t>
      </w:r>
      <w:proofErr w:type="gramStart"/>
      <w:r>
        <w:rPr>
          <w:rFonts w:ascii="Arial" w:hAnsi="Arial"/>
        </w:rPr>
        <w:t>);</w:t>
      </w:r>
      <w:proofErr w:type="gramEnd"/>
      <w:r>
        <w:rPr>
          <w:rFonts w:ascii="Arial" w:hAnsi="Arial"/>
        </w:rPr>
        <w:t xml:space="preserve"> and traumatic injury.</w:t>
      </w:r>
    </w:p>
    <w:p w14:paraId="67D43756" w14:textId="77777777" w:rsidR="00636F9B" w:rsidRDefault="00636F9B">
      <w:pPr>
        <w:jc w:val="both"/>
        <w:rPr>
          <w:rFonts w:ascii="Arial" w:hAnsi="Arial"/>
        </w:rPr>
      </w:pPr>
    </w:p>
    <w:p w14:paraId="535BC2B8" w14:textId="77777777" w:rsidR="00636F9B" w:rsidRDefault="00000000">
      <w:pPr>
        <w:jc w:val="both"/>
        <w:rPr>
          <w:b/>
          <w:bCs/>
        </w:rPr>
      </w:pPr>
      <w:r>
        <w:rPr>
          <w:rFonts w:ascii="Arial" w:hAnsi="Arial"/>
          <w:b/>
          <w:bCs/>
        </w:rPr>
        <w:t>Impact 4: NHS – reduced economic burden and increased commercial-income</w:t>
      </w:r>
    </w:p>
    <w:p w14:paraId="0249FCF1" w14:textId="77777777" w:rsidR="00636F9B" w:rsidRDefault="00000000">
      <w:pPr>
        <w:jc w:val="both"/>
        <w:rPr>
          <w:rFonts w:ascii="Arial" w:hAnsi="Arial"/>
        </w:rPr>
      </w:pPr>
      <w:r>
        <w:rPr>
          <w:rFonts w:ascii="Arial" w:hAnsi="Arial"/>
        </w:rPr>
        <w:t xml:space="preserve">My study will help realise current national policies and strategies. For example, via a clinical trial, accessing thrombectomy, a key </w:t>
      </w:r>
      <w:r>
        <w:rPr>
          <w:rFonts w:ascii="Arial" w:hAnsi="Arial"/>
          <w:i/>
          <w:iCs/>
        </w:rPr>
        <w:t>NHS Long Term Plan</w:t>
      </w:r>
      <w:r>
        <w:rPr>
          <w:rFonts w:ascii="Arial" w:hAnsi="Arial"/>
        </w:rPr>
        <w:t xml:space="preserve"> priority as well stroke-specific organisations (NHS England, 2022; Stroke Association and James Lind Alliance, 2021; NHS, 2019). Better participation in commercially-funded studies, giving patients access to cutting-edge novel therapeutics and enhancing commercial study delivery to make the UK the best place to do research (DBEIS, 2023</w:t>
      </w:r>
      <w:proofErr w:type="gramStart"/>
      <w:r>
        <w:rPr>
          <w:rFonts w:ascii="Arial" w:hAnsi="Arial"/>
        </w:rPr>
        <w:t>a,b</w:t>
      </w:r>
      <w:proofErr w:type="gramEnd"/>
      <w:r>
        <w:rPr>
          <w:rFonts w:ascii="Arial" w:hAnsi="Arial"/>
        </w:rPr>
        <w:t xml:space="preserve">). It will help embed diversity, </w:t>
      </w:r>
      <w:proofErr w:type="gramStart"/>
      <w:r>
        <w:rPr>
          <w:rFonts w:ascii="Arial" w:hAnsi="Arial"/>
        </w:rPr>
        <w:t>equality</w:t>
      </w:r>
      <w:proofErr w:type="gramEnd"/>
      <w:r>
        <w:rPr>
          <w:rFonts w:ascii="Arial" w:hAnsi="Arial"/>
        </w:rPr>
        <w:t xml:space="preserve"> and inclusion, improving patients’ lives with multiple conditions; a key part of </w:t>
      </w:r>
      <w:r>
        <w:rPr>
          <w:rFonts w:ascii="Arial" w:hAnsi="Arial"/>
          <w:i/>
          <w:iCs/>
        </w:rPr>
        <w:t>Best Research for Best Health</w:t>
      </w:r>
      <w:r>
        <w:rPr>
          <w:rFonts w:ascii="Arial" w:hAnsi="Arial"/>
        </w:rPr>
        <w:t xml:space="preserve">, (DHSC, 2021) as well EDI (NIHR, 2022) goals and overlapping strategies. </w:t>
      </w:r>
      <w:r>
        <w:rPr>
          <w:rFonts w:ascii="Arial" w:hAnsi="Arial"/>
        </w:rPr>
        <w:lastRenderedPageBreak/>
        <w:t>Helping embed a research culture (NIHR 2024a) and make research part of clinical care (</w:t>
      </w:r>
      <w:r>
        <w:rPr>
          <w:rStyle w:val="Strong"/>
          <w:rFonts w:ascii="Arial" w:hAnsi="Arial"/>
          <w:b w:val="0"/>
          <w:bCs w:val="0"/>
          <w:color w:val="000000"/>
          <w:shd w:val="clear" w:color="auto" w:fill="FFFFFF"/>
        </w:rPr>
        <w:t>RCP and NIHR, 2022</w:t>
      </w:r>
      <w:r>
        <w:rPr>
          <w:rFonts w:ascii="Arial" w:hAnsi="Arial"/>
        </w:rPr>
        <w:t>).</w:t>
      </w:r>
    </w:p>
    <w:p w14:paraId="6B7952D5" w14:textId="77777777" w:rsidR="00636F9B" w:rsidRDefault="00636F9B">
      <w:pPr>
        <w:jc w:val="both"/>
        <w:rPr>
          <w:rFonts w:ascii="Arial" w:hAnsi="Arial"/>
        </w:rPr>
      </w:pPr>
    </w:p>
    <w:p w14:paraId="286BB8CF" w14:textId="77777777" w:rsidR="00636F9B" w:rsidRDefault="00000000">
      <w:pPr>
        <w:jc w:val="both"/>
      </w:pPr>
      <w:r>
        <w:rPr>
          <w:rStyle w:val="Strong"/>
          <w:rFonts w:ascii="Arial" w:hAnsi="Arial"/>
        </w:rPr>
        <w:t>Project Management</w:t>
      </w:r>
    </w:p>
    <w:p w14:paraId="479D9851" w14:textId="77777777" w:rsidR="00636F9B" w:rsidRDefault="00000000">
      <w:pPr>
        <w:jc w:val="both"/>
        <w:rPr>
          <w:rFonts w:ascii="Arial" w:hAnsi="Arial"/>
          <w:color w:val="3465A4"/>
          <w:sz w:val="18"/>
          <w:szCs w:val="18"/>
        </w:rPr>
      </w:pPr>
      <w:r>
        <w:rPr>
          <w:rFonts w:ascii="Arial" w:hAnsi="Arial"/>
          <w:color w:val="3465A4"/>
          <w:sz w:val="18"/>
          <w:szCs w:val="18"/>
        </w:rPr>
        <w:t>Please outline the processes that will be put in place to ensure that the activities proposed will be well managed. This should complement your research timetable upload (see ‘Uploads’ below)</w:t>
      </w:r>
    </w:p>
    <w:p w14:paraId="03E94155" w14:textId="77777777" w:rsidR="00636F9B" w:rsidRDefault="00000000">
      <w:pPr>
        <w:jc w:val="both"/>
        <w:rPr>
          <w:rFonts w:ascii="Arial" w:hAnsi="Arial"/>
          <w:color w:val="3465A4"/>
          <w:sz w:val="18"/>
          <w:szCs w:val="18"/>
        </w:rPr>
      </w:pPr>
      <w:r>
        <w:rPr>
          <w:rFonts w:ascii="Arial" w:hAnsi="Arial"/>
          <w:color w:val="3465A4"/>
          <w:sz w:val="18"/>
          <w:szCs w:val="18"/>
        </w:rPr>
        <w:t>and include:</w:t>
      </w:r>
    </w:p>
    <w:p w14:paraId="267C0E8E" w14:textId="77777777" w:rsidR="00636F9B" w:rsidRDefault="00000000">
      <w:pPr>
        <w:numPr>
          <w:ilvl w:val="0"/>
          <w:numId w:val="3"/>
        </w:numPr>
        <w:tabs>
          <w:tab w:val="left" w:pos="709"/>
        </w:tabs>
        <w:jc w:val="both"/>
        <w:rPr>
          <w:rFonts w:ascii="Arial" w:hAnsi="Arial"/>
          <w:color w:val="3465A4"/>
          <w:sz w:val="18"/>
          <w:szCs w:val="18"/>
        </w:rPr>
      </w:pPr>
      <w:r>
        <w:rPr>
          <w:rFonts w:ascii="Arial" w:hAnsi="Arial"/>
          <w:color w:val="3465A4"/>
          <w:sz w:val="18"/>
          <w:szCs w:val="18"/>
        </w:rPr>
        <w:t xml:space="preserve">The management structure that will ensure that milestones are achieved in a timely </w:t>
      </w:r>
      <w:proofErr w:type="gramStart"/>
      <w:r>
        <w:rPr>
          <w:rFonts w:ascii="Arial" w:hAnsi="Arial"/>
          <w:color w:val="3465A4"/>
          <w:sz w:val="18"/>
          <w:szCs w:val="18"/>
        </w:rPr>
        <w:t>manner;</w:t>
      </w:r>
      <w:proofErr w:type="gramEnd"/>
    </w:p>
    <w:p w14:paraId="00472BAA" w14:textId="77777777" w:rsidR="00636F9B" w:rsidRDefault="00000000">
      <w:pPr>
        <w:numPr>
          <w:ilvl w:val="0"/>
          <w:numId w:val="3"/>
        </w:numPr>
        <w:tabs>
          <w:tab w:val="left" w:pos="709"/>
        </w:tabs>
        <w:jc w:val="both"/>
        <w:rPr>
          <w:rFonts w:ascii="Arial" w:hAnsi="Arial"/>
          <w:color w:val="3465A4"/>
          <w:sz w:val="18"/>
          <w:szCs w:val="18"/>
        </w:rPr>
      </w:pPr>
      <w:r>
        <w:rPr>
          <w:rFonts w:ascii="Arial" w:hAnsi="Arial"/>
          <w:color w:val="3465A4"/>
          <w:sz w:val="18"/>
          <w:szCs w:val="18"/>
        </w:rPr>
        <w:t xml:space="preserve">A description of how you intend to manage the </w:t>
      </w:r>
      <w:proofErr w:type="gramStart"/>
      <w:r>
        <w:rPr>
          <w:rFonts w:ascii="Arial" w:hAnsi="Arial"/>
          <w:color w:val="3465A4"/>
          <w:sz w:val="18"/>
          <w:szCs w:val="18"/>
        </w:rPr>
        <w:t>project;</w:t>
      </w:r>
      <w:proofErr w:type="gramEnd"/>
    </w:p>
    <w:p w14:paraId="4562D693" w14:textId="77777777" w:rsidR="00636F9B" w:rsidRDefault="00000000">
      <w:pPr>
        <w:numPr>
          <w:ilvl w:val="0"/>
          <w:numId w:val="3"/>
        </w:numPr>
        <w:tabs>
          <w:tab w:val="left" w:pos="709"/>
        </w:tabs>
        <w:jc w:val="both"/>
        <w:rPr>
          <w:rFonts w:ascii="Arial" w:hAnsi="Arial"/>
          <w:color w:val="3465A4"/>
          <w:sz w:val="18"/>
          <w:szCs w:val="18"/>
        </w:rPr>
      </w:pPr>
      <w:r>
        <w:rPr>
          <w:rFonts w:ascii="Arial" w:hAnsi="Arial"/>
          <w:color w:val="3465A4"/>
          <w:sz w:val="18"/>
          <w:szCs w:val="18"/>
        </w:rPr>
        <w:t xml:space="preserve">The meetings </w:t>
      </w:r>
      <w:proofErr w:type="gramStart"/>
      <w:r>
        <w:rPr>
          <w:rFonts w:ascii="Arial" w:hAnsi="Arial"/>
          <w:color w:val="3465A4"/>
          <w:sz w:val="18"/>
          <w:szCs w:val="18"/>
        </w:rPr>
        <w:t>schedule;</w:t>
      </w:r>
      <w:proofErr w:type="gramEnd"/>
    </w:p>
    <w:p w14:paraId="7BCE999F" w14:textId="77777777" w:rsidR="00636F9B" w:rsidRDefault="00000000">
      <w:pPr>
        <w:numPr>
          <w:ilvl w:val="0"/>
          <w:numId w:val="3"/>
        </w:numPr>
        <w:tabs>
          <w:tab w:val="left" w:pos="709"/>
        </w:tabs>
        <w:jc w:val="both"/>
        <w:rPr>
          <w:rFonts w:ascii="Arial" w:hAnsi="Arial"/>
          <w:color w:val="3465A4"/>
          <w:sz w:val="18"/>
          <w:szCs w:val="18"/>
        </w:rPr>
      </w:pPr>
      <w:r>
        <w:rPr>
          <w:rFonts w:ascii="Arial" w:hAnsi="Arial"/>
          <w:color w:val="3465A4"/>
          <w:sz w:val="18"/>
          <w:szCs w:val="18"/>
        </w:rPr>
        <w:t>The financial management of the award.</w:t>
      </w:r>
    </w:p>
    <w:p w14:paraId="3FE85748" w14:textId="77777777" w:rsidR="00636F9B" w:rsidRDefault="00000000">
      <w:pPr>
        <w:jc w:val="both"/>
      </w:pPr>
      <w:r>
        <w:rPr>
          <w:rStyle w:val="Strong"/>
          <w:rFonts w:ascii="Arial" w:hAnsi="Arial"/>
          <w:b w:val="0"/>
          <w:bCs w:val="0"/>
        </w:rPr>
        <w:t xml:space="preserve">Needs completion, reference GANTT chart. </w:t>
      </w:r>
    </w:p>
    <w:p w14:paraId="4F693BFF" w14:textId="77777777" w:rsidR="00636F9B" w:rsidRDefault="00636F9B">
      <w:pPr>
        <w:jc w:val="both"/>
        <w:rPr>
          <w:rFonts w:ascii="Arial" w:hAnsi="Arial"/>
        </w:rPr>
      </w:pPr>
    </w:p>
    <w:p w14:paraId="132F937C" w14:textId="77777777" w:rsidR="00636F9B" w:rsidRDefault="00000000">
      <w:pPr>
        <w:jc w:val="both"/>
      </w:pPr>
      <w:r>
        <w:rPr>
          <w:rStyle w:val="Strong"/>
          <w:rFonts w:ascii="Arial" w:hAnsi="Arial"/>
        </w:rPr>
        <w:t>Ethics</w:t>
      </w:r>
    </w:p>
    <w:p w14:paraId="2339BA77" w14:textId="77777777" w:rsidR="00636F9B" w:rsidRDefault="00000000">
      <w:pPr>
        <w:jc w:val="both"/>
      </w:pPr>
      <w:r>
        <w:rPr>
          <w:rFonts w:ascii="Arial" w:hAnsi="Arial"/>
          <w:color w:val="3465A4"/>
          <w:sz w:val="18"/>
          <w:szCs w:val="18"/>
        </w:rPr>
        <w:t>Please describe any ethical issues your research project raises and how you intend to address these. Research requiring ethical approval must have the appropriate approvals in place before it can commence. </w:t>
      </w:r>
      <w:hyperlink r:id="rId19" w:tgtFrame="_blank">
        <w:r>
          <w:rPr>
            <w:rStyle w:val="Hyperlink"/>
            <w:rFonts w:ascii="Arial" w:hAnsi="Arial"/>
            <w:color w:val="3465A4"/>
            <w:sz w:val="18"/>
            <w:szCs w:val="18"/>
          </w:rPr>
          <w:t>Further guidance on the approval process is available from the Health Research Authority (HRA)</w:t>
        </w:r>
      </w:hyperlink>
      <w:r>
        <w:rPr>
          <w:rFonts w:ascii="Arial" w:hAnsi="Arial"/>
          <w:color w:val="3465A4"/>
          <w:sz w:val="18"/>
          <w:szCs w:val="18"/>
        </w:rPr>
        <w:t>. </w:t>
      </w:r>
      <w:hyperlink r:id="rId20" w:tgtFrame="_blank">
        <w:r>
          <w:rPr>
            <w:rStyle w:val="Hyperlink"/>
            <w:rFonts w:ascii="Arial" w:hAnsi="Arial"/>
            <w:color w:val="3465A4"/>
            <w:sz w:val="18"/>
            <w:szCs w:val="18"/>
          </w:rPr>
          <w:t xml:space="preserve">The MRC and the HRA have designed a tool to help you decide whether you need ethical </w:t>
        </w:r>
        <w:proofErr w:type="spellStart"/>
        <w:r>
          <w:rPr>
            <w:rStyle w:val="Hyperlink"/>
            <w:rFonts w:ascii="Arial" w:hAnsi="Arial"/>
            <w:color w:val="3465A4"/>
            <w:sz w:val="18"/>
            <w:szCs w:val="18"/>
          </w:rPr>
          <w:t>approval</w:t>
        </w:r>
      </w:hyperlink>
      <w:r>
        <w:rPr>
          <w:rFonts w:ascii="Arial" w:hAnsi="Arial"/>
          <w:color w:val="3465A4"/>
          <w:sz w:val="18"/>
          <w:szCs w:val="18"/>
        </w:rPr>
        <w:t>a</w:t>
      </w:r>
      <w:proofErr w:type="spellEnd"/>
      <w:r>
        <w:rPr>
          <w:rFonts w:ascii="Arial" w:hAnsi="Arial"/>
          <w:color w:val="3465A4"/>
          <w:sz w:val="18"/>
          <w:szCs w:val="18"/>
        </w:rPr>
        <w:t xml:space="preserve">, however, if you are unsure whether your research requires ethical </w:t>
      </w:r>
      <w:proofErr w:type="gramStart"/>
      <w:r>
        <w:rPr>
          <w:rFonts w:ascii="Arial" w:hAnsi="Arial"/>
          <w:color w:val="3465A4"/>
          <w:sz w:val="18"/>
          <w:szCs w:val="18"/>
        </w:rPr>
        <w:t>approval</w:t>
      </w:r>
      <w:proofErr w:type="gramEnd"/>
      <w:r>
        <w:rPr>
          <w:rFonts w:ascii="Arial" w:hAnsi="Arial"/>
          <w:color w:val="3465A4"/>
          <w:sz w:val="18"/>
          <w:szCs w:val="18"/>
        </w:rPr>
        <w:t xml:space="preserve"> please contact the HRA directly for advice.</w:t>
      </w:r>
    </w:p>
    <w:p w14:paraId="78B32678" w14:textId="77777777" w:rsidR="00636F9B" w:rsidRDefault="00636F9B">
      <w:pPr>
        <w:jc w:val="both"/>
        <w:rPr>
          <w:rFonts w:ascii="Arial" w:hAnsi="Arial"/>
        </w:rPr>
      </w:pPr>
    </w:p>
    <w:p w14:paraId="0BD7AF20" w14:textId="77777777" w:rsidR="00636F9B" w:rsidRDefault="00000000">
      <w:pPr>
        <w:jc w:val="both"/>
      </w:pPr>
      <w:commentRangeStart w:id="47"/>
      <w:r>
        <w:rPr>
          <w:rStyle w:val="Strong"/>
          <w:rFonts w:ascii="Arial" w:hAnsi="Arial"/>
        </w:rPr>
        <w:t>Type of Approvals Required</w:t>
      </w:r>
      <w:commentRangeEnd w:id="47"/>
      <w:r w:rsidR="00912E1B">
        <w:rPr>
          <w:rStyle w:val="CommentReference"/>
          <w:rFonts w:cs="Mangal"/>
        </w:rPr>
        <w:commentReference w:id="47"/>
      </w:r>
    </w:p>
    <w:p w14:paraId="6C6616E5" w14:textId="77777777" w:rsidR="00636F9B" w:rsidRDefault="00000000">
      <w:pPr>
        <w:jc w:val="both"/>
      </w:pPr>
      <w:r>
        <w:rPr>
          <w:rStyle w:val="Strong"/>
          <w:rFonts w:ascii="Arial" w:hAnsi="Arial"/>
          <w:b w:val="0"/>
          <w:bCs w:val="0"/>
        </w:rPr>
        <w:t xml:space="preserve">My research will require HRA and NHS approvals, and Research Governance and Integrity Team support at Imperial College London. It will also require Confirmation of Capability and Capacity (CCC) from Imperial College Healthcare NHS Trust and two other HSRCs at other Trusts, where I will observe and access stroke </w:t>
      </w:r>
      <w:proofErr w:type="gramStart"/>
      <w:r>
        <w:rPr>
          <w:rStyle w:val="Strong"/>
          <w:rFonts w:ascii="Arial" w:hAnsi="Arial"/>
          <w:b w:val="0"/>
          <w:bCs w:val="0"/>
        </w:rPr>
        <w:t>stakeholders</w:t>
      </w:r>
      <w:proofErr w:type="gramEnd"/>
      <w:r>
        <w:rPr>
          <w:rStyle w:val="Strong"/>
          <w:rFonts w:ascii="Arial" w:hAnsi="Arial"/>
          <w:b w:val="0"/>
          <w:bCs w:val="0"/>
        </w:rPr>
        <w:t xml:space="preserve"> sites on-site.</w:t>
      </w:r>
    </w:p>
    <w:p w14:paraId="238938D8" w14:textId="77777777" w:rsidR="00636F9B" w:rsidRDefault="00636F9B">
      <w:pPr>
        <w:jc w:val="both"/>
        <w:rPr>
          <w:rStyle w:val="Strong"/>
          <w:rFonts w:ascii="Arial" w:hAnsi="Arial"/>
          <w:b w:val="0"/>
          <w:bCs w:val="0"/>
        </w:rPr>
      </w:pPr>
    </w:p>
    <w:p w14:paraId="62566E70" w14:textId="77777777" w:rsidR="00636F9B" w:rsidRDefault="00000000">
      <w:pPr>
        <w:jc w:val="both"/>
        <w:rPr>
          <w:rFonts w:ascii="Arial" w:hAnsi="Arial"/>
        </w:rPr>
      </w:pPr>
      <w:r>
        <w:rPr>
          <w:rStyle w:val="Strong"/>
          <w:rFonts w:ascii="Arial" w:hAnsi="Arial"/>
        </w:rPr>
        <w:t>Highest Ethical Standards and Legal Compliance</w:t>
      </w:r>
    </w:p>
    <w:p w14:paraId="28D7B2D4" w14:textId="77777777" w:rsidR="00636F9B" w:rsidRDefault="00000000">
      <w:pPr>
        <w:jc w:val="both"/>
      </w:pPr>
      <w:r>
        <w:rPr>
          <w:rStyle w:val="Strong"/>
          <w:rFonts w:ascii="Arial" w:hAnsi="Arial"/>
          <w:b w:val="0"/>
          <w:bCs w:val="0"/>
        </w:rPr>
        <w:t xml:space="preserve">My study will be conducted in accordance with the </w:t>
      </w:r>
      <w:r>
        <w:rPr>
          <w:rStyle w:val="Strong"/>
          <w:rFonts w:ascii="Arial" w:hAnsi="Arial"/>
          <w:b w:val="0"/>
          <w:bCs w:val="0"/>
          <w:i/>
          <w:iCs/>
        </w:rPr>
        <w:t>Declaration of Helsinki</w:t>
      </w:r>
      <w:r>
        <w:rPr>
          <w:rStyle w:val="Strong"/>
          <w:rFonts w:ascii="Arial" w:hAnsi="Arial"/>
          <w:b w:val="0"/>
          <w:bCs w:val="0"/>
        </w:rPr>
        <w:t xml:space="preserve"> (WMA, 2013), </w:t>
      </w:r>
      <w:r>
        <w:rPr>
          <w:rStyle w:val="Strong"/>
          <w:rFonts w:ascii="Arial" w:hAnsi="Arial"/>
          <w:b w:val="0"/>
          <w:bCs w:val="0"/>
          <w:i/>
          <w:iCs/>
          <w:lang w:val="en-US"/>
        </w:rPr>
        <w:t>UK Framework for Health and Social Care Research</w:t>
      </w:r>
      <w:r>
        <w:rPr>
          <w:rStyle w:val="Strong"/>
          <w:rFonts w:ascii="Arial" w:hAnsi="Arial"/>
          <w:b w:val="0"/>
          <w:bCs w:val="0"/>
          <w:i/>
          <w:iCs/>
        </w:rPr>
        <w:t xml:space="preserve"> </w:t>
      </w:r>
      <w:r>
        <w:rPr>
          <w:rStyle w:val="Strong"/>
          <w:rFonts w:ascii="Arial" w:hAnsi="Arial"/>
          <w:b w:val="0"/>
          <w:bCs w:val="0"/>
          <w:lang w:val="en-US"/>
        </w:rPr>
        <w:t>(HRA, 2023)</w:t>
      </w:r>
      <w:r>
        <w:rPr>
          <w:rStyle w:val="Strong"/>
          <w:rFonts w:ascii="Arial" w:hAnsi="Arial"/>
          <w:b w:val="0"/>
          <w:bCs w:val="0"/>
        </w:rPr>
        <w:t xml:space="preserve"> and ICH Good Clinical Practice (ICH GCP, 2021,2016). Confidentiality will be paramount. All data collected will be stored securely in compliance with the General Data Protection Regulation and Data Protection Act </w:t>
      </w:r>
      <w:proofErr w:type="gramStart"/>
      <w:r>
        <w:rPr>
          <w:rStyle w:val="Strong"/>
          <w:rFonts w:ascii="Arial" w:hAnsi="Arial"/>
          <w:b w:val="0"/>
          <w:bCs w:val="0"/>
        </w:rPr>
        <w:t>2018, and</w:t>
      </w:r>
      <w:proofErr w:type="gramEnd"/>
      <w:r>
        <w:rPr>
          <w:rStyle w:val="Strong"/>
          <w:rFonts w:ascii="Arial" w:hAnsi="Arial"/>
          <w:b w:val="0"/>
          <w:bCs w:val="0"/>
        </w:rPr>
        <w:t xml:space="preserve"> follow local archiving SOPs after project completion.</w:t>
      </w:r>
    </w:p>
    <w:p w14:paraId="75F43752" w14:textId="77777777" w:rsidR="00636F9B" w:rsidRDefault="00636F9B">
      <w:pPr>
        <w:jc w:val="both"/>
        <w:rPr>
          <w:rStyle w:val="Strong"/>
          <w:rFonts w:ascii="Arial" w:hAnsi="Arial"/>
          <w:b w:val="0"/>
          <w:bCs w:val="0"/>
        </w:rPr>
      </w:pPr>
    </w:p>
    <w:p w14:paraId="34FB297E" w14:textId="77777777" w:rsidR="00636F9B" w:rsidRDefault="00000000">
      <w:pPr>
        <w:jc w:val="both"/>
      </w:pPr>
      <w:r>
        <w:rPr>
          <w:rStyle w:val="Strong"/>
          <w:rFonts w:ascii="Arial" w:hAnsi="Arial"/>
        </w:rPr>
        <w:t>Informed Consent for Patients and Professionals</w:t>
      </w:r>
    </w:p>
    <w:p w14:paraId="2273A569" w14:textId="77777777" w:rsidR="00636F9B" w:rsidRDefault="00000000">
      <w:pPr>
        <w:jc w:val="both"/>
      </w:pPr>
      <w:r>
        <w:rPr>
          <w:rStyle w:val="Strong"/>
          <w:rFonts w:ascii="Arial" w:hAnsi="Arial"/>
          <w:b w:val="0"/>
          <w:bCs w:val="0"/>
        </w:rPr>
        <w:t>Research into stroke often includes unexpected events and ethical challenges (</w:t>
      </w:r>
      <w:proofErr w:type="spellStart"/>
      <w:r>
        <w:rPr>
          <w:rStyle w:val="Strong"/>
          <w:rFonts w:ascii="Arial" w:hAnsi="Arial"/>
          <w:b w:val="0"/>
          <w:bCs w:val="0"/>
        </w:rPr>
        <w:t>Kevdzija</w:t>
      </w:r>
      <w:proofErr w:type="spellEnd"/>
      <w:r>
        <w:rPr>
          <w:rStyle w:val="Strong"/>
          <w:rFonts w:ascii="Arial" w:hAnsi="Arial"/>
          <w:b w:val="0"/>
          <w:bCs w:val="0"/>
        </w:rPr>
        <w:t xml:space="preserve">, 2024). This will be addressed as follows: Participants will be offered an </w:t>
      </w:r>
      <w:proofErr w:type="gramStart"/>
      <w:r>
        <w:rPr>
          <w:rStyle w:val="Strong"/>
          <w:rFonts w:ascii="Arial" w:hAnsi="Arial"/>
          <w:b w:val="0"/>
          <w:bCs w:val="0"/>
        </w:rPr>
        <w:t>ethically-approved</w:t>
      </w:r>
      <w:proofErr w:type="gramEnd"/>
      <w:r>
        <w:rPr>
          <w:rStyle w:val="Strong"/>
          <w:rFonts w:ascii="Arial" w:hAnsi="Arial"/>
          <w:b w:val="0"/>
          <w:bCs w:val="0"/>
        </w:rPr>
        <w:t xml:space="preserve"> information sheet, explaining the study, their rights, and support. Making clear participation is optional and can withdraw any time, that any decision will be without detriment to them (ICH GCP, 2021,2016). This will be written in plain language and informed by PPI-input. Only participants who have offered their informed consent will go forward.</w:t>
      </w:r>
    </w:p>
    <w:p w14:paraId="499D706E" w14:textId="77777777" w:rsidR="00636F9B" w:rsidRDefault="00636F9B">
      <w:pPr>
        <w:jc w:val="both"/>
        <w:rPr>
          <w:rStyle w:val="Strong"/>
          <w:rFonts w:ascii="Arial" w:hAnsi="Arial"/>
          <w:b w:val="0"/>
          <w:bCs w:val="0"/>
        </w:rPr>
      </w:pPr>
    </w:p>
    <w:p w14:paraId="37EF0A26" w14:textId="77777777" w:rsidR="00636F9B" w:rsidRDefault="00000000">
      <w:pPr>
        <w:jc w:val="both"/>
      </w:pPr>
      <w:r>
        <w:rPr>
          <w:rStyle w:val="Strong"/>
          <w:rFonts w:ascii="Arial" w:hAnsi="Arial"/>
        </w:rPr>
        <w:t>Minimising Risk to Researcher</w:t>
      </w:r>
    </w:p>
    <w:p w14:paraId="686513A4" w14:textId="77777777" w:rsidR="00636F9B" w:rsidRDefault="00000000">
      <w:pPr>
        <w:jc w:val="both"/>
      </w:pPr>
      <w:r>
        <w:rPr>
          <w:rStyle w:val="Strong"/>
          <w:rFonts w:ascii="Arial" w:hAnsi="Arial"/>
          <w:b w:val="0"/>
          <w:bCs w:val="0"/>
        </w:rPr>
        <w:t xml:space="preserve">Psychological and sometimes physical risk exists researching sensitive topics (Dickson-Swift, et al., 2008). However, observation and interviewing </w:t>
      </w:r>
      <w:proofErr w:type="gramStart"/>
      <w:r>
        <w:rPr>
          <w:rStyle w:val="Strong"/>
          <w:rFonts w:ascii="Arial" w:hAnsi="Arial"/>
          <w:b w:val="0"/>
          <w:bCs w:val="0"/>
        </w:rPr>
        <w:t>is</w:t>
      </w:r>
      <w:proofErr w:type="gramEnd"/>
      <w:r>
        <w:rPr>
          <w:rStyle w:val="Strong"/>
          <w:rFonts w:ascii="Arial" w:hAnsi="Arial"/>
          <w:b w:val="0"/>
          <w:bCs w:val="0"/>
        </w:rPr>
        <w:t xml:space="preserve"> generally low-risk. </w:t>
      </w:r>
      <w:proofErr w:type="gramStart"/>
      <w:r>
        <w:rPr>
          <w:rStyle w:val="Strong"/>
          <w:rFonts w:ascii="Arial" w:hAnsi="Arial"/>
          <w:b w:val="0"/>
          <w:bCs w:val="0"/>
        </w:rPr>
        <w:t>Emotive-aspects</w:t>
      </w:r>
      <w:proofErr w:type="gramEnd"/>
      <w:r>
        <w:rPr>
          <w:rStyle w:val="Strong"/>
          <w:rFonts w:ascii="Arial" w:hAnsi="Arial"/>
          <w:b w:val="0"/>
          <w:bCs w:val="0"/>
        </w:rPr>
        <w:t xml:space="preserve"> of the patient experience for both patient and carer, and myself, are likely to be encountered. Speaking to patients and carers will only occur after informed consent and an empathetic approach that facilitates a safe experience, and that allows for breaks and flexibility in response to individual circumstances.  Acknowledging my being an “insider” on this research and known at these centres is an enormous advantage, but also requires transparency (Toy-Cronin, 2018). This will mitigate against potential harms or undesirable experiences.</w:t>
      </w:r>
    </w:p>
    <w:p w14:paraId="08AF717E" w14:textId="77777777" w:rsidR="00636F9B" w:rsidRDefault="00636F9B">
      <w:pPr>
        <w:jc w:val="both"/>
        <w:rPr>
          <w:rStyle w:val="Strong"/>
          <w:rFonts w:ascii="Arial" w:hAnsi="Arial"/>
          <w:b w:val="0"/>
          <w:bCs w:val="0"/>
        </w:rPr>
      </w:pPr>
    </w:p>
    <w:p w14:paraId="4DA1AC5D" w14:textId="77777777" w:rsidR="00636F9B" w:rsidRDefault="00000000">
      <w:pPr>
        <w:jc w:val="both"/>
        <w:rPr>
          <w:rFonts w:ascii="Arial" w:hAnsi="Arial"/>
        </w:rPr>
      </w:pPr>
      <w:r>
        <w:rPr>
          <w:rStyle w:val="Strong"/>
          <w:rFonts w:ascii="Arial" w:hAnsi="Arial"/>
        </w:rPr>
        <w:t>Minimising Risk to Patients</w:t>
      </w:r>
    </w:p>
    <w:p w14:paraId="4E5E5176" w14:textId="77777777" w:rsidR="00636F9B" w:rsidRDefault="00000000">
      <w:pPr>
        <w:jc w:val="both"/>
      </w:pPr>
      <w:r>
        <w:rPr>
          <w:rStyle w:val="Strong"/>
          <w:rFonts w:ascii="Arial" w:hAnsi="Arial"/>
          <w:b w:val="0"/>
          <w:bCs w:val="0"/>
        </w:rPr>
        <w:t xml:space="preserve">Another ethical dimension is patients/carers requiring input outside of research. For example, based on PPI-input and other researchers’ experience, many stroke patients </w:t>
      </w:r>
      <w:r>
        <w:rPr>
          <w:rStyle w:val="Strong"/>
          <w:rFonts w:ascii="Arial" w:hAnsi="Arial"/>
          <w:b w:val="0"/>
          <w:bCs w:val="0"/>
        </w:rPr>
        <w:lastRenderedPageBreak/>
        <w:t xml:space="preserve">mention their side effects due likely to statins, and ask about this class of medicines. This occurs when they encounter a healthcare professional or </w:t>
      </w:r>
      <w:proofErr w:type="gramStart"/>
      <w:r>
        <w:rPr>
          <w:rStyle w:val="Strong"/>
          <w:rFonts w:ascii="Arial" w:hAnsi="Arial"/>
          <w:b w:val="0"/>
          <w:bCs w:val="0"/>
        </w:rPr>
        <w:t>researcher, and</w:t>
      </w:r>
      <w:proofErr w:type="gramEnd"/>
      <w:r>
        <w:rPr>
          <w:rStyle w:val="Strong"/>
          <w:rFonts w:ascii="Arial" w:hAnsi="Arial"/>
          <w:b w:val="0"/>
          <w:bCs w:val="0"/>
        </w:rPr>
        <w:t xml:space="preserve"> is widely-prescribed for stroke secondary prevention (RCP, 2023; Wilding, 2012). In such a case I will acknowledge my scope of practice and role as researcher, and therefore </w:t>
      </w:r>
      <w:proofErr w:type="gramStart"/>
      <w:r>
        <w:rPr>
          <w:rStyle w:val="Strong"/>
          <w:rFonts w:ascii="Arial" w:hAnsi="Arial"/>
          <w:b w:val="0"/>
          <w:bCs w:val="0"/>
        </w:rPr>
        <w:t>sign-post</w:t>
      </w:r>
      <w:proofErr w:type="gramEnd"/>
      <w:r>
        <w:rPr>
          <w:rStyle w:val="Strong"/>
          <w:rFonts w:ascii="Arial" w:hAnsi="Arial"/>
          <w:b w:val="0"/>
          <w:bCs w:val="0"/>
        </w:rPr>
        <w:t xml:space="preserve"> or connect the patient to relevant services/point of contacts. Similarly, complaints and discussions about rights and the service will </w:t>
      </w:r>
      <w:proofErr w:type="gramStart"/>
      <w:r>
        <w:rPr>
          <w:rStyle w:val="Strong"/>
          <w:rFonts w:ascii="Arial" w:hAnsi="Arial"/>
          <w:b w:val="0"/>
          <w:bCs w:val="0"/>
        </w:rPr>
        <w:t>be connected with</w:t>
      </w:r>
      <w:proofErr w:type="gramEnd"/>
      <w:r>
        <w:rPr>
          <w:rStyle w:val="Strong"/>
          <w:rFonts w:ascii="Arial" w:hAnsi="Arial"/>
          <w:b w:val="0"/>
          <w:bCs w:val="0"/>
        </w:rPr>
        <w:t xml:space="preserve"> PALS.</w:t>
      </w:r>
    </w:p>
    <w:p w14:paraId="1368085E" w14:textId="77777777" w:rsidR="00636F9B" w:rsidRDefault="00636F9B">
      <w:pPr>
        <w:jc w:val="both"/>
        <w:rPr>
          <w:rStyle w:val="Strong"/>
          <w:rFonts w:ascii="Arial" w:hAnsi="Arial"/>
          <w:b w:val="0"/>
          <w:bCs w:val="0"/>
        </w:rPr>
      </w:pPr>
    </w:p>
    <w:p w14:paraId="1915B23A" w14:textId="77777777" w:rsidR="00636F9B" w:rsidRDefault="00000000">
      <w:pPr>
        <w:jc w:val="both"/>
        <w:rPr>
          <w:rFonts w:ascii="Arial" w:hAnsi="Arial"/>
          <w:b/>
          <w:bCs/>
        </w:rPr>
      </w:pPr>
      <w:r>
        <w:rPr>
          <w:rFonts w:ascii="Arial" w:hAnsi="Arial"/>
          <w:b/>
          <w:bCs/>
        </w:rPr>
        <w:t>Success Criteria</w:t>
      </w:r>
    </w:p>
    <w:p w14:paraId="706317C2" w14:textId="77777777" w:rsidR="00636F9B" w:rsidRDefault="00000000">
      <w:pPr>
        <w:rPr>
          <w:rFonts w:ascii="Arial" w:hAnsi="Arial"/>
          <w:color w:val="3465A4"/>
          <w:sz w:val="18"/>
          <w:szCs w:val="18"/>
        </w:rPr>
      </w:pPr>
      <w:r>
        <w:rPr>
          <w:rFonts w:ascii="Arial" w:hAnsi="Arial"/>
          <w:color w:val="3465A4"/>
          <w:sz w:val="18"/>
          <w:szCs w:val="18"/>
        </w:rPr>
        <w:t xml:space="preserve">Please set out the measurements of success you intend to use </w:t>
      </w:r>
      <w:proofErr w:type="gramStart"/>
      <w:r>
        <w:rPr>
          <w:rFonts w:ascii="Arial" w:hAnsi="Arial"/>
          <w:color w:val="3465A4"/>
          <w:sz w:val="18"/>
          <w:szCs w:val="18"/>
        </w:rPr>
        <w:t>and also</w:t>
      </w:r>
      <w:proofErr w:type="gramEnd"/>
      <w:r>
        <w:rPr>
          <w:rFonts w:ascii="Arial" w:hAnsi="Arial"/>
          <w:color w:val="3465A4"/>
          <w:sz w:val="18"/>
          <w:szCs w:val="18"/>
        </w:rPr>
        <w:t xml:space="preserve"> the key risks to delivering this research and what contingencies you will put in place to deal with them. This section should identify appropriate actions that would reduce or eliminate each risk or its impact.</w:t>
      </w:r>
    </w:p>
    <w:p w14:paraId="249372A0" w14:textId="77777777" w:rsidR="00636F9B" w:rsidRDefault="00636F9B">
      <w:pPr>
        <w:rPr>
          <w:rFonts w:ascii="Arial" w:hAnsi="Arial"/>
          <w:color w:val="168253"/>
          <w:sz w:val="18"/>
          <w:szCs w:val="18"/>
        </w:rPr>
      </w:pPr>
    </w:p>
    <w:p w14:paraId="47A1356C" w14:textId="77777777" w:rsidR="00636F9B" w:rsidRDefault="00000000">
      <w:pPr>
        <w:jc w:val="both"/>
        <w:rPr>
          <w:rFonts w:ascii="Arial" w:hAnsi="Arial"/>
        </w:rPr>
      </w:pPr>
      <w:r>
        <w:rPr>
          <w:rFonts w:ascii="Arial" w:hAnsi="Arial"/>
        </w:rPr>
        <w:t>Success measures:</w:t>
      </w:r>
    </w:p>
    <w:p w14:paraId="0E8B4D26" w14:textId="77777777" w:rsidR="00636F9B" w:rsidRDefault="00636F9B">
      <w:pPr>
        <w:jc w:val="both"/>
        <w:rPr>
          <w:rFonts w:ascii="Arial" w:hAnsi="Arial"/>
        </w:rPr>
      </w:pPr>
    </w:p>
    <w:p w14:paraId="111B6746" w14:textId="77777777" w:rsidR="00636F9B" w:rsidRDefault="00000000">
      <w:pPr>
        <w:numPr>
          <w:ilvl w:val="0"/>
          <w:numId w:val="17"/>
        </w:numPr>
        <w:tabs>
          <w:tab w:val="left" w:pos="709"/>
        </w:tabs>
        <w:jc w:val="both"/>
        <w:rPr>
          <w:rFonts w:ascii="Arial" w:hAnsi="Arial"/>
        </w:rPr>
      </w:pPr>
      <w:r>
        <w:rPr>
          <w:rFonts w:ascii="Arial" w:hAnsi="Arial"/>
        </w:rPr>
        <w:t xml:space="preserve">Recruitment of patients and service stakeholder according to </w:t>
      </w:r>
      <w:proofErr w:type="gramStart"/>
      <w:r>
        <w:rPr>
          <w:rFonts w:ascii="Arial" w:hAnsi="Arial"/>
        </w:rPr>
        <w:t>plan;</w:t>
      </w:r>
      <w:proofErr w:type="gramEnd"/>
    </w:p>
    <w:p w14:paraId="6355B24F" w14:textId="77777777" w:rsidR="00636F9B" w:rsidRDefault="00636F9B">
      <w:pPr>
        <w:jc w:val="both"/>
        <w:rPr>
          <w:rFonts w:ascii="Arial" w:hAnsi="Arial"/>
        </w:rPr>
      </w:pPr>
    </w:p>
    <w:p w14:paraId="69A65E48" w14:textId="77777777" w:rsidR="00636F9B" w:rsidRDefault="00000000">
      <w:pPr>
        <w:numPr>
          <w:ilvl w:val="0"/>
          <w:numId w:val="18"/>
        </w:numPr>
        <w:tabs>
          <w:tab w:val="left" w:pos="709"/>
        </w:tabs>
        <w:jc w:val="both"/>
        <w:rPr>
          <w:rFonts w:ascii="Arial" w:hAnsi="Arial"/>
        </w:rPr>
      </w:pPr>
      <w:r>
        <w:rPr>
          <w:rFonts w:ascii="Arial" w:hAnsi="Arial"/>
        </w:rPr>
        <w:t xml:space="preserve">Publications and conference presentations – widely-shared to benefit patients, carers, and </w:t>
      </w:r>
      <w:proofErr w:type="gramStart"/>
      <w:r>
        <w:rPr>
          <w:rFonts w:ascii="Arial" w:hAnsi="Arial"/>
        </w:rPr>
        <w:t>professionals;</w:t>
      </w:r>
      <w:proofErr w:type="gramEnd"/>
    </w:p>
    <w:p w14:paraId="2E7BEB57" w14:textId="77777777" w:rsidR="00636F9B" w:rsidRDefault="00636F9B">
      <w:pPr>
        <w:jc w:val="both"/>
        <w:rPr>
          <w:rFonts w:ascii="Arial" w:hAnsi="Arial"/>
        </w:rPr>
      </w:pPr>
    </w:p>
    <w:p w14:paraId="630033C2" w14:textId="77777777" w:rsidR="00636F9B" w:rsidRDefault="00000000">
      <w:pPr>
        <w:numPr>
          <w:ilvl w:val="0"/>
          <w:numId w:val="19"/>
        </w:numPr>
        <w:tabs>
          <w:tab w:val="left" w:pos="709"/>
        </w:tabs>
        <w:jc w:val="both"/>
        <w:rPr>
          <w:rFonts w:ascii="Arial" w:hAnsi="Arial"/>
        </w:rPr>
      </w:pPr>
      <w:r>
        <w:rPr>
          <w:rFonts w:ascii="Arial" w:hAnsi="Arial"/>
        </w:rPr>
        <w:t xml:space="preserve">Completion of substantial and wide-ranging training and development </w:t>
      </w:r>
      <w:proofErr w:type="gramStart"/>
      <w:r>
        <w:rPr>
          <w:rFonts w:ascii="Arial" w:hAnsi="Arial"/>
        </w:rPr>
        <w:t>programme;</w:t>
      </w:r>
      <w:proofErr w:type="gramEnd"/>
    </w:p>
    <w:p w14:paraId="19CE7A70" w14:textId="77777777" w:rsidR="00636F9B" w:rsidRDefault="00636F9B">
      <w:pPr>
        <w:jc w:val="both"/>
        <w:rPr>
          <w:rFonts w:ascii="Arial" w:hAnsi="Arial"/>
        </w:rPr>
      </w:pPr>
    </w:p>
    <w:p w14:paraId="213BCFD0" w14:textId="77777777" w:rsidR="00636F9B" w:rsidRDefault="00000000">
      <w:pPr>
        <w:numPr>
          <w:ilvl w:val="0"/>
          <w:numId w:val="20"/>
        </w:numPr>
        <w:tabs>
          <w:tab w:val="left" w:pos="709"/>
        </w:tabs>
        <w:jc w:val="both"/>
        <w:rPr>
          <w:rFonts w:ascii="Arial" w:hAnsi="Arial"/>
        </w:rPr>
      </w:pPr>
      <w:r>
        <w:rPr>
          <w:rFonts w:ascii="Arial" w:hAnsi="Arial"/>
        </w:rPr>
        <w:t xml:space="preserve">Equipped with relevant research- and professional-skills to be a leading clinical </w:t>
      </w:r>
      <w:proofErr w:type="gramStart"/>
      <w:r>
        <w:rPr>
          <w:rFonts w:ascii="Arial" w:hAnsi="Arial"/>
        </w:rPr>
        <w:t>academic;</w:t>
      </w:r>
      <w:proofErr w:type="gramEnd"/>
    </w:p>
    <w:p w14:paraId="0EA03016" w14:textId="77777777" w:rsidR="00636F9B" w:rsidRDefault="00636F9B">
      <w:pPr>
        <w:jc w:val="both"/>
        <w:rPr>
          <w:rFonts w:ascii="Arial" w:hAnsi="Arial"/>
        </w:rPr>
      </w:pPr>
    </w:p>
    <w:p w14:paraId="32618772" w14:textId="77777777" w:rsidR="00636F9B" w:rsidRDefault="00000000">
      <w:pPr>
        <w:numPr>
          <w:ilvl w:val="0"/>
          <w:numId w:val="21"/>
        </w:numPr>
        <w:tabs>
          <w:tab w:val="left" w:pos="709"/>
        </w:tabs>
        <w:jc w:val="both"/>
        <w:rPr>
          <w:rFonts w:ascii="Arial" w:hAnsi="Arial"/>
        </w:rPr>
      </w:pPr>
      <w:r>
        <w:rPr>
          <w:rFonts w:ascii="Arial" w:hAnsi="Arial"/>
        </w:rPr>
        <w:t xml:space="preserve">Completed fellowship with impactful outputs, and transition to a clinical </w:t>
      </w:r>
      <w:proofErr w:type="gramStart"/>
      <w:r>
        <w:rPr>
          <w:rFonts w:ascii="Arial" w:hAnsi="Arial"/>
        </w:rPr>
        <w:t>academic;</w:t>
      </w:r>
      <w:proofErr w:type="gramEnd"/>
    </w:p>
    <w:p w14:paraId="6295F6E1" w14:textId="77777777" w:rsidR="00636F9B" w:rsidRDefault="00636F9B">
      <w:pPr>
        <w:jc w:val="both"/>
        <w:rPr>
          <w:rFonts w:ascii="Arial" w:hAnsi="Arial"/>
        </w:rPr>
      </w:pPr>
    </w:p>
    <w:p w14:paraId="2E2D071B" w14:textId="77777777" w:rsidR="00636F9B" w:rsidRDefault="00000000">
      <w:pPr>
        <w:numPr>
          <w:ilvl w:val="0"/>
          <w:numId w:val="22"/>
        </w:numPr>
        <w:tabs>
          <w:tab w:val="left" w:pos="709"/>
        </w:tabs>
        <w:jc w:val="both"/>
        <w:rPr>
          <w:rFonts w:ascii="Arial" w:hAnsi="Arial"/>
        </w:rPr>
      </w:pPr>
      <w:r>
        <w:rPr>
          <w:rFonts w:ascii="Arial" w:hAnsi="Arial"/>
        </w:rPr>
        <w:t>Awarded a PhD by research for improving inclusive participation in stroke research.</w:t>
      </w:r>
    </w:p>
    <w:p w14:paraId="107669D5" w14:textId="77777777" w:rsidR="00636F9B" w:rsidRDefault="00636F9B">
      <w:pPr>
        <w:jc w:val="both"/>
        <w:rPr>
          <w:rFonts w:ascii="Arial" w:hAnsi="Arial"/>
        </w:rPr>
      </w:pPr>
    </w:p>
    <w:p w14:paraId="29C6CDBF" w14:textId="77777777" w:rsidR="00636F9B" w:rsidRDefault="00000000">
      <w:pPr>
        <w:jc w:val="both"/>
      </w:pPr>
      <w:r>
        <w:rPr>
          <w:rStyle w:val="Strong"/>
          <w:rFonts w:ascii="Arial" w:hAnsi="Arial"/>
        </w:rPr>
        <w:t>Potential risks and mitigations</w:t>
      </w:r>
      <w:r>
        <w:rPr>
          <w:rFonts w:ascii="Arial" w:hAnsi="Arial"/>
        </w:rPr>
        <w:t>:</w:t>
      </w:r>
    </w:p>
    <w:p w14:paraId="4ACFE929" w14:textId="77777777" w:rsidR="00636F9B" w:rsidRDefault="00000000">
      <w:pPr>
        <w:numPr>
          <w:ilvl w:val="0"/>
          <w:numId w:val="23"/>
        </w:numPr>
        <w:tabs>
          <w:tab w:val="left" w:pos="709"/>
        </w:tabs>
        <w:jc w:val="both"/>
        <w:rPr>
          <w:rFonts w:ascii="Arial" w:hAnsi="Arial"/>
        </w:rPr>
      </w:pPr>
      <w:r>
        <w:rPr>
          <w:rFonts w:ascii="Arial" w:hAnsi="Arial"/>
        </w:rPr>
        <w:t xml:space="preserve">The ambitiousness of my study, which is required to solve this urgent problem. Early involvement, </w:t>
      </w:r>
      <w:proofErr w:type="gramStart"/>
      <w:r>
        <w:rPr>
          <w:rFonts w:ascii="Arial" w:hAnsi="Arial"/>
        </w:rPr>
        <w:t>input</w:t>
      </w:r>
      <w:proofErr w:type="gramEnd"/>
      <w:r>
        <w:rPr>
          <w:rFonts w:ascii="Arial" w:hAnsi="Arial"/>
        </w:rPr>
        <w:t xml:space="preserve"> and full-support from HSRCs nationwide will facilitate full-realisation of this project.</w:t>
      </w:r>
    </w:p>
    <w:p w14:paraId="25309C64" w14:textId="77777777" w:rsidR="00636F9B" w:rsidRDefault="00636F9B">
      <w:pPr>
        <w:jc w:val="both"/>
        <w:rPr>
          <w:rFonts w:ascii="Arial" w:hAnsi="Arial"/>
        </w:rPr>
      </w:pPr>
    </w:p>
    <w:p w14:paraId="54EC81A4" w14:textId="77777777" w:rsidR="00636F9B" w:rsidRDefault="00000000">
      <w:pPr>
        <w:numPr>
          <w:ilvl w:val="0"/>
          <w:numId w:val="24"/>
        </w:numPr>
        <w:tabs>
          <w:tab w:val="left" w:pos="709"/>
        </w:tabs>
        <w:jc w:val="both"/>
      </w:pPr>
      <w:r>
        <w:rPr>
          <w:rFonts w:ascii="Arial" w:hAnsi="Arial"/>
        </w:rPr>
        <w:t>Insufficient participation</w:t>
      </w:r>
      <w:r>
        <w:rPr>
          <w:rStyle w:val="Strong"/>
          <w:rFonts w:ascii="Arial" w:hAnsi="Arial"/>
        </w:rPr>
        <w:t>.</w:t>
      </w:r>
      <w:r>
        <w:rPr>
          <w:rFonts w:ascii="Arial" w:hAnsi="Arial"/>
        </w:rPr>
        <w:t xml:space="preserve"> Risk would be not recruiting enough participants nor diverse set of patients. </w:t>
      </w:r>
      <w:proofErr w:type="gramStart"/>
      <w:r>
        <w:rPr>
          <w:rFonts w:ascii="Arial" w:hAnsi="Arial"/>
        </w:rPr>
        <w:t>Therefore</w:t>
      </w:r>
      <w:proofErr w:type="gramEnd"/>
      <w:r>
        <w:rPr>
          <w:rFonts w:ascii="Arial" w:hAnsi="Arial"/>
        </w:rPr>
        <w:t xml:space="preserve"> I will monitor recruitment and diversity using, forming </w:t>
      </w:r>
      <w:commentRangeStart w:id="48"/>
      <w:r>
        <w:rPr>
          <w:rFonts w:ascii="Arial" w:hAnsi="Arial"/>
        </w:rPr>
        <w:t>action plans</w:t>
      </w:r>
      <w:commentRangeEnd w:id="48"/>
      <w:r w:rsidR="00912E1B">
        <w:rPr>
          <w:rStyle w:val="CommentReference"/>
          <w:rFonts w:cs="Mangal"/>
        </w:rPr>
        <w:commentReference w:id="48"/>
      </w:r>
      <w:r>
        <w:rPr>
          <w:rFonts w:ascii="Arial" w:hAnsi="Arial"/>
        </w:rPr>
        <w:t xml:space="preserve"> when needed, with support from my PPI group and PERC.</w:t>
      </w:r>
    </w:p>
    <w:p w14:paraId="10365E34" w14:textId="77777777" w:rsidR="00636F9B" w:rsidRDefault="00636F9B">
      <w:pPr>
        <w:jc w:val="both"/>
        <w:rPr>
          <w:rFonts w:ascii="Arial" w:hAnsi="Arial"/>
        </w:rPr>
      </w:pPr>
    </w:p>
    <w:p w14:paraId="10C89A67" w14:textId="77777777" w:rsidR="00636F9B" w:rsidRDefault="00000000">
      <w:pPr>
        <w:numPr>
          <w:ilvl w:val="0"/>
          <w:numId w:val="25"/>
        </w:numPr>
        <w:tabs>
          <w:tab w:val="left" w:pos="709"/>
        </w:tabs>
        <w:jc w:val="both"/>
      </w:pPr>
      <w:r>
        <w:rPr>
          <w:rStyle w:val="Strong"/>
          <w:rFonts w:ascii="Arial" w:hAnsi="Arial"/>
          <w:b w:val="0"/>
          <w:bCs w:val="0"/>
        </w:rPr>
        <w:t xml:space="preserve">Accommodation of patient preferences to facilitate participation. Issues related to travel or accessibility due to logistics or patient/carer preference can be overcome by use of technology, such as MS Teams and </w:t>
      </w:r>
      <w:proofErr w:type="gramStart"/>
      <w:r>
        <w:rPr>
          <w:rStyle w:val="Strong"/>
          <w:rFonts w:ascii="Arial" w:hAnsi="Arial"/>
          <w:b w:val="0"/>
          <w:bCs w:val="0"/>
        </w:rPr>
        <w:t>Zoom;</w:t>
      </w:r>
      <w:proofErr w:type="gramEnd"/>
      <w:r>
        <w:rPr>
          <w:rStyle w:val="Strong"/>
          <w:rFonts w:ascii="Arial" w:hAnsi="Arial"/>
          <w:b w:val="0"/>
          <w:bCs w:val="0"/>
        </w:rPr>
        <w:t xml:space="preserve"> when face-to-face is not possible or preferred.</w:t>
      </w:r>
    </w:p>
    <w:p w14:paraId="7AD82D04" w14:textId="77777777" w:rsidR="00636F9B" w:rsidRDefault="00636F9B">
      <w:pPr>
        <w:jc w:val="both"/>
        <w:rPr>
          <w:rFonts w:ascii="Arial" w:hAnsi="Arial"/>
        </w:rPr>
      </w:pPr>
    </w:p>
    <w:p w14:paraId="5243FD38" w14:textId="77777777" w:rsidR="00636F9B" w:rsidRDefault="00000000">
      <w:pPr>
        <w:numPr>
          <w:ilvl w:val="0"/>
          <w:numId w:val="26"/>
        </w:numPr>
        <w:tabs>
          <w:tab w:val="left" w:pos="709"/>
        </w:tabs>
        <w:jc w:val="both"/>
        <w:rPr>
          <w:rFonts w:ascii="Arial" w:hAnsi="Arial"/>
        </w:rPr>
      </w:pPr>
      <w:r>
        <w:rPr>
          <w:rStyle w:val="Strong"/>
          <w:rFonts w:ascii="Arial" w:hAnsi="Arial"/>
          <w:b w:val="0"/>
          <w:bCs w:val="0"/>
        </w:rPr>
        <w:t xml:space="preserve">Navigating Ethical Issues. PPI-input will ensure I can deal with ethical issues optimally (NIHR, 2012). Also, in securing a </w:t>
      </w:r>
      <w:proofErr w:type="gramStart"/>
      <w:r>
        <w:rPr>
          <w:rStyle w:val="Strong"/>
          <w:rFonts w:ascii="Arial" w:hAnsi="Arial"/>
          <w:b w:val="0"/>
          <w:bCs w:val="0"/>
        </w:rPr>
        <w:t>diverse strata</w:t>
      </w:r>
      <w:proofErr w:type="gramEnd"/>
      <w:r>
        <w:rPr>
          <w:rStyle w:val="Strong"/>
          <w:rFonts w:ascii="Arial" w:hAnsi="Arial"/>
          <w:b w:val="0"/>
          <w:bCs w:val="0"/>
        </w:rPr>
        <w:t xml:space="preserve"> of patients and carers. I will document and </w:t>
      </w:r>
      <w:proofErr w:type="gramStart"/>
      <w:r>
        <w:rPr>
          <w:rStyle w:val="Strong"/>
          <w:rFonts w:ascii="Arial" w:hAnsi="Arial"/>
          <w:b w:val="0"/>
          <w:bCs w:val="0"/>
        </w:rPr>
        <w:t>monitor  of</w:t>
      </w:r>
      <w:proofErr w:type="gramEnd"/>
      <w:r>
        <w:rPr>
          <w:rStyle w:val="Strong"/>
          <w:rFonts w:ascii="Arial" w:hAnsi="Arial"/>
          <w:b w:val="0"/>
          <w:bCs w:val="0"/>
        </w:rPr>
        <w:t xml:space="preserve"> diversity of both PPI groups, participants, and co-design process, and formulate action-plans if required.</w:t>
      </w:r>
    </w:p>
    <w:p w14:paraId="15563679" w14:textId="77777777" w:rsidR="00636F9B" w:rsidRDefault="00636F9B"/>
    <w:p w14:paraId="27746D5E" w14:textId="77777777" w:rsidR="00636F9B" w:rsidRDefault="00000000">
      <w:pPr>
        <w:jc w:val="both"/>
        <w:rPr>
          <w:rFonts w:ascii="Arial" w:hAnsi="Arial"/>
          <w:b/>
          <w:bCs/>
        </w:rPr>
      </w:pPr>
      <w:bookmarkStart w:id="49" w:name="patient-and-public-involvement_Copy_1"/>
      <w:bookmarkEnd w:id="49"/>
      <w:r>
        <w:rPr>
          <w:rFonts w:ascii="Arial" w:hAnsi="Arial"/>
          <w:b/>
          <w:bCs/>
        </w:rPr>
        <w:t>Patient and Public Involvement</w:t>
      </w:r>
    </w:p>
    <w:p w14:paraId="38946579" w14:textId="77777777" w:rsidR="00636F9B" w:rsidRDefault="00000000">
      <w:pPr>
        <w:jc w:val="both"/>
        <w:rPr>
          <w:rFonts w:ascii="Arial" w:hAnsi="Arial"/>
          <w:b/>
          <w:bCs/>
        </w:rPr>
      </w:pPr>
      <w:r>
        <w:rPr>
          <w:rFonts w:ascii="Arial" w:hAnsi="Arial"/>
          <w:b/>
          <w:bCs/>
        </w:rPr>
        <w:t xml:space="preserve">Please describe how patients/service users, carers and the public have been involved in developing this proposal – </w:t>
      </w:r>
      <w:proofErr w:type="gramStart"/>
      <w:r>
        <w:rPr>
          <w:rFonts w:ascii="Arial" w:hAnsi="Arial"/>
          <w:b/>
          <w:bCs/>
        </w:rPr>
        <w:t>350 word</w:t>
      </w:r>
      <w:proofErr w:type="gramEnd"/>
      <w:r>
        <w:rPr>
          <w:rFonts w:ascii="Arial" w:hAnsi="Arial"/>
          <w:b/>
          <w:bCs/>
        </w:rPr>
        <w:t xml:space="preserve"> limit</w:t>
      </w:r>
    </w:p>
    <w:p w14:paraId="3005A0E2" w14:textId="77777777" w:rsidR="00636F9B" w:rsidRDefault="00000000">
      <w:pPr>
        <w:jc w:val="both"/>
        <w:rPr>
          <w:rFonts w:ascii="Arial" w:hAnsi="Arial"/>
          <w:color w:val="3465A4"/>
          <w:sz w:val="18"/>
          <w:szCs w:val="18"/>
        </w:rPr>
      </w:pPr>
      <w:r>
        <w:rPr>
          <w:rFonts w:ascii="Arial" w:hAnsi="Arial"/>
          <w:color w:val="3465A4"/>
          <w:sz w:val="18"/>
          <w:szCs w:val="18"/>
        </w:rPr>
        <w:t>You should describe who has been involved and why this is appropriate, what role(s) they have played and what influence or change has happened as result of their involvement.</w:t>
      </w:r>
    </w:p>
    <w:p w14:paraId="62F9D458" w14:textId="77777777" w:rsidR="00636F9B" w:rsidRDefault="00000000">
      <w:pPr>
        <w:jc w:val="both"/>
      </w:pPr>
      <w:r>
        <w:rPr>
          <w:rFonts w:ascii="Arial" w:hAnsi="Arial"/>
          <w:color w:val="3465A4"/>
          <w:sz w:val="18"/>
          <w:szCs w:val="18"/>
        </w:rPr>
        <w:lastRenderedPageBreak/>
        <w:t>Patients, carers, service users and the public can be involved in every stage of a research project, from developing a proposal through to dissemination and evaluation. You can find </w:t>
      </w:r>
      <w:hyperlink r:id="rId21">
        <w:r>
          <w:rPr>
            <w:rStyle w:val="Hyperlink"/>
            <w:rFonts w:ascii="Arial" w:hAnsi="Arial"/>
            <w:color w:val="3465A4"/>
            <w:sz w:val="18"/>
            <w:szCs w:val="18"/>
          </w:rPr>
          <w:t>further resources to support the design of your PPI</w:t>
        </w:r>
      </w:hyperlink>
      <w:r>
        <w:rPr>
          <w:rFonts w:ascii="Arial" w:hAnsi="Arial"/>
          <w:color w:val="3465A4"/>
          <w:sz w:val="18"/>
          <w:szCs w:val="18"/>
        </w:rPr>
        <w:t> on our website. See also </w:t>
      </w:r>
      <w:hyperlink r:id="rId22">
        <w:r>
          <w:rPr>
            <w:rStyle w:val="Hyperlink"/>
            <w:rFonts w:ascii="Arial" w:hAnsi="Arial"/>
            <w:color w:val="3465A4"/>
            <w:sz w:val="18"/>
            <w:szCs w:val="18"/>
          </w:rPr>
          <w:t>Briefing notes for researchers - public involvement in NHS, health and social care research</w:t>
        </w:r>
      </w:hyperlink>
      <w:r>
        <w:rPr>
          <w:rStyle w:val="Hyperlink"/>
          <w:rFonts w:ascii="Arial" w:hAnsi="Arial"/>
          <w:color w:val="3465A4"/>
          <w:sz w:val="18"/>
          <w:szCs w:val="18"/>
        </w:rPr>
        <w:t>.</w:t>
      </w:r>
    </w:p>
    <w:p w14:paraId="2554106F" w14:textId="77777777" w:rsidR="00636F9B" w:rsidRDefault="00000000">
      <w:pPr>
        <w:jc w:val="both"/>
        <w:rPr>
          <w:rStyle w:val="Strong"/>
          <w:rFonts w:ascii="Arial" w:hAnsi="Arial"/>
        </w:rPr>
      </w:pPr>
      <w:r>
        <w:rPr>
          <w:rStyle w:val="Strong"/>
          <w:rFonts w:ascii="Arial" w:hAnsi="Arial"/>
        </w:rPr>
        <w:t>Needs completion.</w:t>
      </w:r>
    </w:p>
    <w:p w14:paraId="25072B59" w14:textId="77777777" w:rsidR="00636F9B" w:rsidRDefault="00636F9B">
      <w:pPr>
        <w:jc w:val="both"/>
        <w:rPr>
          <w:rStyle w:val="Strong"/>
          <w:rFonts w:ascii="Arial" w:hAnsi="Arial"/>
        </w:rPr>
      </w:pPr>
    </w:p>
    <w:p w14:paraId="1F16B194" w14:textId="77777777" w:rsidR="00636F9B" w:rsidRDefault="00000000">
      <w:pPr>
        <w:jc w:val="both"/>
      </w:pPr>
      <w:r>
        <w:rPr>
          <w:rStyle w:val="Strong"/>
          <w:rFonts w:ascii="Arial" w:hAnsi="Arial"/>
        </w:rPr>
        <w:t xml:space="preserve">Please describe the ways in which patients/service users, carers and the public will be actively involved in the proposed research, including any training and support provided – </w:t>
      </w:r>
      <w:proofErr w:type="gramStart"/>
      <w:r>
        <w:rPr>
          <w:rStyle w:val="Strong"/>
          <w:rFonts w:ascii="Arial" w:hAnsi="Arial"/>
        </w:rPr>
        <w:t>350 word</w:t>
      </w:r>
      <w:proofErr w:type="gramEnd"/>
      <w:r>
        <w:rPr>
          <w:rStyle w:val="Strong"/>
          <w:rFonts w:ascii="Arial" w:hAnsi="Arial"/>
        </w:rPr>
        <w:t xml:space="preserve"> limit</w:t>
      </w:r>
    </w:p>
    <w:p w14:paraId="44A72FBD" w14:textId="77777777" w:rsidR="00636F9B" w:rsidRDefault="00000000">
      <w:pPr>
        <w:jc w:val="both"/>
        <w:rPr>
          <w:rFonts w:ascii="Arial" w:hAnsi="Arial"/>
          <w:color w:val="3465A4"/>
          <w:sz w:val="18"/>
          <w:szCs w:val="18"/>
        </w:rPr>
      </w:pPr>
      <w:r>
        <w:rPr>
          <w:rFonts w:ascii="Arial" w:hAnsi="Arial"/>
          <w:color w:val="3465A4"/>
          <w:sz w:val="18"/>
          <w:szCs w:val="18"/>
        </w:rPr>
        <w:t>Explain why your approach to patient and public involvement is appropriate for this proposal. In your description you will need to say who will be involved and why.</w:t>
      </w:r>
    </w:p>
    <w:p w14:paraId="5CDF4F9B" w14:textId="77777777" w:rsidR="00636F9B" w:rsidRDefault="00000000">
      <w:pPr>
        <w:jc w:val="both"/>
        <w:rPr>
          <w:rFonts w:ascii="Arial" w:hAnsi="Arial"/>
          <w:color w:val="3465A4"/>
          <w:sz w:val="18"/>
          <w:szCs w:val="18"/>
        </w:rPr>
      </w:pPr>
      <w:r>
        <w:rPr>
          <w:rFonts w:ascii="Arial" w:hAnsi="Arial"/>
          <w:color w:val="3465A4"/>
          <w:sz w:val="18"/>
          <w:szCs w:val="18"/>
        </w:rPr>
        <w:t>Please use this opportunity to describe how you plan to manage and coordinate the patient and public involvement activities in your project.</w:t>
      </w:r>
    </w:p>
    <w:p w14:paraId="7DFDE75D" w14:textId="77777777" w:rsidR="00636F9B" w:rsidRDefault="00000000">
      <w:pPr>
        <w:jc w:val="both"/>
        <w:rPr>
          <w:rFonts w:ascii="Arial" w:hAnsi="Arial"/>
          <w:color w:val="3465A4"/>
          <w:sz w:val="18"/>
          <w:szCs w:val="18"/>
        </w:rPr>
      </w:pPr>
      <w:r>
        <w:rPr>
          <w:rFonts w:ascii="Arial" w:hAnsi="Arial"/>
          <w:color w:val="3465A4"/>
          <w:sz w:val="18"/>
          <w:szCs w:val="18"/>
        </w:rPr>
        <w:t>Describe how you will support and enable patients/service users, carers, the public and members of relevant communities to contribute to your research (e.g. access, payments, training).</w:t>
      </w:r>
    </w:p>
    <w:p w14:paraId="10A1D6DF" w14:textId="77777777" w:rsidR="00636F9B" w:rsidRDefault="00000000">
      <w:pPr>
        <w:jc w:val="both"/>
        <w:rPr>
          <w:rFonts w:ascii="Arial" w:hAnsi="Arial"/>
          <w:color w:val="3465A4"/>
          <w:sz w:val="18"/>
          <w:szCs w:val="18"/>
        </w:rPr>
      </w:pPr>
      <w:r>
        <w:rPr>
          <w:rFonts w:ascii="Arial" w:hAnsi="Arial"/>
          <w:color w:val="3465A4"/>
          <w:sz w:val="18"/>
          <w:szCs w:val="18"/>
        </w:rPr>
        <w:t>We would also encourage you to outline plans for the capturing, evaluating, and reporting the impact of patient and public involvement activities.</w:t>
      </w:r>
    </w:p>
    <w:p w14:paraId="2BBCD4B2" w14:textId="77777777" w:rsidR="00636F9B" w:rsidRDefault="00000000">
      <w:pPr>
        <w:jc w:val="both"/>
      </w:pPr>
      <w:hyperlink r:id="rId23">
        <w:r>
          <w:rPr>
            <w:rStyle w:val="Hyperlink"/>
            <w:rFonts w:ascii="Arial" w:hAnsi="Arial"/>
            <w:color w:val="3465A4"/>
            <w:sz w:val="18"/>
            <w:szCs w:val="18"/>
          </w:rPr>
          <w:t xml:space="preserve">INVOLVE developed guidance both on how service users and the public/community can be involved and the processes, </w:t>
        </w:r>
        <w:proofErr w:type="gramStart"/>
        <w:r>
          <w:rPr>
            <w:rStyle w:val="Hyperlink"/>
            <w:rFonts w:ascii="Arial" w:hAnsi="Arial"/>
            <w:color w:val="3465A4"/>
            <w:sz w:val="18"/>
            <w:szCs w:val="18"/>
          </w:rPr>
          <w:t>procedures</w:t>
        </w:r>
        <w:proofErr w:type="gramEnd"/>
        <w:r>
          <w:rPr>
            <w:rStyle w:val="Hyperlink"/>
            <w:rFonts w:ascii="Arial" w:hAnsi="Arial"/>
            <w:color w:val="3465A4"/>
            <w:sz w:val="18"/>
            <w:szCs w:val="18"/>
          </w:rPr>
          <w:t xml:space="preserve"> and values necessary to support this involvement.</w:t>
        </w:r>
      </w:hyperlink>
    </w:p>
    <w:p w14:paraId="06388689" w14:textId="77777777" w:rsidR="00636F9B" w:rsidRDefault="00000000">
      <w:pPr>
        <w:jc w:val="both"/>
        <w:rPr>
          <w:rFonts w:ascii="Arial" w:hAnsi="Arial"/>
          <w:color w:val="3465A4"/>
          <w:sz w:val="18"/>
          <w:szCs w:val="18"/>
        </w:rPr>
      </w:pPr>
      <w:r>
        <w:rPr>
          <w:rFonts w:ascii="Arial" w:hAnsi="Arial"/>
          <w:color w:val="3465A4"/>
          <w:sz w:val="18"/>
          <w:szCs w:val="18"/>
        </w:rPr>
        <w:t>Service users and the public/community can be involved in every stage of a research project, from developing a proposal through to dissemination and evaluation.</w:t>
      </w:r>
    </w:p>
    <w:p w14:paraId="418DEF64" w14:textId="77777777" w:rsidR="00636F9B" w:rsidRDefault="00000000">
      <w:pPr>
        <w:jc w:val="both"/>
        <w:rPr>
          <w:rFonts w:ascii="Arial" w:hAnsi="Arial"/>
          <w:color w:val="3465A4"/>
          <w:sz w:val="18"/>
          <w:szCs w:val="18"/>
        </w:rPr>
      </w:pPr>
      <w:r>
        <w:rPr>
          <w:rFonts w:ascii="Arial" w:hAnsi="Arial"/>
          <w:color w:val="3465A4"/>
          <w:sz w:val="18"/>
          <w:szCs w:val="18"/>
        </w:rPr>
        <w:t>In your description you will need to say who will be involved and why.</w:t>
      </w:r>
    </w:p>
    <w:p w14:paraId="7D259CF3" w14:textId="77777777" w:rsidR="00636F9B" w:rsidRDefault="00000000">
      <w:pPr>
        <w:jc w:val="both"/>
        <w:rPr>
          <w:rFonts w:ascii="Arial" w:hAnsi="Arial"/>
          <w:color w:val="3465A4"/>
          <w:sz w:val="18"/>
          <w:szCs w:val="18"/>
        </w:rPr>
      </w:pPr>
      <w:r>
        <w:rPr>
          <w:rFonts w:ascii="Arial" w:hAnsi="Arial"/>
          <w:color w:val="3465A4"/>
          <w:sz w:val="18"/>
          <w:szCs w:val="18"/>
        </w:rPr>
        <w:t>Explain why your approach to involvement and engagement is appropriate for this proposal.</w:t>
      </w:r>
    </w:p>
    <w:p w14:paraId="27031D60" w14:textId="77777777" w:rsidR="00636F9B" w:rsidRDefault="00000000">
      <w:pPr>
        <w:jc w:val="both"/>
        <w:rPr>
          <w:rFonts w:ascii="Arial" w:hAnsi="Arial"/>
          <w:color w:val="3465A4"/>
          <w:sz w:val="18"/>
          <w:szCs w:val="18"/>
        </w:rPr>
      </w:pPr>
      <w:r>
        <w:rPr>
          <w:rFonts w:ascii="Arial" w:hAnsi="Arial"/>
          <w:color w:val="3465A4"/>
          <w:sz w:val="18"/>
          <w:szCs w:val="18"/>
        </w:rPr>
        <w:t>Describe how you will support and enable involvement and engagement in your research (e.g.: payments, training).</w:t>
      </w:r>
    </w:p>
    <w:p w14:paraId="3D8AB288" w14:textId="77777777" w:rsidR="00636F9B" w:rsidRDefault="00636F9B">
      <w:pPr>
        <w:jc w:val="both"/>
        <w:rPr>
          <w:rFonts w:ascii="Arial" w:hAnsi="Arial"/>
          <w:color w:val="3465A4"/>
          <w:sz w:val="18"/>
          <w:szCs w:val="18"/>
        </w:rPr>
      </w:pPr>
    </w:p>
    <w:p w14:paraId="0CEFF043" w14:textId="77777777" w:rsidR="00636F9B" w:rsidRDefault="00000000">
      <w:pPr>
        <w:jc w:val="both"/>
        <w:rPr>
          <w:rFonts w:ascii="Arial" w:hAnsi="Arial"/>
        </w:rPr>
      </w:pPr>
      <w:r>
        <w:rPr>
          <w:rFonts w:ascii="Arial" w:hAnsi="Arial"/>
          <w:b/>
          <w:bCs/>
          <w:lang w:val="en-US"/>
        </w:rPr>
        <w:t>How PPI will be involved</w:t>
      </w:r>
      <w:r>
        <w:rPr>
          <w:rFonts w:ascii="Arial" w:hAnsi="Arial"/>
          <w:lang w:val="en-US"/>
        </w:rPr>
        <w:t xml:space="preserve">: Patients, carers, and the public is crucial for the success of my </w:t>
      </w:r>
      <w:proofErr w:type="gramStart"/>
      <w:r>
        <w:rPr>
          <w:rFonts w:ascii="Arial" w:hAnsi="Arial"/>
          <w:lang w:val="en-US"/>
        </w:rPr>
        <w:t>study, and</w:t>
      </w:r>
      <w:proofErr w:type="gramEnd"/>
      <w:r>
        <w:rPr>
          <w:rFonts w:ascii="Arial" w:hAnsi="Arial"/>
          <w:lang w:val="en-US"/>
        </w:rPr>
        <w:t xml:space="preserve"> will continue to be actively involved in every aspect of the research cycle. my priorities are collecting and understanding diverse views, PPI-input will be used, for example, to gauge relevance to patients for the semi-structured interview question-design; to </w:t>
      </w:r>
      <w:proofErr w:type="spellStart"/>
      <w:r>
        <w:rPr>
          <w:rFonts w:ascii="Arial" w:hAnsi="Arial"/>
          <w:lang w:val="en-US"/>
        </w:rPr>
        <w:t>minimise</w:t>
      </w:r>
      <w:proofErr w:type="spellEnd"/>
      <w:r>
        <w:rPr>
          <w:rFonts w:ascii="Arial" w:hAnsi="Arial"/>
          <w:lang w:val="en-US"/>
        </w:rPr>
        <w:t xml:space="preserve"> burdening patients when interviewing; to check coded themes from thematic analysis against lived experiences; to ensure barriers to participation are identified and overcome; to seek wide-accessibility and comprehensibility of information sheets and outputs to be disseminated to patients affected by stroke. Most importantly, </w:t>
      </w:r>
      <w:proofErr w:type="gramStart"/>
      <w:r>
        <w:rPr>
          <w:rFonts w:ascii="Arial" w:hAnsi="Arial"/>
          <w:lang w:val="en-US"/>
        </w:rPr>
        <w:t>benefit</w:t>
      </w:r>
      <w:proofErr w:type="gramEnd"/>
      <w:r>
        <w:rPr>
          <w:rFonts w:ascii="Arial" w:hAnsi="Arial"/>
          <w:lang w:val="en-US"/>
        </w:rPr>
        <w:t xml:space="preserve"> will be uncovering insights, opportunities, and improvements that only diverse perspectives can provide. </w:t>
      </w:r>
    </w:p>
    <w:p w14:paraId="6BE1008C" w14:textId="77777777" w:rsidR="00636F9B" w:rsidRDefault="00636F9B">
      <w:pPr>
        <w:jc w:val="both"/>
        <w:rPr>
          <w:rFonts w:ascii="Arial" w:hAnsi="Arial"/>
        </w:rPr>
      </w:pPr>
    </w:p>
    <w:p w14:paraId="31DEDC44" w14:textId="77777777" w:rsidR="00636F9B" w:rsidRDefault="00000000">
      <w:pPr>
        <w:jc w:val="both"/>
        <w:rPr>
          <w:rFonts w:ascii="Arial" w:hAnsi="Arial"/>
        </w:rPr>
      </w:pPr>
      <w:r>
        <w:rPr>
          <w:rFonts w:ascii="Arial" w:hAnsi="Arial"/>
          <w:b/>
          <w:bCs/>
          <w:lang w:val="en-US"/>
        </w:rPr>
        <w:t xml:space="preserve">How I plan to manage, co-ordinate and capture PPI-input: </w:t>
      </w:r>
      <w:r>
        <w:rPr>
          <w:rFonts w:ascii="Arial" w:hAnsi="Arial"/>
          <w:lang w:val="en-US"/>
        </w:rPr>
        <w:t xml:space="preserve">I will manage and co-ordinate regular meetings, to obtain the expertise of the </w:t>
      </w:r>
      <w:commentRangeStart w:id="50"/>
      <w:r>
        <w:rPr>
          <w:rFonts w:ascii="Arial" w:hAnsi="Arial"/>
          <w:lang w:val="en-US"/>
        </w:rPr>
        <w:t xml:space="preserve">9-member Stroke PPI </w:t>
      </w:r>
      <w:commentRangeEnd w:id="50"/>
      <w:r w:rsidR="00912E1B">
        <w:rPr>
          <w:rStyle w:val="CommentReference"/>
          <w:rFonts w:cs="Mangal"/>
        </w:rPr>
        <w:commentReference w:id="50"/>
      </w:r>
      <w:r>
        <w:rPr>
          <w:rFonts w:ascii="Arial" w:hAnsi="Arial"/>
          <w:lang w:val="en-US"/>
        </w:rPr>
        <w:t xml:space="preserve">Group that I setup and run, and the steering group that I chair. My goal is to ensure public involvement with lived experience of stroke that </w:t>
      </w:r>
      <w:proofErr w:type="gramStart"/>
      <w:r>
        <w:rPr>
          <w:rFonts w:ascii="Arial" w:hAnsi="Arial"/>
          <w:lang w:val="en-US"/>
        </w:rPr>
        <w:t>represent</w:t>
      </w:r>
      <w:proofErr w:type="gramEnd"/>
      <w:r>
        <w:rPr>
          <w:rFonts w:ascii="Arial" w:hAnsi="Arial"/>
          <w:lang w:val="en-US"/>
        </w:rPr>
        <w:t xml:space="preserve"> this diverse population, especially under-served communities disproportionately affected by stroke, always </w:t>
      </w:r>
      <w:proofErr w:type="spellStart"/>
      <w:r>
        <w:rPr>
          <w:rFonts w:ascii="Arial" w:hAnsi="Arial"/>
          <w:lang w:val="en-US"/>
        </w:rPr>
        <w:t>prioritising</w:t>
      </w:r>
      <w:proofErr w:type="spellEnd"/>
      <w:r>
        <w:rPr>
          <w:rFonts w:ascii="Arial" w:hAnsi="Arial"/>
          <w:lang w:val="en-US"/>
        </w:rPr>
        <w:t xml:space="preserve"> ways to enhance EDI. For instance, Marney Williams is a stroke survivor, PPI-specialist, member of my PPI steering group, and one of three NIHR Stroke National Specialty Group members. Marney will continue to coach and help me problem-solve and avoid pitfalls in ensuring meaningful, diverse, PPI-partnership. </w:t>
      </w:r>
      <w:proofErr w:type="gramStart"/>
      <w:r>
        <w:rPr>
          <w:rFonts w:ascii="Arial" w:hAnsi="Arial"/>
          <w:lang w:val="en-US"/>
        </w:rPr>
        <w:t>Impact,</w:t>
      </w:r>
      <w:proofErr w:type="gramEnd"/>
      <w:r>
        <w:rPr>
          <w:rFonts w:ascii="Arial" w:hAnsi="Arial"/>
          <w:lang w:val="en-US"/>
        </w:rPr>
        <w:t xml:space="preserve"> on both the research, me, and the patients will be recorded using a well-known template and adapted as needed. I will also document relevant facts, including </w:t>
      </w:r>
      <w:proofErr w:type="gramStart"/>
      <w:r>
        <w:rPr>
          <w:rFonts w:ascii="Arial" w:hAnsi="Arial"/>
          <w:lang w:val="en-US"/>
        </w:rPr>
        <w:t>diversity</w:t>
      </w:r>
      <w:proofErr w:type="gramEnd"/>
      <w:r>
        <w:rPr>
          <w:rFonts w:ascii="Arial" w:hAnsi="Arial"/>
          <w:lang w:val="en-US"/>
        </w:rPr>
        <w:t xml:space="preserve"> characteristics. </w:t>
      </w:r>
    </w:p>
    <w:p w14:paraId="4DB4FBA3" w14:textId="77777777" w:rsidR="00636F9B" w:rsidRDefault="00636F9B">
      <w:pPr>
        <w:jc w:val="both"/>
      </w:pPr>
    </w:p>
    <w:p w14:paraId="33267B60" w14:textId="77777777" w:rsidR="00636F9B" w:rsidRDefault="00000000">
      <w:pPr>
        <w:jc w:val="both"/>
        <w:rPr>
          <w:rFonts w:ascii="Arial" w:hAnsi="Arial"/>
        </w:rPr>
      </w:pPr>
      <w:r>
        <w:rPr>
          <w:rFonts w:ascii="Arial" w:hAnsi="Arial"/>
          <w:b/>
          <w:bCs/>
          <w:lang w:val="en-US"/>
        </w:rPr>
        <w:t>How I will support and enable service users and carers</w:t>
      </w:r>
      <w:r>
        <w:rPr>
          <w:rFonts w:ascii="Arial" w:hAnsi="Arial"/>
          <w:lang w:val="en-US"/>
        </w:rPr>
        <w:t xml:space="preserve">: PPI time and travel expenses have been </w:t>
      </w:r>
      <w:proofErr w:type="gramStart"/>
      <w:r>
        <w:rPr>
          <w:rFonts w:ascii="Arial" w:hAnsi="Arial"/>
          <w:lang w:val="en-US"/>
        </w:rPr>
        <w:t>fully-costed</w:t>
      </w:r>
      <w:proofErr w:type="gramEnd"/>
      <w:r>
        <w:rPr>
          <w:rFonts w:ascii="Arial" w:hAnsi="Arial"/>
          <w:lang w:val="en-US"/>
        </w:rPr>
        <w:t>. So too for translation services via the Trust and Paddington Life Sciences, so I can include non-English speakers in PPI-input.</w:t>
      </w:r>
      <w:r>
        <w:rPr>
          <w:rFonts w:ascii="Arial" w:hAnsi="Arial"/>
        </w:rPr>
        <w:t> </w:t>
      </w:r>
      <w:r>
        <w:rPr>
          <w:rFonts w:ascii="Arial" w:hAnsi="Arial"/>
          <w:lang w:val="en-US"/>
        </w:rPr>
        <w:t xml:space="preserve">The training offered to PPI Group members will be the Imperial NIHR BRC Public Involvement Training (NIHR-PERC, 2021). If further training is required, for example, </w:t>
      </w:r>
      <w:proofErr w:type="gramStart"/>
      <w:r>
        <w:rPr>
          <w:rFonts w:ascii="Arial" w:hAnsi="Arial"/>
          <w:lang w:val="en-US"/>
        </w:rPr>
        <w:t>a medical</w:t>
      </w:r>
      <w:proofErr w:type="gramEnd"/>
      <w:r>
        <w:rPr>
          <w:rFonts w:ascii="Arial" w:hAnsi="Arial"/>
          <w:lang w:val="en-US"/>
        </w:rPr>
        <w:t xml:space="preserve"> or research aspect, bespoke training will be </w:t>
      </w:r>
      <w:proofErr w:type="spellStart"/>
      <w:r>
        <w:rPr>
          <w:rFonts w:ascii="Arial" w:hAnsi="Arial"/>
          <w:lang w:val="en-US"/>
        </w:rPr>
        <w:t>organised</w:t>
      </w:r>
      <w:proofErr w:type="spellEnd"/>
      <w:r>
        <w:rPr>
          <w:rFonts w:ascii="Arial" w:hAnsi="Arial"/>
          <w:lang w:val="en-US"/>
        </w:rPr>
        <w:t xml:space="preserve"> from local expertise supportive of this study and in consultation with PPI specialists.</w:t>
      </w:r>
      <w:r>
        <w:rPr>
          <w:rFonts w:ascii="Arial" w:hAnsi="Arial"/>
        </w:rPr>
        <w:t> </w:t>
      </w:r>
    </w:p>
    <w:p w14:paraId="6657DF93" w14:textId="77777777" w:rsidR="00636F9B" w:rsidRDefault="00636F9B">
      <w:pPr>
        <w:jc w:val="both"/>
        <w:rPr>
          <w:rFonts w:ascii="Arial" w:hAnsi="Arial"/>
        </w:rPr>
      </w:pPr>
    </w:p>
    <w:p w14:paraId="5428F21A" w14:textId="77777777" w:rsidR="00636F9B" w:rsidRDefault="00000000">
      <w:pPr>
        <w:jc w:val="both"/>
        <w:rPr>
          <w:rFonts w:ascii="Arial" w:hAnsi="Arial"/>
        </w:rPr>
      </w:pPr>
      <w:r>
        <w:rPr>
          <w:rFonts w:ascii="Arial" w:hAnsi="Arial"/>
          <w:b/>
          <w:bCs/>
          <w:lang w:val="en-US"/>
        </w:rPr>
        <w:t xml:space="preserve">Why is </w:t>
      </w:r>
      <w:proofErr w:type="gramStart"/>
      <w:r>
        <w:rPr>
          <w:rFonts w:ascii="Arial" w:hAnsi="Arial"/>
          <w:b/>
          <w:bCs/>
          <w:lang w:val="en-US"/>
        </w:rPr>
        <w:t>the</w:t>
      </w:r>
      <w:proofErr w:type="gramEnd"/>
      <w:r>
        <w:rPr>
          <w:rFonts w:ascii="Arial" w:hAnsi="Arial"/>
          <w:b/>
          <w:bCs/>
          <w:lang w:val="en-US"/>
        </w:rPr>
        <w:t xml:space="preserve"> approach appropriate? </w:t>
      </w:r>
      <w:r>
        <w:rPr>
          <w:rFonts w:ascii="Arial" w:hAnsi="Arial"/>
          <w:lang w:val="en-US"/>
        </w:rPr>
        <w:t xml:space="preserve">Because it will make my research more inclusive and effective, especially because my study examines patients-accessing stroke research options </w:t>
      </w:r>
      <w:r>
        <w:rPr>
          <w:rFonts w:ascii="Arial" w:hAnsi="Arial"/>
          <w:lang w:val="en-US"/>
        </w:rPr>
        <w:lastRenderedPageBreak/>
        <w:t xml:space="preserve">at hyperacute </w:t>
      </w:r>
      <w:proofErr w:type="spellStart"/>
      <w:r>
        <w:rPr>
          <w:rFonts w:ascii="Arial" w:hAnsi="Arial"/>
          <w:lang w:val="en-US"/>
        </w:rPr>
        <w:t>centres</w:t>
      </w:r>
      <w:proofErr w:type="spellEnd"/>
      <w:r>
        <w:rPr>
          <w:rFonts w:ascii="Arial" w:hAnsi="Arial"/>
          <w:lang w:val="en-US"/>
        </w:rPr>
        <w:t xml:space="preserve"> (HASUs/HSRCs), where patient views are of central importance. It is also an urgent national priority (NIHR, 2024b,2022,2021,2020).</w:t>
      </w:r>
    </w:p>
    <w:sectPr w:rsidR="00636F9B">
      <w:pgSz w:w="11906" w:h="16838"/>
      <w:pgMar w:top="1134" w:right="1134" w:bottom="1134" w:left="1134" w:header="0" w:footer="0" w:gutter="0"/>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Carol Ann Fawkes" w:date="2024-05-10T13:15:00Z" w:initials="CF">
    <w:p w14:paraId="06E86E1E" w14:textId="77777777" w:rsidR="004E6B56" w:rsidRDefault="004E6B56" w:rsidP="004E6B56">
      <w:pPr>
        <w:pStyle w:val="CommentText"/>
      </w:pPr>
      <w:r>
        <w:rPr>
          <w:rStyle w:val="CommentReference"/>
        </w:rPr>
        <w:annotationRef/>
      </w:r>
      <w:r>
        <w:t xml:space="preserve">There are some useful examples here </w:t>
      </w:r>
      <w:hyperlink r:id="rId1" w:history="1">
        <w:r w:rsidRPr="003D482B">
          <w:rPr>
            <w:rStyle w:val="Hyperlink"/>
          </w:rPr>
          <w:t>Plain English summaries | NIHR</w:t>
        </w:r>
      </w:hyperlink>
      <w:r>
        <w:t xml:space="preserve"> </w:t>
      </w:r>
    </w:p>
  </w:comment>
  <w:comment w:id="2" w:author="Carol Ann Fawkes" w:date="2024-05-10T13:17:00Z" w:initials="CF">
    <w:p w14:paraId="645AF8AE" w14:textId="77777777" w:rsidR="004E6B56" w:rsidRDefault="004E6B56" w:rsidP="004E6B56">
      <w:pPr>
        <w:pStyle w:val="CommentText"/>
      </w:pPr>
      <w:r>
        <w:rPr>
          <w:rStyle w:val="CommentReference"/>
        </w:rPr>
        <w:annotationRef/>
      </w:r>
      <w:r>
        <w:t>Not everyone will know what a stroke is.  It might be good to start with this, how many people are affected each year, and what this can lead to.</w:t>
      </w:r>
    </w:p>
  </w:comment>
  <w:comment w:id="3" w:author="Carol Ann Fawkes" w:date="2024-05-10T13:18:00Z" w:initials="CF">
    <w:p w14:paraId="25069B8F" w14:textId="77777777" w:rsidR="004E6B56" w:rsidRDefault="004E6B56" w:rsidP="004E6B56">
      <w:pPr>
        <w:pStyle w:val="CommentText"/>
      </w:pPr>
      <w:r>
        <w:rPr>
          <w:rStyle w:val="CommentReference"/>
        </w:rPr>
        <w:annotationRef/>
      </w:r>
      <w:r>
        <w:t>This needs to be in lay language</w:t>
      </w:r>
    </w:p>
  </w:comment>
  <w:comment w:id="5" w:author="Carol Ann Fawkes" w:date="2024-05-10T13:20:00Z" w:initials="CF">
    <w:p w14:paraId="28C987E3" w14:textId="77777777" w:rsidR="004E6B56" w:rsidRDefault="004E6B56" w:rsidP="004E6B56">
      <w:pPr>
        <w:pStyle w:val="CommentText"/>
      </w:pPr>
      <w:r>
        <w:rPr>
          <w:rStyle w:val="CommentReference"/>
        </w:rPr>
        <w:annotationRef/>
      </w:r>
      <w:r>
        <w:t>Consider patient-facing dissemination especially for patients from diverse communities</w:t>
      </w:r>
    </w:p>
  </w:comment>
  <w:comment w:id="9" w:author="Carol Ann Fawkes" w:date="2024-05-10T13:24:00Z" w:initials="CF">
    <w:p w14:paraId="15DF117D" w14:textId="77777777" w:rsidR="00F24A10" w:rsidRDefault="00F24A10" w:rsidP="00F24A10">
      <w:pPr>
        <w:pStyle w:val="CommentText"/>
      </w:pPr>
      <w:r>
        <w:rPr>
          <w:rStyle w:val="CommentReference"/>
        </w:rPr>
        <w:annotationRef/>
      </w:r>
      <w:r>
        <w:t>I would break these down e.g. 1. To develop ….; 2. To increase inclusive participation..; 3 To drive forward new treatments; 4 To reduce the impact of stroke on society.  You need to consider if all of these aims are aims or if they are part of the impact</w:t>
      </w:r>
    </w:p>
  </w:comment>
  <w:comment w:id="14" w:author="Carol Ann Fawkes" w:date="2024-05-10T13:28:00Z" w:initials="CF">
    <w:p w14:paraId="74CB465A" w14:textId="77777777" w:rsidR="00F24A10" w:rsidRDefault="00F24A10" w:rsidP="00F24A10">
      <w:pPr>
        <w:pStyle w:val="CommentText"/>
      </w:pPr>
      <w:r>
        <w:rPr>
          <w:rStyle w:val="CommentReference"/>
        </w:rPr>
        <w:annotationRef/>
      </w:r>
      <w:r>
        <w:t>Implementation isn’t mentioned in the aims and objectives</w:t>
      </w:r>
    </w:p>
  </w:comment>
  <w:comment w:id="13" w:author="Carol Ann Fawkes" w:date="2024-05-10T13:28:00Z" w:initials="CF">
    <w:p w14:paraId="56DB37C5" w14:textId="7FD1AE90" w:rsidR="00F24A10" w:rsidRDefault="00F24A10" w:rsidP="00F24A10">
      <w:pPr>
        <w:pStyle w:val="CommentText"/>
      </w:pPr>
      <w:r>
        <w:rPr>
          <w:rStyle w:val="CommentReference"/>
        </w:rPr>
        <w:annotationRef/>
      </w:r>
      <w:r>
        <w:t>Consider adding these to the aims and objectives</w:t>
      </w:r>
    </w:p>
  </w:comment>
  <w:comment w:id="15" w:author="Carol Ann Fawkes" w:date="2024-05-10T13:29:00Z" w:initials="CF">
    <w:p w14:paraId="555CF2E3" w14:textId="77777777" w:rsidR="00F24A10" w:rsidRDefault="00F24A10" w:rsidP="00F24A10">
      <w:pPr>
        <w:pStyle w:val="CommentText"/>
      </w:pPr>
      <w:r>
        <w:rPr>
          <w:rStyle w:val="CommentReference"/>
        </w:rPr>
        <w:annotationRef/>
      </w:r>
      <w:r>
        <w:t>Will you use all of these qual approaches and why.  How many participants will be involved?</w:t>
      </w:r>
    </w:p>
  </w:comment>
  <w:comment w:id="16" w:author="Carol Ann Fawkes" w:date="2024-05-10T13:32:00Z" w:initials="CF">
    <w:p w14:paraId="77F47FCB" w14:textId="77777777" w:rsidR="00F24A10" w:rsidRDefault="00F24A10" w:rsidP="00F24A10">
      <w:pPr>
        <w:pStyle w:val="CommentText"/>
      </w:pPr>
      <w:r>
        <w:rPr>
          <w:rStyle w:val="CommentReference"/>
        </w:rPr>
        <w:annotationRef/>
      </w:r>
      <w:r>
        <w:t>There needs to be something about this in the aims and objectives e.g. To identify current practice in stroke units through accessing various data sources including ….</w:t>
      </w:r>
    </w:p>
  </w:comment>
  <w:comment w:id="17" w:author="Carol Ann Fawkes" w:date="2024-05-10T13:33:00Z" w:initials="CF">
    <w:p w14:paraId="05B662B0" w14:textId="77777777" w:rsidR="00F24A10" w:rsidRDefault="00F24A10" w:rsidP="00F24A10">
      <w:pPr>
        <w:pStyle w:val="CommentText"/>
      </w:pPr>
      <w:r>
        <w:rPr>
          <w:rStyle w:val="CommentReference"/>
        </w:rPr>
        <w:annotationRef/>
      </w:r>
      <w:r>
        <w:t>This needs a bit more elaboration</w:t>
      </w:r>
    </w:p>
  </w:comment>
  <w:comment w:id="18" w:author="Carol Ann Fawkes" w:date="2024-05-10T13:34:00Z" w:initials="CF">
    <w:p w14:paraId="67EEA9E8" w14:textId="77777777" w:rsidR="00DB37EE" w:rsidRDefault="00DB37EE" w:rsidP="00DB37EE">
      <w:pPr>
        <w:pStyle w:val="CommentText"/>
      </w:pPr>
      <w:r>
        <w:rPr>
          <w:rStyle w:val="CommentReference"/>
        </w:rPr>
        <w:annotationRef/>
      </w:r>
      <w:r>
        <w:t>To save your word limit you could identify different work packages in your methods section and then state the timeline.</w:t>
      </w:r>
    </w:p>
  </w:comment>
  <w:comment w:id="19" w:author="Carol Ann Fawkes" w:date="2024-05-10T13:34:00Z" w:initials="CF">
    <w:p w14:paraId="7A07AD7E" w14:textId="77777777" w:rsidR="00DB37EE" w:rsidRDefault="00DB37EE" w:rsidP="00DB37EE">
      <w:pPr>
        <w:pStyle w:val="CommentText"/>
      </w:pPr>
      <w:r>
        <w:rPr>
          <w:rStyle w:val="CommentReference"/>
        </w:rPr>
        <w:annotationRef/>
      </w:r>
      <w:r>
        <w:t>I would suggest a piloting stage before implementation</w:t>
      </w:r>
    </w:p>
  </w:comment>
  <w:comment w:id="20" w:author="Carol Ann Fawkes" w:date="2024-05-10T13:35:00Z" w:initials="CF">
    <w:p w14:paraId="16CCB792" w14:textId="77777777" w:rsidR="00DB37EE" w:rsidRDefault="00DB37EE" w:rsidP="00DB37EE">
      <w:pPr>
        <w:pStyle w:val="CommentText"/>
      </w:pPr>
      <w:r>
        <w:rPr>
          <w:rStyle w:val="CommentReference"/>
        </w:rPr>
        <w:annotationRef/>
      </w:r>
      <w:r>
        <w:t>How many and where?  If you have had any preliminary discussions about this it would be useful to say so.</w:t>
      </w:r>
    </w:p>
  </w:comment>
  <w:comment w:id="21" w:author="Carol Ann Fawkes" w:date="2024-05-10T13:37:00Z" w:initials="CF">
    <w:p w14:paraId="7DA0F56E" w14:textId="77777777" w:rsidR="00DB37EE" w:rsidRDefault="00DB37EE" w:rsidP="00DB37EE">
      <w:pPr>
        <w:pStyle w:val="CommentText"/>
      </w:pPr>
      <w:r>
        <w:rPr>
          <w:rStyle w:val="CommentReference"/>
        </w:rPr>
        <w:annotationRef/>
      </w:r>
      <w:r>
        <w:t>I would move this to later in the doument</w:t>
      </w:r>
    </w:p>
  </w:comment>
  <w:comment w:id="22" w:author="Carol Ann Fawkes" w:date="2024-05-10T13:40:00Z" w:initials="CF">
    <w:p w14:paraId="4D180312" w14:textId="77777777" w:rsidR="00DB37EE" w:rsidRDefault="00DB37EE" w:rsidP="00DB37EE">
      <w:pPr>
        <w:pStyle w:val="CommentText"/>
      </w:pPr>
      <w:r>
        <w:rPr>
          <w:rStyle w:val="CommentReference"/>
        </w:rPr>
        <w:annotationRef/>
      </w:r>
      <w:r>
        <w:t xml:space="preserve">Impact is the benefit beyond the research.  </w:t>
      </w:r>
      <w:hyperlink r:id="rId2" w:history="1">
        <w:r w:rsidRPr="003575FD">
          <w:rPr>
            <w:rStyle w:val="Hyperlink"/>
          </w:rPr>
          <w:t>RDS Impact guide May 22.pdf (rdsresources.org.uk)</w:t>
        </w:r>
      </w:hyperlink>
      <w:r>
        <w:t xml:space="preserve"> </w:t>
      </w:r>
    </w:p>
  </w:comment>
  <w:comment w:id="24" w:author="Carol Ann Fawkes" w:date="2024-05-10T13:40:00Z" w:initials="CF">
    <w:p w14:paraId="1E171498" w14:textId="77777777" w:rsidR="00103254" w:rsidRDefault="00DB37EE" w:rsidP="00103254">
      <w:pPr>
        <w:pStyle w:val="CommentText"/>
      </w:pPr>
      <w:r>
        <w:rPr>
          <w:rStyle w:val="CommentReference"/>
        </w:rPr>
        <w:annotationRef/>
      </w:r>
      <w:r w:rsidR="00103254">
        <w:t xml:space="preserve">Describe what a stroke is initially </w:t>
      </w:r>
      <w:hyperlink r:id="rId3" w:history="1">
        <w:r w:rsidR="00103254" w:rsidRPr="002542F5">
          <w:rPr>
            <w:rStyle w:val="Hyperlink"/>
          </w:rPr>
          <w:t>Stroke - NHS (www.nhs.uk)</w:t>
        </w:r>
      </w:hyperlink>
      <w:r w:rsidR="00103254">
        <w:t xml:space="preserve"> </w:t>
      </w:r>
    </w:p>
  </w:comment>
  <w:comment w:id="25" w:author="Carol Ann Fawkes" w:date="2024-05-10T13:42:00Z" w:initials="CF">
    <w:p w14:paraId="2CB8A063" w14:textId="62B6FF68" w:rsidR="00DB37EE" w:rsidRDefault="00DB37EE" w:rsidP="00DB37EE">
      <w:pPr>
        <w:pStyle w:val="CommentText"/>
      </w:pPr>
      <w:r>
        <w:rPr>
          <w:rStyle w:val="CommentReference"/>
        </w:rPr>
        <w:annotationRef/>
      </w:r>
      <w:r>
        <w:t>Who is affected?  Think about age, sex, ethnic groups, patients with different comorbidities etc</w:t>
      </w:r>
    </w:p>
  </w:comment>
  <w:comment w:id="26" w:author="Carol Ann Fawkes" w:date="2024-05-10T13:43:00Z" w:initials="CF">
    <w:p w14:paraId="65BBB3DA" w14:textId="77777777" w:rsidR="00DB37EE" w:rsidRDefault="00DB37EE" w:rsidP="00DB37EE">
      <w:pPr>
        <w:pStyle w:val="CommentText"/>
      </w:pPr>
      <w:r>
        <w:rPr>
          <w:rStyle w:val="CommentReference"/>
        </w:rPr>
        <w:annotationRef/>
      </w:r>
      <w:r>
        <w:t>And physical burdens affecting mobility?</w:t>
      </w:r>
    </w:p>
  </w:comment>
  <w:comment w:id="27" w:author="Carol Ann Fawkes" w:date="2024-05-10T13:45:00Z" w:initials="CF">
    <w:p w14:paraId="4E4F891F" w14:textId="77777777" w:rsidR="00103254" w:rsidRDefault="00103254" w:rsidP="00103254">
      <w:pPr>
        <w:pStyle w:val="CommentText"/>
      </w:pPr>
      <w:r>
        <w:rPr>
          <w:rStyle w:val="CommentReference"/>
        </w:rPr>
        <w:annotationRef/>
      </w:r>
      <w:r>
        <w:t>Reference for this?</w:t>
      </w:r>
    </w:p>
  </w:comment>
  <w:comment w:id="28" w:author="Carol Ann Fawkes" w:date="2024-05-10T13:46:00Z" w:initials="CF">
    <w:p w14:paraId="76953F30" w14:textId="77777777" w:rsidR="00103254" w:rsidRDefault="00103254" w:rsidP="00103254">
      <w:pPr>
        <w:pStyle w:val="CommentText"/>
      </w:pPr>
      <w:r>
        <w:rPr>
          <w:rStyle w:val="CommentReference"/>
        </w:rPr>
        <w:annotationRef/>
      </w:r>
      <w:r>
        <w:t>Supporting references for these?</w:t>
      </w:r>
    </w:p>
  </w:comment>
  <w:comment w:id="29" w:author="Carol Ann Fawkes" w:date="2024-05-10T13:49:00Z" w:initials="CF">
    <w:p w14:paraId="4C49F14E" w14:textId="77777777" w:rsidR="00103254" w:rsidRDefault="00103254" w:rsidP="00103254">
      <w:pPr>
        <w:pStyle w:val="CommentText"/>
      </w:pPr>
      <w:r>
        <w:rPr>
          <w:rStyle w:val="CommentReference"/>
        </w:rPr>
        <w:annotationRef/>
      </w:r>
      <w:r>
        <w:t>To add some context, describe what process happens in research active units to show what good practice looks like.  There also needs to be consideration about why some people might not be eligible in terms of common inclusion and exclusion criteria.  Consider also the processes that have to be in place for consent for affected patients e.g. from intensive care literature.</w:t>
      </w:r>
    </w:p>
  </w:comment>
  <w:comment w:id="30" w:author="Carol Ann Fawkes" w:date="2024-05-10T13:50:00Z" w:initials="CF">
    <w:p w14:paraId="1D7EFAAD" w14:textId="77777777" w:rsidR="00103254" w:rsidRDefault="00103254" w:rsidP="00103254">
      <w:pPr>
        <w:pStyle w:val="CommentText"/>
      </w:pPr>
      <w:r>
        <w:rPr>
          <w:rStyle w:val="CommentReference"/>
        </w:rPr>
        <w:annotationRef/>
      </w:r>
      <w:r>
        <w:t>It’s important to describe what you mean by underserved populations e.g. social and ethnic diversity and some data to support this point.</w:t>
      </w:r>
    </w:p>
  </w:comment>
  <w:comment w:id="31" w:author="Carol Ann Fawkes" w:date="2024-05-10T13:52:00Z" w:initials="CF">
    <w:p w14:paraId="3DE01967" w14:textId="77777777" w:rsidR="00103254" w:rsidRDefault="00103254" w:rsidP="00103254">
      <w:pPr>
        <w:pStyle w:val="CommentText"/>
      </w:pPr>
      <w:r>
        <w:rPr>
          <w:rStyle w:val="CommentReference"/>
        </w:rPr>
        <w:annotationRef/>
      </w:r>
      <w:r>
        <w:t>Perhaps it would be useful to add why women are excluded from some trials</w:t>
      </w:r>
    </w:p>
  </w:comment>
  <w:comment w:id="32" w:author="Carol Ann Fawkes" w:date="2024-05-10T13:54:00Z" w:initials="CF">
    <w:p w14:paraId="2AC85DCB" w14:textId="77777777" w:rsidR="005E4B26" w:rsidRDefault="005E4B26" w:rsidP="005E4B26">
      <w:pPr>
        <w:pStyle w:val="CommentText"/>
      </w:pPr>
      <w:r>
        <w:rPr>
          <w:rStyle w:val="CommentReference"/>
        </w:rPr>
        <w:annotationRef/>
      </w:r>
      <w:r>
        <w:t>Is there any evidence that the incidence of stroke is increasing in the population?</w:t>
      </w:r>
    </w:p>
  </w:comment>
  <w:comment w:id="33" w:author="Carol Ann Fawkes" w:date="2024-05-10T13:55:00Z" w:initials="CF">
    <w:p w14:paraId="4D00041F" w14:textId="77777777" w:rsidR="005E4B26" w:rsidRDefault="005E4B26" w:rsidP="005E4B26">
      <w:pPr>
        <w:pStyle w:val="CommentText"/>
      </w:pPr>
      <w:r>
        <w:rPr>
          <w:rStyle w:val="CommentReference"/>
        </w:rPr>
        <w:annotationRef/>
      </w:r>
      <w:r>
        <w:t xml:space="preserve">What does the literature say about the reasons for this?  </w:t>
      </w:r>
    </w:p>
  </w:comment>
  <w:comment w:id="34" w:author="Carol Ann Fawkes" w:date="2024-05-10T14:10:00Z" w:initials="CF">
    <w:p w14:paraId="5D0298C1" w14:textId="77777777" w:rsidR="00002E35" w:rsidRDefault="00002E35" w:rsidP="00002E35">
      <w:pPr>
        <w:pStyle w:val="CommentText"/>
      </w:pPr>
      <w:r>
        <w:rPr>
          <w:rStyle w:val="CommentReference"/>
        </w:rPr>
        <w:annotationRef/>
      </w:r>
      <w:r>
        <w:t>These refs are quite old and there has been increasing work on widening participation.</w:t>
      </w:r>
    </w:p>
  </w:comment>
  <w:comment w:id="35" w:author="Carol Ann Fawkes" w:date="2024-05-10T14:13:00Z" w:initials="CF">
    <w:p w14:paraId="05779799" w14:textId="77777777" w:rsidR="00002E35" w:rsidRDefault="00002E35" w:rsidP="00002E35">
      <w:pPr>
        <w:pStyle w:val="CommentText"/>
      </w:pPr>
      <w:r>
        <w:rPr>
          <w:rStyle w:val="CommentReference"/>
        </w:rPr>
        <w:annotationRef/>
      </w:r>
      <w:r>
        <w:t>This is different to what was mentioned earlier.  It’s important to be consistent throughout the document</w:t>
      </w:r>
    </w:p>
  </w:comment>
  <w:comment w:id="37" w:author="Carol Ann Fawkes" w:date="2024-05-10T14:16:00Z" w:initials="CF">
    <w:p w14:paraId="36C24D79" w14:textId="77777777" w:rsidR="00760299" w:rsidRDefault="00760299" w:rsidP="00760299">
      <w:pPr>
        <w:pStyle w:val="CommentText"/>
      </w:pPr>
      <w:r>
        <w:rPr>
          <w:rStyle w:val="CommentReference"/>
        </w:rPr>
        <w:annotationRef/>
      </w:r>
      <w:r>
        <w:t>How many and where?</w:t>
      </w:r>
    </w:p>
  </w:comment>
  <w:comment w:id="38" w:author="Carol Ann Fawkes" w:date="2024-05-10T14:16:00Z" w:initials="CF">
    <w:p w14:paraId="1B31823E" w14:textId="77777777" w:rsidR="00760299" w:rsidRDefault="00760299" w:rsidP="00760299">
      <w:pPr>
        <w:pStyle w:val="CommentText"/>
      </w:pPr>
      <w:r>
        <w:rPr>
          <w:rStyle w:val="CommentReference"/>
        </w:rPr>
        <w:annotationRef/>
      </w:r>
      <w:r>
        <w:t>How many, how and where?</w:t>
      </w:r>
    </w:p>
  </w:comment>
  <w:comment w:id="39" w:author="Carol Ann Fawkes" w:date="2024-05-10T14:17:00Z" w:initials="CF">
    <w:p w14:paraId="517BD115" w14:textId="77777777" w:rsidR="00760299" w:rsidRDefault="00760299" w:rsidP="00760299">
      <w:pPr>
        <w:pStyle w:val="CommentText"/>
      </w:pPr>
      <w:r>
        <w:rPr>
          <w:rStyle w:val="CommentReference"/>
        </w:rPr>
        <w:annotationRef/>
      </w:r>
      <w:r>
        <w:t>?</w:t>
      </w:r>
    </w:p>
  </w:comment>
  <w:comment w:id="40" w:author="Carol Ann Fawkes" w:date="2024-05-10T14:17:00Z" w:initials="CF">
    <w:p w14:paraId="5DA5B8A1" w14:textId="77777777" w:rsidR="00760299" w:rsidRDefault="00760299" w:rsidP="00760299">
      <w:pPr>
        <w:pStyle w:val="CommentText"/>
      </w:pPr>
      <w:r>
        <w:rPr>
          <w:rStyle w:val="CommentReference"/>
        </w:rPr>
        <w:annotationRef/>
      </w:r>
      <w:r>
        <w:t>recruited</w:t>
      </w:r>
    </w:p>
  </w:comment>
  <w:comment w:id="41" w:author="Carol Ann Fawkes" w:date="2024-05-10T14:18:00Z" w:initials="CF">
    <w:p w14:paraId="4820A71F" w14:textId="77777777" w:rsidR="00760299" w:rsidRDefault="00760299" w:rsidP="00760299">
      <w:pPr>
        <w:pStyle w:val="CommentText"/>
      </w:pPr>
      <w:r>
        <w:rPr>
          <w:rStyle w:val="CommentReference"/>
        </w:rPr>
        <w:annotationRef/>
      </w:r>
      <w:r>
        <w:t>What methods will you use to try to recruit patients?</w:t>
      </w:r>
    </w:p>
  </w:comment>
  <w:comment w:id="42" w:author="Carol Ann Fawkes" w:date="2024-05-10T14:19:00Z" w:initials="CF">
    <w:p w14:paraId="78E9C508" w14:textId="77777777" w:rsidR="00760299" w:rsidRDefault="00760299" w:rsidP="00760299">
      <w:pPr>
        <w:pStyle w:val="CommentText"/>
      </w:pPr>
      <w:r>
        <w:rPr>
          <w:rStyle w:val="CommentReference"/>
        </w:rPr>
        <w:annotationRef/>
      </w:r>
      <w:r>
        <w:t>You need to say who will be involved, how many and why a FG will be used.  You need to add how you will record observations and interviews/FGs also</w:t>
      </w:r>
    </w:p>
  </w:comment>
  <w:comment w:id="43" w:author="Carol Ann Fawkes" w:date="2024-05-10T14:20:00Z" w:initials="CF">
    <w:p w14:paraId="340092B0" w14:textId="77777777" w:rsidR="00760299" w:rsidRDefault="00760299" w:rsidP="00760299">
      <w:pPr>
        <w:pStyle w:val="CommentText"/>
      </w:pPr>
      <w:r>
        <w:rPr>
          <w:rStyle w:val="CommentReference"/>
        </w:rPr>
        <w:annotationRef/>
      </w:r>
      <w:r>
        <w:t>I’m not clear why this isn’t undertaken earlier to assess what is currently happening.  You need to consider gaining ethics permission for different aspects of your study.</w:t>
      </w:r>
    </w:p>
  </w:comment>
  <w:comment w:id="44" w:author="Carol Ann Fawkes" w:date="2024-05-10T14:21:00Z" w:initials="CF">
    <w:p w14:paraId="1D2AB126" w14:textId="77777777" w:rsidR="00760299" w:rsidRDefault="00760299" w:rsidP="00760299">
      <w:pPr>
        <w:pStyle w:val="CommentText"/>
      </w:pPr>
      <w:r>
        <w:rPr>
          <w:rStyle w:val="CommentReference"/>
        </w:rPr>
        <w:annotationRef/>
      </w:r>
      <w:r>
        <w:t>Important to add more about this</w:t>
      </w:r>
    </w:p>
  </w:comment>
  <w:comment w:id="45" w:author="Carol Ann Fawkes" w:date="2024-05-10T14:22:00Z" w:initials="CF">
    <w:p w14:paraId="248B3034" w14:textId="77777777" w:rsidR="00760299" w:rsidRDefault="00760299" w:rsidP="00760299">
      <w:pPr>
        <w:pStyle w:val="CommentText"/>
      </w:pPr>
      <w:r>
        <w:rPr>
          <w:rStyle w:val="CommentReference"/>
        </w:rPr>
        <w:annotationRef/>
      </w:r>
      <w:r>
        <w:t>What is the rationale for 30 patients</w:t>
      </w:r>
    </w:p>
  </w:comment>
  <w:comment w:id="46" w:author="Carol Ann Fawkes" w:date="2024-05-10T14:22:00Z" w:initials="CF">
    <w:p w14:paraId="109E6C2E" w14:textId="77777777" w:rsidR="00760299" w:rsidRDefault="00760299" w:rsidP="00760299">
      <w:pPr>
        <w:pStyle w:val="CommentText"/>
      </w:pPr>
      <w:r>
        <w:rPr>
          <w:rStyle w:val="CommentReference"/>
        </w:rPr>
        <w:annotationRef/>
      </w:r>
      <w:r>
        <w:t>Why just London?</w:t>
      </w:r>
    </w:p>
  </w:comment>
  <w:comment w:id="47" w:author="Carol Ann Fawkes" w:date="2024-05-10T14:24:00Z" w:initials="CF">
    <w:p w14:paraId="58E285F0" w14:textId="77777777" w:rsidR="00912E1B" w:rsidRDefault="00912E1B" w:rsidP="00912E1B">
      <w:pPr>
        <w:pStyle w:val="CommentText"/>
      </w:pPr>
      <w:r>
        <w:rPr>
          <w:rStyle w:val="CommentReference"/>
        </w:rPr>
        <w:annotationRef/>
      </w:r>
      <w:r>
        <w:t>What are the ethical issues for patients and carers?</w:t>
      </w:r>
    </w:p>
  </w:comment>
  <w:comment w:id="48" w:author="Carol Ann Fawkes" w:date="2024-05-10T14:26:00Z" w:initials="CF">
    <w:p w14:paraId="2EE9E56D" w14:textId="77777777" w:rsidR="00912E1B" w:rsidRDefault="00912E1B" w:rsidP="00912E1B">
      <w:pPr>
        <w:pStyle w:val="CommentText"/>
      </w:pPr>
      <w:r>
        <w:rPr>
          <w:rStyle w:val="CommentReference"/>
        </w:rPr>
        <w:annotationRef/>
      </w:r>
      <w:r>
        <w:t>What might this include?</w:t>
      </w:r>
    </w:p>
  </w:comment>
  <w:comment w:id="50" w:author="Carol Ann Fawkes" w:date="2024-05-10T14:27:00Z" w:initials="CF">
    <w:p w14:paraId="14F1D29F" w14:textId="77777777" w:rsidR="00912E1B" w:rsidRDefault="00912E1B" w:rsidP="00912E1B">
      <w:pPr>
        <w:pStyle w:val="CommentText"/>
      </w:pPr>
      <w:r>
        <w:rPr>
          <w:rStyle w:val="CommentReference"/>
        </w:rPr>
        <w:annotationRef/>
      </w:r>
      <w:r>
        <w:t>It’s helpful to describe what your PPI group looks like.  How does it reflect the general population?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6E86E1E" w15:done="0"/>
  <w15:commentEx w15:paraId="645AF8AE" w15:done="0"/>
  <w15:commentEx w15:paraId="25069B8F" w15:done="0"/>
  <w15:commentEx w15:paraId="28C987E3" w15:done="0"/>
  <w15:commentEx w15:paraId="15DF117D" w15:done="0"/>
  <w15:commentEx w15:paraId="74CB465A" w15:done="0"/>
  <w15:commentEx w15:paraId="56DB37C5" w15:done="0"/>
  <w15:commentEx w15:paraId="555CF2E3" w15:done="0"/>
  <w15:commentEx w15:paraId="77F47FCB" w15:done="0"/>
  <w15:commentEx w15:paraId="05B662B0" w15:done="0"/>
  <w15:commentEx w15:paraId="67EEA9E8" w15:done="0"/>
  <w15:commentEx w15:paraId="7A07AD7E" w15:done="0"/>
  <w15:commentEx w15:paraId="16CCB792" w15:done="0"/>
  <w15:commentEx w15:paraId="7DA0F56E" w15:done="0"/>
  <w15:commentEx w15:paraId="4D180312" w15:done="0"/>
  <w15:commentEx w15:paraId="1E171498" w15:done="0"/>
  <w15:commentEx w15:paraId="2CB8A063" w15:done="0"/>
  <w15:commentEx w15:paraId="65BBB3DA" w15:done="0"/>
  <w15:commentEx w15:paraId="4E4F891F" w15:done="0"/>
  <w15:commentEx w15:paraId="76953F30" w15:done="0"/>
  <w15:commentEx w15:paraId="4C49F14E" w15:done="0"/>
  <w15:commentEx w15:paraId="1D7EFAAD" w15:done="0"/>
  <w15:commentEx w15:paraId="3DE01967" w15:done="0"/>
  <w15:commentEx w15:paraId="2AC85DCB" w15:done="0"/>
  <w15:commentEx w15:paraId="4D00041F" w15:done="0"/>
  <w15:commentEx w15:paraId="5D0298C1" w15:done="0"/>
  <w15:commentEx w15:paraId="05779799" w15:done="0"/>
  <w15:commentEx w15:paraId="36C24D79" w15:done="0"/>
  <w15:commentEx w15:paraId="1B31823E" w15:done="0"/>
  <w15:commentEx w15:paraId="517BD115" w15:done="0"/>
  <w15:commentEx w15:paraId="5DA5B8A1" w15:done="0"/>
  <w15:commentEx w15:paraId="4820A71F" w15:done="0"/>
  <w15:commentEx w15:paraId="78E9C508" w15:done="0"/>
  <w15:commentEx w15:paraId="340092B0" w15:done="0"/>
  <w15:commentEx w15:paraId="1D2AB126" w15:done="0"/>
  <w15:commentEx w15:paraId="248B3034" w15:done="0"/>
  <w15:commentEx w15:paraId="109E6C2E" w15:done="0"/>
  <w15:commentEx w15:paraId="58E285F0" w15:done="0"/>
  <w15:commentEx w15:paraId="2EE9E56D" w15:done="0"/>
  <w15:commentEx w15:paraId="14F1D2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153116F" w16cex:dateUtc="2024-05-10T12:15:00Z"/>
  <w16cex:commentExtensible w16cex:durableId="6AADF072" w16cex:dateUtc="2024-05-10T12:17:00Z"/>
  <w16cex:commentExtensible w16cex:durableId="1998C932" w16cex:dateUtc="2024-05-10T12:18:00Z"/>
  <w16cex:commentExtensible w16cex:durableId="011A8A3E" w16cex:dateUtc="2024-05-10T12:20:00Z"/>
  <w16cex:commentExtensible w16cex:durableId="4AEACFD0" w16cex:dateUtc="2024-05-10T12:24:00Z"/>
  <w16cex:commentExtensible w16cex:durableId="68C05BD0" w16cex:dateUtc="2024-05-10T12:28:00Z"/>
  <w16cex:commentExtensible w16cex:durableId="3A2DCCCA" w16cex:dateUtc="2024-05-10T12:28:00Z"/>
  <w16cex:commentExtensible w16cex:durableId="7F10CF05" w16cex:dateUtc="2024-05-10T12:29:00Z"/>
  <w16cex:commentExtensible w16cex:durableId="1D79F0FA" w16cex:dateUtc="2024-05-10T12:32:00Z"/>
  <w16cex:commentExtensible w16cex:durableId="0BA8CB5E" w16cex:dateUtc="2024-05-10T12:33:00Z"/>
  <w16cex:commentExtensible w16cex:durableId="16CFFB30" w16cex:dateUtc="2024-05-10T12:34:00Z"/>
  <w16cex:commentExtensible w16cex:durableId="1DBD3E27" w16cex:dateUtc="2024-05-10T12:34:00Z"/>
  <w16cex:commentExtensible w16cex:durableId="422EAB21" w16cex:dateUtc="2024-05-10T12:35:00Z"/>
  <w16cex:commentExtensible w16cex:durableId="4AD290B1" w16cex:dateUtc="2024-05-10T12:37:00Z"/>
  <w16cex:commentExtensible w16cex:durableId="47889E21" w16cex:dateUtc="2024-05-10T12:40:00Z"/>
  <w16cex:commentExtensible w16cex:durableId="199932CC" w16cex:dateUtc="2024-05-10T12:40:00Z"/>
  <w16cex:commentExtensible w16cex:durableId="7C7B8592" w16cex:dateUtc="2024-05-10T12:42:00Z"/>
  <w16cex:commentExtensible w16cex:durableId="4EFD7050" w16cex:dateUtc="2024-05-10T12:43:00Z"/>
  <w16cex:commentExtensible w16cex:durableId="26358E7C" w16cex:dateUtc="2024-05-10T12:45:00Z"/>
  <w16cex:commentExtensible w16cex:durableId="2A36AB57" w16cex:dateUtc="2024-05-10T12:46:00Z"/>
  <w16cex:commentExtensible w16cex:durableId="11238984" w16cex:dateUtc="2024-05-10T12:49:00Z"/>
  <w16cex:commentExtensible w16cex:durableId="028ED109" w16cex:dateUtc="2024-05-10T12:50:00Z"/>
  <w16cex:commentExtensible w16cex:durableId="6A798EA5" w16cex:dateUtc="2024-05-10T12:52:00Z"/>
  <w16cex:commentExtensible w16cex:durableId="1A566606" w16cex:dateUtc="2024-05-10T12:54:00Z"/>
  <w16cex:commentExtensible w16cex:durableId="33C7B472" w16cex:dateUtc="2024-05-10T12:55:00Z"/>
  <w16cex:commentExtensible w16cex:durableId="097D402B" w16cex:dateUtc="2024-05-10T13:10:00Z"/>
  <w16cex:commentExtensible w16cex:durableId="2885F902" w16cex:dateUtc="2024-05-10T13:13:00Z"/>
  <w16cex:commentExtensible w16cex:durableId="19B08E84" w16cex:dateUtc="2024-05-10T13:16:00Z"/>
  <w16cex:commentExtensible w16cex:durableId="0C4C574D" w16cex:dateUtc="2024-05-10T13:16:00Z"/>
  <w16cex:commentExtensible w16cex:durableId="30FDD04D" w16cex:dateUtc="2024-05-10T13:17:00Z"/>
  <w16cex:commentExtensible w16cex:durableId="0B6717C3" w16cex:dateUtc="2024-05-10T13:17:00Z"/>
  <w16cex:commentExtensible w16cex:durableId="578B397C" w16cex:dateUtc="2024-05-10T13:18:00Z"/>
  <w16cex:commentExtensible w16cex:durableId="187F2152" w16cex:dateUtc="2024-05-10T13:19:00Z"/>
  <w16cex:commentExtensible w16cex:durableId="24F40B3B" w16cex:dateUtc="2024-05-10T13:20:00Z"/>
  <w16cex:commentExtensible w16cex:durableId="5EB4C65D" w16cex:dateUtc="2024-05-10T13:21:00Z"/>
  <w16cex:commentExtensible w16cex:durableId="5E95A81F" w16cex:dateUtc="2024-05-10T13:22:00Z"/>
  <w16cex:commentExtensible w16cex:durableId="4BBA11FB" w16cex:dateUtc="2024-05-10T13:22:00Z"/>
  <w16cex:commentExtensible w16cex:durableId="45C9BC40" w16cex:dateUtc="2024-05-10T13:24:00Z"/>
  <w16cex:commentExtensible w16cex:durableId="349DAF43" w16cex:dateUtc="2024-05-10T13:26:00Z"/>
  <w16cex:commentExtensible w16cex:durableId="788BE0FC" w16cex:dateUtc="2024-05-10T1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6E86E1E" w16cid:durableId="4153116F"/>
  <w16cid:commentId w16cid:paraId="645AF8AE" w16cid:durableId="6AADF072"/>
  <w16cid:commentId w16cid:paraId="25069B8F" w16cid:durableId="1998C932"/>
  <w16cid:commentId w16cid:paraId="28C987E3" w16cid:durableId="011A8A3E"/>
  <w16cid:commentId w16cid:paraId="15DF117D" w16cid:durableId="4AEACFD0"/>
  <w16cid:commentId w16cid:paraId="74CB465A" w16cid:durableId="68C05BD0"/>
  <w16cid:commentId w16cid:paraId="56DB37C5" w16cid:durableId="3A2DCCCA"/>
  <w16cid:commentId w16cid:paraId="555CF2E3" w16cid:durableId="7F10CF05"/>
  <w16cid:commentId w16cid:paraId="77F47FCB" w16cid:durableId="1D79F0FA"/>
  <w16cid:commentId w16cid:paraId="05B662B0" w16cid:durableId="0BA8CB5E"/>
  <w16cid:commentId w16cid:paraId="67EEA9E8" w16cid:durableId="16CFFB30"/>
  <w16cid:commentId w16cid:paraId="7A07AD7E" w16cid:durableId="1DBD3E27"/>
  <w16cid:commentId w16cid:paraId="16CCB792" w16cid:durableId="422EAB21"/>
  <w16cid:commentId w16cid:paraId="7DA0F56E" w16cid:durableId="4AD290B1"/>
  <w16cid:commentId w16cid:paraId="4D180312" w16cid:durableId="47889E21"/>
  <w16cid:commentId w16cid:paraId="1E171498" w16cid:durableId="199932CC"/>
  <w16cid:commentId w16cid:paraId="2CB8A063" w16cid:durableId="7C7B8592"/>
  <w16cid:commentId w16cid:paraId="65BBB3DA" w16cid:durableId="4EFD7050"/>
  <w16cid:commentId w16cid:paraId="4E4F891F" w16cid:durableId="26358E7C"/>
  <w16cid:commentId w16cid:paraId="76953F30" w16cid:durableId="2A36AB57"/>
  <w16cid:commentId w16cid:paraId="4C49F14E" w16cid:durableId="11238984"/>
  <w16cid:commentId w16cid:paraId="1D7EFAAD" w16cid:durableId="028ED109"/>
  <w16cid:commentId w16cid:paraId="3DE01967" w16cid:durableId="6A798EA5"/>
  <w16cid:commentId w16cid:paraId="2AC85DCB" w16cid:durableId="1A566606"/>
  <w16cid:commentId w16cid:paraId="4D00041F" w16cid:durableId="33C7B472"/>
  <w16cid:commentId w16cid:paraId="5D0298C1" w16cid:durableId="097D402B"/>
  <w16cid:commentId w16cid:paraId="05779799" w16cid:durableId="2885F902"/>
  <w16cid:commentId w16cid:paraId="36C24D79" w16cid:durableId="19B08E84"/>
  <w16cid:commentId w16cid:paraId="1B31823E" w16cid:durableId="0C4C574D"/>
  <w16cid:commentId w16cid:paraId="517BD115" w16cid:durableId="30FDD04D"/>
  <w16cid:commentId w16cid:paraId="5DA5B8A1" w16cid:durableId="0B6717C3"/>
  <w16cid:commentId w16cid:paraId="4820A71F" w16cid:durableId="578B397C"/>
  <w16cid:commentId w16cid:paraId="78E9C508" w16cid:durableId="187F2152"/>
  <w16cid:commentId w16cid:paraId="340092B0" w16cid:durableId="24F40B3B"/>
  <w16cid:commentId w16cid:paraId="1D2AB126" w16cid:durableId="5EB4C65D"/>
  <w16cid:commentId w16cid:paraId="248B3034" w16cid:durableId="5E95A81F"/>
  <w16cid:commentId w16cid:paraId="109E6C2E" w16cid:durableId="4BBA11FB"/>
  <w16cid:commentId w16cid:paraId="58E285F0" w16cid:durableId="45C9BC40"/>
  <w16cid:commentId w16cid:paraId="2EE9E56D" w16cid:durableId="349DAF43"/>
  <w16cid:commentId w16cid:paraId="14F1D29F" w16cid:durableId="788BE0F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variable"/>
  </w:font>
  <w:font w:name="Liberation Serif">
    <w:altName w:val="Times New Roman"/>
    <w:charset w:val="01"/>
    <w:family w:val="roman"/>
    <w:pitch w:val="variable"/>
  </w:font>
  <w:font w:name="Songti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Liberation Sans">
    <w:altName w:val="Arial"/>
    <w:charset w:val="01"/>
    <w:family w:val="roman"/>
    <w:pitch w:val="variable"/>
  </w:font>
  <w:font w:name="PingFang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467B68"/>
    <w:multiLevelType w:val="multilevel"/>
    <w:tmpl w:val="479EDA5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0EE352CD"/>
    <w:multiLevelType w:val="multilevel"/>
    <w:tmpl w:val="970AFAB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19784D9E"/>
    <w:multiLevelType w:val="multilevel"/>
    <w:tmpl w:val="B9FC99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1BA4146D"/>
    <w:multiLevelType w:val="multilevel"/>
    <w:tmpl w:val="8C9815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DC951A4"/>
    <w:multiLevelType w:val="multilevel"/>
    <w:tmpl w:val="7572F2F8"/>
    <w:lvl w:ilvl="0">
      <w:start w:val="1"/>
      <w:numFmt w:val="bullet"/>
      <w:suff w:val="nothing"/>
      <w:lvlText w:val=""/>
      <w:lvlJc w:val="left"/>
      <w:pPr>
        <w:tabs>
          <w:tab w:val="num" w:pos="0"/>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2121254C"/>
    <w:multiLevelType w:val="multilevel"/>
    <w:tmpl w:val="F77029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24045FD3"/>
    <w:multiLevelType w:val="multilevel"/>
    <w:tmpl w:val="B456E48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2DAD050B"/>
    <w:multiLevelType w:val="multilevel"/>
    <w:tmpl w:val="4DF652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2F790301"/>
    <w:multiLevelType w:val="multilevel"/>
    <w:tmpl w:val="C9240F30"/>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311708D3"/>
    <w:multiLevelType w:val="multilevel"/>
    <w:tmpl w:val="5A806A4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37A44276"/>
    <w:multiLevelType w:val="multilevel"/>
    <w:tmpl w:val="C2BC50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3A2313B5"/>
    <w:multiLevelType w:val="multilevel"/>
    <w:tmpl w:val="8C400D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40414BA8"/>
    <w:multiLevelType w:val="multilevel"/>
    <w:tmpl w:val="474812F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42CD040C"/>
    <w:multiLevelType w:val="multilevel"/>
    <w:tmpl w:val="013EE6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44AE1216"/>
    <w:multiLevelType w:val="multilevel"/>
    <w:tmpl w:val="31E8FD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15:restartNumberingAfterBreak="0">
    <w:nsid w:val="46A30C25"/>
    <w:multiLevelType w:val="multilevel"/>
    <w:tmpl w:val="496E72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4C017641"/>
    <w:multiLevelType w:val="multilevel"/>
    <w:tmpl w:val="F790FA50"/>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55973CC6"/>
    <w:multiLevelType w:val="multilevel"/>
    <w:tmpl w:val="875AF77E"/>
    <w:lvl w:ilvl="0">
      <w:start w:val="1"/>
      <w:numFmt w:val="bullet"/>
      <w:suff w:val="nothing"/>
      <w:lvlText w:val=""/>
      <w:lvlJc w:val="left"/>
      <w:pPr>
        <w:tabs>
          <w:tab w:val="num" w:pos="0"/>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56D277EF"/>
    <w:multiLevelType w:val="multilevel"/>
    <w:tmpl w:val="BCAA38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5C9F109F"/>
    <w:multiLevelType w:val="multilevel"/>
    <w:tmpl w:val="A282FA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15:restartNumberingAfterBreak="0">
    <w:nsid w:val="5F10466A"/>
    <w:multiLevelType w:val="multilevel"/>
    <w:tmpl w:val="131C6A9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15:restartNumberingAfterBreak="0">
    <w:nsid w:val="65900EB7"/>
    <w:multiLevelType w:val="multilevel"/>
    <w:tmpl w:val="636826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6A6F77A4"/>
    <w:multiLevelType w:val="multilevel"/>
    <w:tmpl w:val="5A90A91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15:restartNumberingAfterBreak="0">
    <w:nsid w:val="6AC27101"/>
    <w:multiLevelType w:val="multilevel"/>
    <w:tmpl w:val="026404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71645ACB"/>
    <w:multiLevelType w:val="multilevel"/>
    <w:tmpl w:val="D2AA41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7603167B"/>
    <w:multiLevelType w:val="multilevel"/>
    <w:tmpl w:val="4EF699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15:restartNumberingAfterBreak="0">
    <w:nsid w:val="7DB43CC8"/>
    <w:multiLevelType w:val="multilevel"/>
    <w:tmpl w:val="0EDE957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806704340">
    <w:abstractNumId w:val="16"/>
  </w:num>
  <w:num w:numId="2" w16cid:durableId="1216351211">
    <w:abstractNumId w:val="17"/>
  </w:num>
  <w:num w:numId="3" w16cid:durableId="2126270182">
    <w:abstractNumId w:val="4"/>
  </w:num>
  <w:num w:numId="4" w16cid:durableId="121120130">
    <w:abstractNumId w:val="8"/>
  </w:num>
  <w:num w:numId="5" w16cid:durableId="1339503710">
    <w:abstractNumId w:val="1"/>
  </w:num>
  <w:num w:numId="6" w16cid:durableId="1757285077">
    <w:abstractNumId w:val="12"/>
  </w:num>
  <w:num w:numId="7" w16cid:durableId="139425504">
    <w:abstractNumId w:val="15"/>
  </w:num>
  <w:num w:numId="8" w16cid:durableId="2144232000">
    <w:abstractNumId w:val="26"/>
  </w:num>
  <w:num w:numId="9" w16cid:durableId="235364501">
    <w:abstractNumId w:val="20"/>
  </w:num>
  <w:num w:numId="10" w16cid:durableId="653485846">
    <w:abstractNumId w:val="2"/>
  </w:num>
  <w:num w:numId="11" w16cid:durableId="985744536">
    <w:abstractNumId w:val="6"/>
  </w:num>
  <w:num w:numId="12" w16cid:durableId="1592738969">
    <w:abstractNumId w:val="22"/>
  </w:num>
  <w:num w:numId="13" w16cid:durableId="166528972">
    <w:abstractNumId w:val="25"/>
  </w:num>
  <w:num w:numId="14" w16cid:durableId="1491167424">
    <w:abstractNumId w:val="0"/>
  </w:num>
  <w:num w:numId="15" w16cid:durableId="202326986">
    <w:abstractNumId w:val="14"/>
  </w:num>
  <w:num w:numId="16" w16cid:durableId="447285296">
    <w:abstractNumId w:val="19"/>
  </w:num>
  <w:num w:numId="17" w16cid:durableId="252131380">
    <w:abstractNumId w:val="24"/>
  </w:num>
  <w:num w:numId="18" w16cid:durableId="709916556">
    <w:abstractNumId w:val="13"/>
  </w:num>
  <w:num w:numId="19" w16cid:durableId="218440970">
    <w:abstractNumId w:val="7"/>
  </w:num>
  <w:num w:numId="20" w16cid:durableId="1365134804">
    <w:abstractNumId w:val="9"/>
  </w:num>
  <w:num w:numId="21" w16cid:durableId="407264499">
    <w:abstractNumId w:val="21"/>
  </w:num>
  <w:num w:numId="22" w16cid:durableId="867525029">
    <w:abstractNumId w:val="18"/>
  </w:num>
  <w:num w:numId="23" w16cid:durableId="970280991">
    <w:abstractNumId w:val="3"/>
  </w:num>
  <w:num w:numId="24" w16cid:durableId="714356553">
    <w:abstractNumId w:val="23"/>
  </w:num>
  <w:num w:numId="25" w16cid:durableId="81099776">
    <w:abstractNumId w:val="5"/>
  </w:num>
  <w:num w:numId="26" w16cid:durableId="1863396667">
    <w:abstractNumId w:val="10"/>
  </w:num>
  <w:num w:numId="27" w16cid:durableId="1556818295">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rol Ann Fawkes">
    <w15:presenceInfo w15:providerId="AD" w15:userId="S::hmx180@qmul.ac.uk::f155cf19-6a28-4f1f-adda-34e787b19e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trackRevisions/>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F9B"/>
    <w:rsid w:val="00002E35"/>
    <w:rsid w:val="00103254"/>
    <w:rsid w:val="004E6B56"/>
    <w:rsid w:val="005E4B26"/>
    <w:rsid w:val="00636F9B"/>
    <w:rsid w:val="00760299"/>
    <w:rsid w:val="00912E1B"/>
    <w:rsid w:val="00A873D9"/>
    <w:rsid w:val="00D17EA9"/>
    <w:rsid w:val="00DB37EE"/>
    <w:rsid w:val="00F24A1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A1652"/>
  <w15:docId w15:val="{799316B8-3A1A-4395-9BE5-4AB36515D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Songti SC" w:hAnsi="Liberation Serif" w:cs="Arial Unicode MS"/>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PingFang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character" w:styleId="CommentReference">
    <w:name w:val="annotation reference"/>
    <w:basedOn w:val="DefaultParagraphFont"/>
    <w:uiPriority w:val="99"/>
    <w:semiHidden/>
    <w:unhideWhenUsed/>
    <w:rsid w:val="004E6B56"/>
    <w:rPr>
      <w:sz w:val="16"/>
      <w:szCs w:val="16"/>
    </w:rPr>
  </w:style>
  <w:style w:type="paragraph" w:styleId="CommentText">
    <w:name w:val="annotation text"/>
    <w:basedOn w:val="Normal"/>
    <w:link w:val="CommentTextChar"/>
    <w:uiPriority w:val="99"/>
    <w:unhideWhenUsed/>
    <w:rsid w:val="004E6B56"/>
    <w:rPr>
      <w:rFonts w:cs="Mangal"/>
      <w:sz w:val="20"/>
      <w:szCs w:val="18"/>
    </w:rPr>
  </w:style>
  <w:style w:type="character" w:customStyle="1" w:styleId="CommentTextChar">
    <w:name w:val="Comment Text Char"/>
    <w:basedOn w:val="DefaultParagraphFont"/>
    <w:link w:val="CommentText"/>
    <w:uiPriority w:val="99"/>
    <w:rsid w:val="004E6B56"/>
    <w:rPr>
      <w:rFonts w:cs="Mangal"/>
      <w:sz w:val="20"/>
      <w:szCs w:val="18"/>
    </w:rPr>
  </w:style>
  <w:style w:type="paragraph" w:styleId="CommentSubject">
    <w:name w:val="annotation subject"/>
    <w:basedOn w:val="CommentText"/>
    <w:next w:val="CommentText"/>
    <w:link w:val="CommentSubjectChar"/>
    <w:uiPriority w:val="99"/>
    <w:semiHidden/>
    <w:unhideWhenUsed/>
    <w:rsid w:val="004E6B56"/>
    <w:rPr>
      <w:b/>
      <w:bCs/>
    </w:rPr>
  </w:style>
  <w:style w:type="character" w:customStyle="1" w:styleId="CommentSubjectChar">
    <w:name w:val="Comment Subject Char"/>
    <w:basedOn w:val="CommentTextChar"/>
    <w:link w:val="CommentSubject"/>
    <w:uiPriority w:val="99"/>
    <w:semiHidden/>
    <w:rsid w:val="004E6B56"/>
    <w:rPr>
      <w:rFonts w:cs="Mangal"/>
      <w:b/>
      <w:bCs/>
      <w:sz w:val="20"/>
      <w:szCs w:val="18"/>
    </w:rPr>
  </w:style>
  <w:style w:type="character" w:styleId="UnresolvedMention">
    <w:name w:val="Unresolved Mention"/>
    <w:basedOn w:val="DefaultParagraphFont"/>
    <w:uiPriority w:val="99"/>
    <w:semiHidden/>
    <w:unhideWhenUsed/>
    <w:rsid w:val="004E6B56"/>
    <w:rPr>
      <w:color w:val="605E5C"/>
      <w:shd w:val="clear" w:color="auto" w:fill="E1DFDD"/>
    </w:rPr>
  </w:style>
  <w:style w:type="paragraph" w:styleId="Revision">
    <w:name w:val="Revision"/>
    <w:hidden/>
    <w:uiPriority w:val="99"/>
    <w:semiHidden/>
    <w:rsid w:val="004E6B56"/>
    <w:pPr>
      <w:suppressAutoHyphens w:val="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comments.xml.rels><?xml version="1.0" encoding="UTF-8" standalone="yes"?>
<Relationships xmlns="http://schemas.openxmlformats.org/package/2006/relationships"><Relationship Id="rId3" Type="http://schemas.openxmlformats.org/officeDocument/2006/relationships/hyperlink" Target="https://www.nhs.uk/conditions/stroke/" TargetMode="External"/><Relationship Id="rId2" Type="http://schemas.openxmlformats.org/officeDocument/2006/relationships/hyperlink" Target="https://www.rdsresources.org.uk/documents/RDS%20Impact%20guide%20May%2022.pdf" TargetMode="External"/><Relationship Id="rId1" Type="http://schemas.openxmlformats.org/officeDocument/2006/relationships/hyperlink" Target="https://www.nihr.ac.uk/documents/plain-english-summaries/27363"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nihr.ac.uk/documents/briefing-notes-for-researchers-public-involvement-in-nhs-health-and-social-care-research/27371" TargetMode="External"/><Relationship Id="rId18" Type="http://schemas.openxmlformats.org/officeDocument/2006/relationships/hyperlink" Target="https://www.nihr.ac.uk/documents/clinical-trials-guide/20595"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nihr.ac.uk/documents/ppi-patient-and-public-involvement-resources-for-applicants-to-nihr-research-programmes/23437" TargetMode="External"/><Relationship Id="rId7" Type="http://schemas.openxmlformats.org/officeDocument/2006/relationships/comments" Target="comments.xml"/><Relationship Id="rId12" Type="http://schemas.openxmlformats.org/officeDocument/2006/relationships/hyperlink" Target="https://www.nihr.ac.uk/patients-carers-and-the-public/i-want-to-help-with-research/" TargetMode="External"/><Relationship Id="rId17" Type="http://schemas.openxmlformats.org/officeDocument/2006/relationships/hyperlink" Target="https://www.nihr.ac.uk/about-us/our-key-priorities/equality-diversity-and-inclusion/"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www.nihr.ac.uk/documents/improving-inclusion-of-under-served-groups-in-clinical-research-guidance-from-include-project/25435" TargetMode="External"/><Relationship Id="rId20" Type="http://schemas.openxmlformats.org/officeDocument/2006/relationships/hyperlink" Target="http://www.hra-decisiontools.org.uk/ethics/" TargetMode="External"/><Relationship Id="rId1" Type="http://schemas.openxmlformats.org/officeDocument/2006/relationships/numbering" Target="numbering.xml"/><Relationship Id="rId6" Type="http://schemas.openxmlformats.org/officeDocument/2006/relationships/hyperlink" Target="https://www.nihr.ac.uk/explore-nihr/support/research-support-service/" TargetMode="External"/><Relationship Id="rId11" Type="http://schemas.openxmlformats.org/officeDocument/2006/relationships/hyperlink" Target="http://www.equator-network.org/" TargetMode="External"/><Relationship Id="rId24" Type="http://schemas.openxmlformats.org/officeDocument/2006/relationships/fontTable" Target="fontTable.xml"/><Relationship Id="rId5" Type="http://schemas.openxmlformats.org/officeDocument/2006/relationships/hyperlink" Target="https://www.nihr.ac.uk/documents/plain-english-summaries/27363" TargetMode="External"/><Relationship Id="rId15" Type="http://schemas.openxmlformats.org/officeDocument/2006/relationships/hyperlink" Target="https://www.nihr.ac.uk/documents/public-involvement-in-social-care-research/27982" TargetMode="External"/><Relationship Id="rId23" Type="http://schemas.openxmlformats.org/officeDocument/2006/relationships/hyperlink" Target="http://www.invo.org.uk/posttypepublication/involve-briefing-notes-for-researchers/" TargetMode="External"/><Relationship Id="rId10" Type="http://schemas.microsoft.com/office/2018/08/relationships/commentsExtensible" Target="commentsExtensible.xml"/><Relationship Id="rId19" Type="http://schemas.openxmlformats.org/officeDocument/2006/relationships/hyperlink" Target="http://www.hra.nhs.uk/about-the-hra/our-committees/"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learningforinvolvement.org.uk/?opportunity=toolkit-for-increasing-participation-of-black-asian-minority-ethnic-groups-in-health-social-care-research" TargetMode="External"/><Relationship Id="rId22" Type="http://schemas.openxmlformats.org/officeDocument/2006/relationships/hyperlink" Target="https://www.nihr.ac.uk/documents/briefing-notes-for-researchers-public-involvement-in-nhs-health-and-social-care-research/273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19</Pages>
  <Words>9383</Words>
  <Characters>53485</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Ann Fawkes</dc:creator>
  <dc:description/>
  <cp:lastModifiedBy>Carol Ann Fawkes</cp:lastModifiedBy>
  <cp:revision>2</cp:revision>
  <dcterms:created xsi:type="dcterms:W3CDTF">2024-05-10T13:28:00Z</dcterms:created>
  <dcterms:modified xsi:type="dcterms:W3CDTF">2024-05-10T13:28:00Z</dcterms:modified>
  <dc:language>en-GB</dc:language>
</cp:coreProperties>
</file>